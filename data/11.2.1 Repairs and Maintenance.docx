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0D801" w14:textId="77777777" w:rsidR="008921B6" w:rsidRPr="008921B6" w:rsidRDefault="000E1B09" w:rsidP="008921B6">
      <w:pPr>
        <w:spacing w:before="100" w:beforeAutospacing="1" w:after="100" w:afterAutospacing="1"/>
        <w:rPr>
          <w:rFonts w:asciiTheme="minorHAnsi" w:hAnsiTheme="minorHAnsi" w:cstheme="minorHAnsi"/>
          <w:color w:val="auto"/>
          <w:sz w:val="22"/>
          <w:szCs w:val="22"/>
        </w:rPr>
      </w:pPr>
      <w:r w:rsidRPr="000E1B09">
        <w:rPr>
          <w:rFonts w:asciiTheme="minorHAnsi" w:hAnsiTheme="minorHAnsi" w:cstheme="minorHAnsi"/>
          <w:color w:val="auto"/>
          <w:sz w:val="24"/>
          <w:szCs w:val="24"/>
          <w:u w:val="single"/>
        </w:rPr>
        <w:t>Introduction</w:t>
      </w:r>
      <w:r w:rsidRPr="000E1B09">
        <w:rPr>
          <w:rFonts w:asciiTheme="minorHAnsi" w:hAnsiTheme="minorHAnsi" w:cstheme="minorHAnsi"/>
          <w:color w:val="auto"/>
          <w:sz w:val="24"/>
          <w:szCs w:val="24"/>
        </w:rPr>
        <w:br/>
      </w:r>
      <w:r w:rsidRPr="00E2067B">
        <w:rPr>
          <w:rFonts w:asciiTheme="minorHAnsi" w:hAnsiTheme="minorHAnsi" w:cstheme="minorHAnsi"/>
          <w:color w:val="auto"/>
          <w:sz w:val="24"/>
          <w:szCs w:val="24"/>
        </w:rPr>
        <w:br/>
      </w:r>
      <w:r w:rsidR="008921B6" w:rsidRPr="008921B6">
        <w:rPr>
          <w:rFonts w:asciiTheme="minorHAnsi" w:hAnsiTheme="minorHAnsi" w:cstheme="minorHAnsi"/>
          <w:color w:val="auto"/>
          <w:sz w:val="22"/>
          <w:szCs w:val="22"/>
        </w:rPr>
        <w:t>Spices, Inc. maintains a documented Repairs and Maintenance Program to ensure that buildings, equipment, and utilities are maintained in a condition that prevents contamination of spices, packaging materials, and food contact surfaces.</w:t>
      </w:r>
    </w:p>
    <w:p w14:paraId="74CB7294" w14:textId="77777777" w:rsidR="008921B6" w:rsidRPr="008921B6" w:rsidRDefault="008921B6" w:rsidP="008921B6">
      <w:pPr>
        <w:spacing w:before="100" w:beforeAutospacing="1" w:after="100" w:afterAutospacing="1"/>
        <w:rPr>
          <w:rFonts w:asciiTheme="minorHAnsi" w:hAnsiTheme="minorHAnsi" w:cstheme="minorHAnsi"/>
          <w:color w:val="auto"/>
          <w:sz w:val="22"/>
          <w:szCs w:val="22"/>
        </w:rPr>
      </w:pPr>
      <w:r w:rsidRPr="008921B6">
        <w:rPr>
          <w:rFonts w:asciiTheme="minorHAnsi" w:hAnsiTheme="minorHAnsi" w:cstheme="minorHAnsi"/>
          <w:color w:val="auto"/>
          <w:sz w:val="22"/>
          <w:szCs w:val="22"/>
        </w:rPr>
        <w:t>The program supports Good Manufacturing Practices (GMPs) and ensures that maintenance activities do not create food safety, allergen, or foreign material risks.</w:t>
      </w:r>
    </w:p>
    <w:p w14:paraId="684618B6" w14:textId="77777777" w:rsidR="009B68CC" w:rsidRPr="009B68CC" w:rsidRDefault="000E1B09" w:rsidP="009B68CC">
      <w:pPr>
        <w:spacing w:before="100" w:beforeAutospacing="1" w:after="100" w:afterAutospacing="1"/>
        <w:rPr>
          <w:rFonts w:asciiTheme="minorHAnsi" w:hAnsiTheme="minorHAnsi" w:cstheme="minorHAnsi"/>
          <w:color w:val="auto"/>
          <w:sz w:val="22"/>
          <w:szCs w:val="22"/>
        </w:rPr>
      </w:pPr>
      <w:r w:rsidRPr="000E1B09">
        <w:rPr>
          <w:rFonts w:asciiTheme="minorHAnsi" w:hAnsiTheme="minorHAnsi" w:cstheme="minorHAnsi"/>
          <w:color w:val="auto"/>
          <w:sz w:val="24"/>
          <w:szCs w:val="24"/>
          <w:u w:val="single"/>
        </w:rPr>
        <w:t>Scope</w:t>
      </w:r>
      <w:r w:rsidR="00E2067B" w:rsidRPr="00E2067B">
        <w:rPr>
          <w:rFonts w:asciiTheme="minorHAnsi" w:hAnsiTheme="minorHAnsi" w:cstheme="minorHAnsi"/>
          <w:color w:val="auto"/>
          <w:sz w:val="24"/>
          <w:szCs w:val="24"/>
          <w:u w:val="single"/>
        </w:rPr>
        <w:br/>
      </w:r>
      <w:r w:rsidRPr="000E1B09">
        <w:rPr>
          <w:rFonts w:asciiTheme="minorHAnsi" w:hAnsiTheme="minorHAnsi" w:cstheme="minorHAnsi"/>
          <w:color w:val="auto"/>
          <w:sz w:val="24"/>
          <w:szCs w:val="24"/>
        </w:rPr>
        <w:br/>
      </w:r>
      <w:r w:rsidR="009B68CC" w:rsidRPr="009B68CC">
        <w:rPr>
          <w:rFonts w:asciiTheme="minorHAnsi" w:hAnsiTheme="minorHAnsi" w:cstheme="minorHAnsi"/>
          <w:color w:val="auto"/>
          <w:sz w:val="22"/>
          <w:szCs w:val="22"/>
        </w:rPr>
        <w:t>This program applies to all buildings, processing equipment, filling equipment, utilities, and support areas at Spices, Inc., including:</w:t>
      </w:r>
    </w:p>
    <w:p w14:paraId="642EE42B" w14:textId="77777777" w:rsidR="009B68CC" w:rsidRPr="009B68CC" w:rsidRDefault="009B68CC">
      <w:pPr>
        <w:numPr>
          <w:ilvl w:val="0"/>
          <w:numId w:val="1"/>
        </w:numPr>
        <w:spacing w:before="100" w:beforeAutospacing="1" w:after="100" w:afterAutospacing="1"/>
        <w:rPr>
          <w:rFonts w:asciiTheme="minorHAnsi" w:hAnsiTheme="minorHAnsi" w:cstheme="minorHAnsi"/>
          <w:color w:val="auto"/>
          <w:sz w:val="22"/>
          <w:szCs w:val="22"/>
        </w:rPr>
      </w:pPr>
      <w:r w:rsidRPr="009B68CC">
        <w:rPr>
          <w:rFonts w:asciiTheme="minorHAnsi" w:hAnsiTheme="minorHAnsi" w:cstheme="minorHAnsi"/>
          <w:color w:val="auto"/>
          <w:sz w:val="22"/>
          <w:szCs w:val="22"/>
        </w:rPr>
        <w:t>Bulk storage areas</w:t>
      </w:r>
    </w:p>
    <w:p w14:paraId="75F42E98" w14:textId="77777777" w:rsidR="009B68CC" w:rsidRPr="009B68CC" w:rsidRDefault="009B68CC">
      <w:pPr>
        <w:numPr>
          <w:ilvl w:val="0"/>
          <w:numId w:val="1"/>
        </w:numPr>
        <w:spacing w:before="100" w:beforeAutospacing="1" w:after="100" w:afterAutospacing="1"/>
        <w:rPr>
          <w:rFonts w:asciiTheme="minorHAnsi" w:hAnsiTheme="minorHAnsi" w:cstheme="minorHAnsi"/>
          <w:color w:val="auto"/>
          <w:sz w:val="22"/>
          <w:szCs w:val="22"/>
        </w:rPr>
      </w:pPr>
      <w:r w:rsidRPr="009B68CC">
        <w:rPr>
          <w:rFonts w:asciiTheme="minorHAnsi" w:hAnsiTheme="minorHAnsi" w:cstheme="minorHAnsi"/>
          <w:color w:val="auto"/>
          <w:sz w:val="22"/>
          <w:szCs w:val="22"/>
        </w:rPr>
        <w:t>Blend room (rotary blender &amp; related equipment)</w:t>
      </w:r>
    </w:p>
    <w:p w14:paraId="33AC696B" w14:textId="77777777" w:rsidR="009B68CC" w:rsidRPr="009B68CC" w:rsidRDefault="009B68CC">
      <w:pPr>
        <w:numPr>
          <w:ilvl w:val="0"/>
          <w:numId w:val="1"/>
        </w:numPr>
        <w:spacing w:before="100" w:beforeAutospacing="1" w:after="100" w:afterAutospacing="1"/>
        <w:rPr>
          <w:rFonts w:asciiTheme="minorHAnsi" w:hAnsiTheme="minorHAnsi" w:cstheme="minorHAnsi"/>
          <w:color w:val="auto"/>
          <w:sz w:val="22"/>
          <w:szCs w:val="22"/>
        </w:rPr>
      </w:pPr>
      <w:r w:rsidRPr="009B68CC">
        <w:rPr>
          <w:rFonts w:asciiTheme="minorHAnsi" w:hAnsiTheme="minorHAnsi" w:cstheme="minorHAnsi"/>
          <w:color w:val="auto"/>
          <w:sz w:val="22"/>
          <w:szCs w:val="22"/>
        </w:rPr>
        <w:t>Filling cells</w:t>
      </w:r>
    </w:p>
    <w:p w14:paraId="7854EC6F" w14:textId="77777777" w:rsidR="009B68CC" w:rsidRPr="009B68CC" w:rsidRDefault="009B68CC">
      <w:pPr>
        <w:numPr>
          <w:ilvl w:val="0"/>
          <w:numId w:val="1"/>
        </w:numPr>
        <w:spacing w:before="100" w:beforeAutospacing="1" w:after="100" w:afterAutospacing="1"/>
        <w:rPr>
          <w:rFonts w:asciiTheme="minorHAnsi" w:hAnsiTheme="minorHAnsi" w:cstheme="minorHAnsi"/>
          <w:color w:val="auto"/>
          <w:sz w:val="22"/>
          <w:szCs w:val="22"/>
        </w:rPr>
      </w:pPr>
      <w:r w:rsidRPr="009B68CC">
        <w:rPr>
          <w:rFonts w:asciiTheme="minorHAnsi" w:hAnsiTheme="minorHAnsi" w:cstheme="minorHAnsi"/>
          <w:color w:val="auto"/>
          <w:sz w:val="22"/>
          <w:szCs w:val="22"/>
        </w:rPr>
        <w:t>Shipping and warehouse areas</w:t>
      </w:r>
    </w:p>
    <w:p w14:paraId="6CFF51DC" w14:textId="77777777" w:rsidR="009B68CC" w:rsidRPr="009B68CC" w:rsidRDefault="009B68CC">
      <w:pPr>
        <w:numPr>
          <w:ilvl w:val="0"/>
          <w:numId w:val="1"/>
        </w:numPr>
        <w:spacing w:before="100" w:beforeAutospacing="1" w:after="100" w:afterAutospacing="1"/>
        <w:rPr>
          <w:rFonts w:asciiTheme="minorHAnsi" w:hAnsiTheme="minorHAnsi" w:cstheme="minorHAnsi"/>
          <w:color w:val="auto"/>
          <w:sz w:val="22"/>
          <w:szCs w:val="22"/>
        </w:rPr>
      </w:pPr>
      <w:r w:rsidRPr="009B68CC">
        <w:rPr>
          <w:rFonts w:asciiTheme="minorHAnsi" w:hAnsiTheme="minorHAnsi" w:cstheme="minorHAnsi"/>
          <w:color w:val="auto"/>
          <w:sz w:val="22"/>
          <w:szCs w:val="22"/>
        </w:rPr>
        <w:t>Office and support areas</w:t>
      </w:r>
    </w:p>
    <w:p w14:paraId="19F468B9" w14:textId="77777777" w:rsidR="009B68CC" w:rsidRPr="009B68CC" w:rsidRDefault="009B68CC" w:rsidP="009B68CC">
      <w:pPr>
        <w:spacing w:before="100" w:beforeAutospacing="1" w:after="100" w:afterAutospacing="1"/>
        <w:rPr>
          <w:rFonts w:asciiTheme="minorHAnsi" w:hAnsiTheme="minorHAnsi" w:cstheme="minorHAnsi"/>
          <w:color w:val="auto"/>
          <w:sz w:val="22"/>
          <w:szCs w:val="22"/>
        </w:rPr>
      </w:pPr>
      <w:r w:rsidRPr="009B68CC">
        <w:rPr>
          <w:rFonts w:asciiTheme="minorHAnsi" w:hAnsiTheme="minorHAnsi" w:cstheme="minorHAnsi"/>
          <w:color w:val="auto"/>
          <w:sz w:val="22"/>
          <w:szCs w:val="22"/>
        </w:rPr>
        <w:t>The program covers:</w:t>
      </w:r>
    </w:p>
    <w:p w14:paraId="5062482A" w14:textId="77777777" w:rsidR="009B68CC" w:rsidRPr="009B68CC" w:rsidRDefault="009B68CC">
      <w:pPr>
        <w:numPr>
          <w:ilvl w:val="0"/>
          <w:numId w:val="2"/>
        </w:numPr>
        <w:spacing w:before="100" w:beforeAutospacing="1" w:after="100" w:afterAutospacing="1"/>
        <w:rPr>
          <w:rFonts w:asciiTheme="minorHAnsi" w:hAnsiTheme="minorHAnsi" w:cstheme="minorHAnsi"/>
          <w:color w:val="auto"/>
          <w:sz w:val="22"/>
          <w:szCs w:val="22"/>
        </w:rPr>
      </w:pPr>
      <w:r w:rsidRPr="009B68CC">
        <w:rPr>
          <w:rFonts w:asciiTheme="minorHAnsi" w:hAnsiTheme="minorHAnsi" w:cstheme="minorHAnsi"/>
          <w:color w:val="auto"/>
          <w:sz w:val="22"/>
          <w:szCs w:val="22"/>
        </w:rPr>
        <w:t>Preventive maintenance</w:t>
      </w:r>
    </w:p>
    <w:p w14:paraId="65774D9F" w14:textId="77777777" w:rsidR="009B68CC" w:rsidRPr="009B68CC" w:rsidRDefault="009B68CC">
      <w:pPr>
        <w:numPr>
          <w:ilvl w:val="0"/>
          <w:numId w:val="2"/>
        </w:numPr>
        <w:spacing w:before="100" w:beforeAutospacing="1" w:after="100" w:afterAutospacing="1"/>
        <w:rPr>
          <w:rFonts w:asciiTheme="minorHAnsi" w:hAnsiTheme="minorHAnsi" w:cstheme="minorHAnsi"/>
          <w:color w:val="auto"/>
          <w:sz w:val="22"/>
          <w:szCs w:val="22"/>
        </w:rPr>
      </w:pPr>
      <w:r w:rsidRPr="009B68CC">
        <w:rPr>
          <w:rFonts w:asciiTheme="minorHAnsi" w:hAnsiTheme="minorHAnsi" w:cstheme="minorHAnsi"/>
          <w:color w:val="auto"/>
          <w:sz w:val="22"/>
          <w:szCs w:val="22"/>
        </w:rPr>
        <w:t>Corrective (breakdown) maintenance</w:t>
      </w:r>
    </w:p>
    <w:p w14:paraId="2CE9A8DA" w14:textId="77777777" w:rsidR="009B68CC" w:rsidRPr="009B68CC" w:rsidRDefault="009B68CC">
      <w:pPr>
        <w:numPr>
          <w:ilvl w:val="0"/>
          <w:numId w:val="2"/>
        </w:numPr>
        <w:spacing w:before="100" w:beforeAutospacing="1" w:after="100" w:afterAutospacing="1"/>
        <w:rPr>
          <w:rFonts w:asciiTheme="minorHAnsi" w:hAnsiTheme="minorHAnsi" w:cstheme="minorHAnsi"/>
          <w:color w:val="auto"/>
          <w:sz w:val="22"/>
          <w:szCs w:val="22"/>
        </w:rPr>
      </w:pPr>
      <w:r w:rsidRPr="009B68CC">
        <w:rPr>
          <w:rFonts w:asciiTheme="minorHAnsi" w:hAnsiTheme="minorHAnsi" w:cstheme="minorHAnsi"/>
          <w:color w:val="auto"/>
          <w:sz w:val="22"/>
          <w:szCs w:val="22"/>
        </w:rPr>
        <w:t>Contractor-performed work</w:t>
      </w:r>
    </w:p>
    <w:p w14:paraId="7029CBBF" w14:textId="6F786819" w:rsidR="000E1B09" w:rsidRPr="00BA3930" w:rsidRDefault="009B68CC">
      <w:pPr>
        <w:numPr>
          <w:ilvl w:val="0"/>
          <w:numId w:val="2"/>
        </w:numPr>
        <w:spacing w:before="100" w:beforeAutospacing="1" w:after="100" w:afterAutospacing="1"/>
        <w:rPr>
          <w:rFonts w:asciiTheme="minorHAnsi" w:hAnsiTheme="minorHAnsi" w:cstheme="minorHAnsi"/>
          <w:color w:val="auto"/>
          <w:sz w:val="22"/>
          <w:szCs w:val="22"/>
        </w:rPr>
      </w:pPr>
      <w:r w:rsidRPr="009B68CC">
        <w:rPr>
          <w:rFonts w:asciiTheme="minorHAnsi" w:hAnsiTheme="minorHAnsi" w:cstheme="minorHAnsi"/>
          <w:color w:val="auto"/>
          <w:sz w:val="22"/>
          <w:szCs w:val="22"/>
        </w:rPr>
        <w:t>Utility monitoring</w:t>
      </w:r>
    </w:p>
    <w:p w14:paraId="71BB953A" w14:textId="77777777" w:rsidR="00BA3930" w:rsidRPr="00BA3930" w:rsidRDefault="000E1B09" w:rsidP="00BA3930">
      <w:pPr>
        <w:spacing w:before="100" w:beforeAutospacing="1" w:after="100" w:afterAutospacing="1"/>
        <w:rPr>
          <w:rFonts w:asciiTheme="minorHAnsi" w:hAnsiTheme="minorHAnsi" w:cstheme="minorHAnsi"/>
          <w:color w:val="auto"/>
          <w:sz w:val="22"/>
          <w:szCs w:val="22"/>
        </w:rPr>
      </w:pPr>
      <w:commentRangeStart w:id="0"/>
      <w:r w:rsidRPr="000E1B09">
        <w:rPr>
          <w:rFonts w:asciiTheme="minorHAnsi" w:hAnsiTheme="minorHAnsi" w:cstheme="minorHAnsi"/>
          <w:color w:val="auto"/>
          <w:sz w:val="24"/>
          <w:szCs w:val="24"/>
          <w:u w:val="single"/>
        </w:rPr>
        <w:t>Procedure</w:t>
      </w:r>
      <w:commentRangeEnd w:id="0"/>
      <w:r w:rsidR="00A00E1D" w:rsidRPr="00E2067B">
        <w:rPr>
          <w:rStyle w:val="CommentReference"/>
          <w:rFonts w:asciiTheme="minorHAnsi" w:hAnsiTheme="minorHAnsi" w:cstheme="minorHAnsi"/>
          <w:color w:val="auto"/>
          <w:sz w:val="24"/>
          <w:szCs w:val="24"/>
          <w:u w:val="single"/>
        </w:rPr>
        <w:commentReference w:id="0"/>
      </w:r>
      <w:r w:rsidR="00E2067B" w:rsidRPr="00E2067B">
        <w:rPr>
          <w:rFonts w:asciiTheme="minorHAnsi" w:hAnsiTheme="minorHAnsi" w:cstheme="minorHAnsi"/>
          <w:color w:val="auto"/>
          <w:sz w:val="24"/>
          <w:szCs w:val="24"/>
          <w:u w:val="single"/>
        </w:rPr>
        <w:br/>
      </w:r>
      <w:r w:rsidRPr="000E1B09">
        <w:rPr>
          <w:rFonts w:asciiTheme="minorHAnsi" w:hAnsiTheme="minorHAnsi" w:cstheme="minorHAnsi"/>
          <w:color w:val="auto"/>
          <w:sz w:val="24"/>
          <w:szCs w:val="24"/>
        </w:rPr>
        <w:br/>
      </w:r>
      <w:r w:rsidR="00BA3930" w:rsidRPr="00BA3930">
        <w:rPr>
          <w:rFonts w:asciiTheme="minorHAnsi" w:hAnsiTheme="minorHAnsi" w:cstheme="minorHAnsi"/>
          <w:color w:val="auto"/>
          <w:sz w:val="22"/>
          <w:szCs w:val="22"/>
        </w:rPr>
        <w:t>The Chief Operations Officer (COO) oversees the Repairs and Maintenance Program.</w:t>
      </w:r>
    </w:p>
    <w:p w14:paraId="4458B760" w14:textId="77777777" w:rsidR="00BA3930" w:rsidRPr="00BA3930" w:rsidRDefault="00BA3930" w:rsidP="00BA3930">
      <w:pPr>
        <w:spacing w:before="100" w:beforeAutospacing="1" w:after="100" w:afterAutospacing="1"/>
        <w:rPr>
          <w:rFonts w:asciiTheme="minorHAnsi" w:hAnsiTheme="minorHAnsi" w:cstheme="minorHAnsi"/>
          <w:color w:val="auto"/>
          <w:sz w:val="22"/>
          <w:szCs w:val="22"/>
        </w:rPr>
      </w:pPr>
      <w:r w:rsidRPr="00BA3930">
        <w:rPr>
          <w:rFonts w:asciiTheme="minorHAnsi" w:hAnsiTheme="minorHAnsi" w:cstheme="minorHAnsi"/>
          <w:color w:val="auto"/>
          <w:sz w:val="22"/>
          <w:szCs w:val="22"/>
        </w:rPr>
        <w:t>A documented Preventive Maintenance (PM) Program is maintained for critical equipment and utilities, including:</w:t>
      </w:r>
    </w:p>
    <w:p w14:paraId="1A7FA788" w14:textId="77777777" w:rsidR="00BA3930" w:rsidRPr="00BA3930" w:rsidRDefault="00BA3930">
      <w:pPr>
        <w:numPr>
          <w:ilvl w:val="0"/>
          <w:numId w:val="3"/>
        </w:numPr>
        <w:spacing w:before="100" w:beforeAutospacing="1" w:after="100" w:afterAutospacing="1"/>
        <w:rPr>
          <w:rFonts w:asciiTheme="minorHAnsi" w:hAnsiTheme="minorHAnsi" w:cstheme="minorHAnsi"/>
          <w:color w:val="auto"/>
          <w:sz w:val="22"/>
          <w:szCs w:val="22"/>
        </w:rPr>
      </w:pPr>
      <w:r w:rsidRPr="00BA3930">
        <w:rPr>
          <w:rFonts w:asciiTheme="minorHAnsi" w:hAnsiTheme="minorHAnsi" w:cstheme="minorHAnsi"/>
          <w:color w:val="auto"/>
          <w:sz w:val="22"/>
          <w:szCs w:val="22"/>
        </w:rPr>
        <w:t>Rotary blender</w:t>
      </w:r>
    </w:p>
    <w:p w14:paraId="2E4AD517" w14:textId="77777777" w:rsidR="00BA3930" w:rsidRPr="00BA3930" w:rsidRDefault="00BA3930">
      <w:pPr>
        <w:numPr>
          <w:ilvl w:val="0"/>
          <w:numId w:val="3"/>
        </w:numPr>
        <w:spacing w:before="100" w:beforeAutospacing="1" w:after="100" w:afterAutospacing="1"/>
        <w:rPr>
          <w:rFonts w:asciiTheme="minorHAnsi" w:hAnsiTheme="minorHAnsi" w:cstheme="minorHAnsi"/>
          <w:color w:val="auto"/>
          <w:sz w:val="22"/>
          <w:szCs w:val="22"/>
        </w:rPr>
      </w:pPr>
      <w:r w:rsidRPr="00BA3930">
        <w:rPr>
          <w:rFonts w:asciiTheme="minorHAnsi" w:hAnsiTheme="minorHAnsi" w:cstheme="minorHAnsi"/>
          <w:color w:val="auto"/>
          <w:sz w:val="22"/>
          <w:szCs w:val="22"/>
        </w:rPr>
        <w:t>Filling equipment</w:t>
      </w:r>
    </w:p>
    <w:p w14:paraId="07DD8E2E" w14:textId="77777777" w:rsidR="00BA3930" w:rsidRPr="00BA3930" w:rsidRDefault="00BA3930">
      <w:pPr>
        <w:numPr>
          <w:ilvl w:val="0"/>
          <w:numId w:val="3"/>
        </w:numPr>
        <w:spacing w:before="100" w:beforeAutospacing="1" w:after="100" w:afterAutospacing="1"/>
        <w:rPr>
          <w:rFonts w:asciiTheme="minorHAnsi" w:hAnsiTheme="minorHAnsi" w:cstheme="minorHAnsi"/>
          <w:color w:val="auto"/>
          <w:sz w:val="22"/>
          <w:szCs w:val="22"/>
        </w:rPr>
      </w:pPr>
      <w:r w:rsidRPr="00BA3930">
        <w:rPr>
          <w:rFonts w:asciiTheme="minorHAnsi" w:hAnsiTheme="minorHAnsi" w:cstheme="minorHAnsi"/>
          <w:color w:val="auto"/>
          <w:sz w:val="22"/>
          <w:szCs w:val="22"/>
        </w:rPr>
        <w:t>Air compressors</w:t>
      </w:r>
    </w:p>
    <w:p w14:paraId="59A41E60" w14:textId="77777777" w:rsidR="00BA3930" w:rsidRPr="00BA3930" w:rsidRDefault="00BA3930">
      <w:pPr>
        <w:numPr>
          <w:ilvl w:val="0"/>
          <w:numId w:val="3"/>
        </w:numPr>
        <w:spacing w:before="100" w:beforeAutospacing="1" w:after="100" w:afterAutospacing="1"/>
        <w:rPr>
          <w:rFonts w:asciiTheme="minorHAnsi" w:hAnsiTheme="minorHAnsi" w:cstheme="minorHAnsi"/>
          <w:color w:val="auto"/>
          <w:sz w:val="22"/>
          <w:szCs w:val="22"/>
        </w:rPr>
      </w:pPr>
      <w:r w:rsidRPr="00BA3930">
        <w:rPr>
          <w:rFonts w:asciiTheme="minorHAnsi" w:hAnsiTheme="minorHAnsi" w:cstheme="minorHAnsi"/>
          <w:color w:val="auto"/>
          <w:sz w:val="22"/>
          <w:szCs w:val="22"/>
        </w:rPr>
        <w:t>Filters and ventilation</w:t>
      </w:r>
    </w:p>
    <w:p w14:paraId="082E3467" w14:textId="77777777" w:rsidR="00BA3930" w:rsidRPr="00BA3930" w:rsidRDefault="00BA3930">
      <w:pPr>
        <w:numPr>
          <w:ilvl w:val="0"/>
          <w:numId w:val="3"/>
        </w:numPr>
        <w:spacing w:before="100" w:beforeAutospacing="1" w:after="100" w:afterAutospacing="1"/>
        <w:rPr>
          <w:rFonts w:asciiTheme="minorHAnsi" w:hAnsiTheme="minorHAnsi" w:cstheme="minorHAnsi"/>
          <w:color w:val="auto"/>
          <w:sz w:val="22"/>
          <w:szCs w:val="22"/>
        </w:rPr>
      </w:pPr>
      <w:r w:rsidRPr="00BA3930">
        <w:rPr>
          <w:rFonts w:asciiTheme="minorHAnsi" w:hAnsiTheme="minorHAnsi" w:cstheme="minorHAnsi"/>
          <w:color w:val="auto"/>
          <w:sz w:val="22"/>
          <w:szCs w:val="22"/>
        </w:rPr>
        <w:t>Building structure and overhead fixtures</w:t>
      </w:r>
    </w:p>
    <w:p w14:paraId="6F9CF9A1" w14:textId="77777777" w:rsidR="00BA3930" w:rsidRPr="00BA3930" w:rsidRDefault="00BA3930" w:rsidP="00BA3930">
      <w:pPr>
        <w:spacing w:before="100" w:beforeAutospacing="1" w:after="100" w:afterAutospacing="1"/>
        <w:rPr>
          <w:rFonts w:asciiTheme="minorHAnsi" w:hAnsiTheme="minorHAnsi" w:cstheme="minorHAnsi"/>
          <w:color w:val="auto"/>
          <w:sz w:val="22"/>
          <w:szCs w:val="22"/>
        </w:rPr>
      </w:pPr>
      <w:r w:rsidRPr="00BA3930">
        <w:rPr>
          <w:rFonts w:asciiTheme="minorHAnsi" w:hAnsiTheme="minorHAnsi" w:cstheme="minorHAnsi"/>
          <w:color w:val="auto"/>
          <w:sz w:val="22"/>
          <w:szCs w:val="22"/>
        </w:rPr>
        <w:t>The Operations Manager schedules and tracks preventive maintenance activities.</w:t>
      </w:r>
    </w:p>
    <w:p w14:paraId="742187C0" w14:textId="77777777" w:rsidR="00BA3930" w:rsidRPr="00BA3930" w:rsidRDefault="00BA3930" w:rsidP="00BA3930">
      <w:pPr>
        <w:spacing w:before="100" w:beforeAutospacing="1" w:after="100" w:afterAutospacing="1"/>
        <w:rPr>
          <w:rFonts w:asciiTheme="minorHAnsi" w:hAnsiTheme="minorHAnsi" w:cstheme="minorHAnsi"/>
          <w:color w:val="auto"/>
          <w:sz w:val="22"/>
          <w:szCs w:val="22"/>
        </w:rPr>
      </w:pPr>
      <w:r w:rsidRPr="00BA3930">
        <w:rPr>
          <w:rFonts w:asciiTheme="minorHAnsi" w:hAnsiTheme="minorHAnsi" w:cstheme="minorHAnsi"/>
          <w:color w:val="auto"/>
          <w:sz w:val="22"/>
          <w:szCs w:val="22"/>
        </w:rPr>
        <w:lastRenderedPageBreak/>
        <w:t>Preventive Maintenance</w:t>
      </w:r>
    </w:p>
    <w:p w14:paraId="4561D11A" w14:textId="77777777" w:rsidR="00BA3930" w:rsidRPr="00BA3930" w:rsidRDefault="00BA3930">
      <w:pPr>
        <w:numPr>
          <w:ilvl w:val="0"/>
          <w:numId w:val="4"/>
        </w:numPr>
        <w:spacing w:before="100" w:beforeAutospacing="1" w:after="100" w:afterAutospacing="1"/>
        <w:rPr>
          <w:rFonts w:asciiTheme="minorHAnsi" w:hAnsiTheme="minorHAnsi" w:cstheme="minorHAnsi"/>
          <w:color w:val="auto"/>
          <w:sz w:val="22"/>
          <w:szCs w:val="22"/>
        </w:rPr>
      </w:pPr>
      <w:r w:rsidRPr="00BA3930">
        <w:rPr>
          <w:rFonts w:asciiTheme="minorHAnsi" w:hAnsiTheme="minorHAnsi" w:cstheme="minorHAnsi"/>
          <w:color w:val="auto"/>
          <w:sz w:val="22"/>
          <w:szCs w:val="22"/>
        </w:rPr>
        <w:t>Maintenance tasks are performed according to a scheduled program.</w:t>
      </w:r>
    </w:p>
    <w:p w14:paraId="549FB221" w14:textId="77777777" w:rsidR="00BA3930" w:rsidDel="00D800FA" w:rsidRDefault="00BA3930" w:rsidP="00D800FA">
      <w:pPr>
        <w:numPr>
          <w:ilvl w:val="0"/>
          <w:numId w:val="4"/>
        </w:numPr>
        <w:spacing w:before="100" w:beforeAutospacing="1" w:after="100" w:afterAutospacing="1"/>
        <w:rPr>
          <w:del w:id="1" w:author="Penny Patterson" w:date="2026-03-17T11:16:00Z" w16du:dateUtc="2026-03-17T15:16:00Z"/>
          <w:rFonts w:asciiTheme="minorHAnsi" w:hAnsiTheme="minorHAnsi" w:cstheme="minorHAnsi"/>
          <w:color w:val="auto"/>
          <w:sz w:val="22"/>
          <w:szCs w:val="22"/>
        </w:rPr>
      </w:pPr>
      <w:r w:rsidRPr="00BA3930">
        <w:rPr>
          <w:rFonts w:asciiTheme="minorHAnsi" w:hAnsiTheme="minorHAnsi" w:cstheme="minorHAnsi"/>
          <w:color w:val="auto"/>
          <w:sz w:val="22"/>
          <w:szCs w:val="22"/>
        </w:rPr>
        <w:t>Records are maintained on Preventive Maintenance Logs.</w:t>
      </w:r>
    </w:p>
    <w:p w14:paraId="27A226BF" w14:textId="77777777" w:rsidR="00D800FA" w:rsidRPr="00BA3930" w:rsidRDefault="00D800FA">
      <w:pPr>
        <w:numPr>
          <w:ilvl w:val="0"/>
          <w:numId w:val="4"/>
        </w:numPr>
        <w:spacing w:before="100" w:beforeAutospacing="1" w:after="100" w:afterAutospacing="1"/>
        <w:rPr>
          <w:ins w:id="2" w:author="Penny Patterson" w:date="2026-03-17T11:16:00Z" w16du:dateUtc="2026-03-17T15:16:00Z"/>
          <w:rFonts w:asciiTheme="minorHAnsi" w:hAnsiTheme="minorHAnsi" w:cstheme="minorHAnsi"/>
          <w:color w:val="auto"/>
          <w:sz w:val="22"/>
          <w:szCs w:val="22"/>
        </w:rPr>
      </w:pPr>
    </w:p>
    <w:p w14:paraId="0D81741B" w14:textId="77777777" w:rsidR="00BA3930" w:rsidRPr="00D800FA" w:rsidRDefault="00BA3930" w:rsidP="00D800FA">
      <w:pPr>
        <w:numPr>
          <w:ilvl w:val="0"/>
          <w:numId w:val="4"/>
        </w:numPr>
        <w:spacing w:before="100" w:beforeAutospacing="1" w:after="100" w:afterAutospacing="1"/>
        <w:rPr>
          <w:ins w:id="3" w:author="Penny Patterson" w:date="2026-03-17T11:16:00Z" w16du:dateUtc="2026-03-17T15:16:00Z"/>
          <w:rFonts w:asciiTheme="minorHAnsi" w:hAnsiTheme="minorHAnsi" w:cstheme="minorHAnsi"/>
          <w:color w:val="auto"/>
          <w:sz w:val="22"/>
          <w:szCs w:val="22"/>
        </w:rPr>
      </w:pPr>
      <w:r w:rsidRPr="00D800FA">
        <w:rPr>
          <w:rFonts w:asciiTheme="minorHAnsi" w:hAnsiTheme="minorHAnsi" w:cstheme="minorHAnsi"/>
          <w:color w:val="auto"/>
          <w:sz w:val="22"/>
          <w:szCs w:val="22"/>
        </w:rPr>
        <w:t>Equipment is inspected to ensure it remains in safe operating condition.</w:t>
      </w:r>
    </w:p>
    <w:p w14:paraId="76AC310E" w14:textId="77777777" w:rsidR="00D800FA" w:rsidRPr="00BC719E" w:rsidDel="00D800FA" w:rsidRDefault="00D800FA" w:rsidP="00D800FA">
      <w:pPr>
        <w:numPr>
          <w:ilvl w:val="0"/>
          <w:numId w:val="4"/>
        </w:numPr>
        <w:spacing w:before="100" w:beforeAutospacing="1" w:after="100" w:afterAutospacing="1"/>
        <w:rPr>
          <w:del w:id="4" w:author="Penny Patterson" w:date="2026-03-17T11:16:00Z" w16du:dateUtc="2026-03-17T15:16:00Z"/>
          <w:moveTo w:id="5" w:author="Penny Patterson" w:date="2026-03-17T11:16:00Z" w16du:dateUtc="2026-03-17T15:16:00Z"/>
          <w:rFonts w:asciiTheme="minorHAnsi" w:hAnsiTheme="minorHAnsi" w:cstheme="minorHAnsi"/>
          <w:color w:val="auto"/>
          <w:sz w:val="22"/>
          <w:szCs w:val="22"/>
        </w:rPr>
      </w:pPr>
      <w:moveToRangeStart w:id="6" w:author="Penny Patterson" w:date="2026-03-17T11:16:00Z" w:name="move224638613"/>
      <w:commentRangeStart w:id="7"/>
      <w:moveTo w:id="8" w:author="Penny Patterson" w:date="2026-03-17T11:16:00Z" w16du:dateUtc="2026-03-17T15:16:00Z">
        <w:r w:rsidRPr="00BC719E">
          <w:rPr>
            <w:rFonts w:asciiTheme="minorHAnsi" w:hAnsiTheme="minorHAnsi" w:cstheme="minorHAnsi"/>
            <w:color w:val="auto"/>
            <w:sz w:val="22"/>
            <w:szCs w:val="22"/>
          </w:rPr>
          <w:t>Only food-grade (H1) lubricants are used where incidental contact may occur.</w:t>
        </w:r>
        <w:commentRangeEnd w:id="7"/>
        <w:r w:rsidRPr="00BC719E">
          <w:rPr>
            <w:rStyle w:val="CommentReference"/>
            <w:rFonts w:asciiTheme="minorHAnsi" w:hAnsiTheme="minorHAnsi" w:cstheme="minorHAnsi"/>
            <w:color w:val="auto"/>
            <w:sz w:val="22"/>
            <w:szCs w:val="22"/>
          </w:rPr>
          <w:commentReference w:id="7"/>
        </w:r>
      </w:moveTo>
    </w:p>
    <w:moveToRangeEnd w:id="6"/>
    <w:p w14:paraId="2AB4CF98" w14:textId="77777777" w:rsidR="00D800FA" w:rsidRPr="00D800FA" w:rsidRDefault="00D800FA" w:rsidP="00D800FA">
      <w:pPr>
        <w:numPr>
          <w:ilvl w:val="0"/>
          <w:numId w:val="4"/>
        </w:numPr>
        <w:spacing w:before="100" w:beforeAutospacing="1" w:after="100" w:afterAutospacing="1"/>
        <w:rPr>
          <w:rFonts w:asciiTheme="minorHAnsi" w:hAnsiTheme="minorHAnsi" w:cstheme="minorHAnsi"/>
          <w:color w:val="auto"/>
          <w:sz w:val="22"/>
          <w:szCs w:val="22"/>
        </w:rPr>
      </w:pPr>
    </w:p>
    <w:p w14:paraId="1F2328E6" w14:textId="77777777" w:rsidR="00BC719E" w:rsidRPr="00BC719E" w:rsidRDefault="00BC719E" w:rsidP="00BC719E">
      <w:pPr>
        <w:spacing w:before="100" w:beforeAutospacing="1" w:after="100" w:afterAutospacing="1"/>
        <w:rPr>
          <w:rFonts w:asciiTheme="minorHAnsi" w:hAnsiTheme="minorHAnsi" w:cstheme="minorHAnsi"/>
          <w:color w:val="auto"/>
          <w:sz w:val="22"/>
          <w:szCs w:val="22"/>
        </w:rPr>
      </w:pPr>
      <w:r w:rsidRPr="00BC719E">
        <w:rPr>
          <w:rFonts w:asciiTheme="minorHAnsi" w:hAnsiTheme="minorHAnsi" w:cstheme="minorHAnsi"/>
          <w:color w:val="auto"/>
          <w:sz w:val="22"/>
          <w:szCs w:val="22"/>
        </w:rPr>
        <w:t>Non-Routine or Corrective Maintenance</w:t>
      </w:r>
    </w:p>
    <w:p w14:paraId="22E4B714" w14:textId="77777777" w:rsidR="00BC719E" w:rsidRPr="00BC719E" w:rsidRDefault="00BC719E" w:rsidP="00BC719E">
      <w:pPr>
        <w:spacing w:before="100" w:beforeAutospacing="1" w:after="100" w:afterAutospacing="1"/>
        <w:rPr>
          <w:rFonts w:asciiTheme="minorHAnsi" w:hAnsiTheme="minorHAnsi" w:cstheme="minorHAnsi"/>
          <w:color w:val="auto"/>
          <w:sz w:val="22"/>
          <w:szCs w:val="22"/>
        </w:rPr>
      </w:pPr>
      <w:r w:rsidRPr="00BC719E">
        <w:rPr>
          <w:rFonts w:asciiTheme="minorHAnsi" w:hAnsiTheme="minorHAnsi" w:cstheme="minorHAnsi"/>
          <w:color w:val="auto"/>
          <w:sz w:val="22"/>
          <w:szCs w:val="22"/>
        </w:rPr>
        <w:t>When equipment damage or breakdown occurs:</w:t>
      </w:r>
    </w:p>
    <w:p w14:paraId="3B504498" w14:textId="77777777" w:rsidR="00BC719E" w:rsidRPr="00BC719E" w:rsidRDefault="00BC719E">
      <w:pPr>
        <w:numPr>
          <w:ilvl w:val="0"/>
          <w:numId w:val="5"/>
        </w:numPr>
        <w:spacing w:before="100" w:beforeAutospacing="1" w:after="100" w:afterAutospacing="1"/>
        <w:rPr>
          <w:rFonts w:asciiTheme="minorHAnsi" w:hAnsiTheme="minorHAnsi" w:cstheme="minorHAnsi"/>
          <w:color w:val="auto"/>
          <w:sz w:val="22"/>
          <w:szCs w:val="22"/>
        </w:rPr>
      </w:pPr>
      <w:r w:rsidRPr="00BC719E">
        <w:rPr>
          <w:rFonts w:asciiTheme="minorHAnsi" w:hAnsiTheme="minorHAnsi" w:cstheme="minorHAnsi"/>
          <w:color w:val="auto"/>
          <w:sz w:val="22"/>
          <w:szCs w:val="22"/>
        </w:rPr>
        <w:t>A maintenance request is submitted to the Operations Manager.</w:t>
      </w:r>
    </w:p>
    <w:p w14:paraId="11645C41" w14:textId="77777777" w:rsidR="00BC719E" w:rsidRPr="00BC719E" w:rsidRDefault="00BC719E">
      <w:pPr>
        <w:numPr>
          <w:ilvl w:val="0"/>
          <w:numId w:val="5"/>
        </w:numPr>
        <w:spacing w:before="100" w:beforeAutospacing="1" w:after="100" w:afterAutospacing="1"/>
        <w:rPr>
          <w:rFonts w:asciiTheme="minorHAnsi" w:hAnsiTheme="minorHAnsi" w:cstheme="minorHAnsi"/>
          <w:color w:val="auto"/>
          <w:sz w:val="22"/>
          <w:szCs w:val="22"/>
        </w:rPr>
      </w:pPr>
      <w:r w:rsidRPr="00BC719E">
        <w:rPr>
          <w:rFonts w:asciiTheme="minorHAnsi" w:hAnsiTheme="minorHAnsi" w:cstheme="minorHAnsi"/>
          <w:color w:val="auto"/>
          <w:sz w:val="22"/>
          <w:szCs w:val="22"/>
        </w:rPr>
        <w:t>Equipment is taken out of service if necessary.</w:t>
      </w:r>
    </w:p>
    <w:p w14:paraId="5233E5B4" w14:textId="77777777" w:rsidR="00BC719E" w:rsidRPr="00BC719E" w:rsidRDefault="00BC719E">
      <w:pPr>
        <w:numPr>
          <w:ilvl w:val="0"/>
          <w:numId w:val="5"/>
        </w:numPr>
        <w:spacing w:before="100" w:beforeAutospacing="1" w:after="100" w:afterAutospacing="1"/>
        <w:rPr>
          <w:rFonts w:asciiTheme="minorHAnsi" w:hAnsiTheme="minorHAnsi" w:cstheme="minorHAnsi"/>
          <w:color w:val="auto"/>
          <w:sz w:val="22"/>
          <w:szCs w:val="22"/>
        </w:rPr>
      </w:pPr>
      <w:r w:rsidRPr="00BC719E">
        <w:rPr>
          <w:rFonts w:asciiTheme="minorHAnsi" w:hAnsiTheme="minorHAnsi" w:cstheme="minorHAnsi"/>
          <w:color w:val="auto"/>
          <w:sz w:val="22"/>
          <w:szCs w:val="22"/>
        </w:rPr>
        <w:t>Product and packaging materials are protected from contamination.</w:t>
      </w:r>
    </w:p>
    <w:p w14:paraId="2C001E28" w14:textId="77777777" w:rsidR="00BC719E" w:rsidRPr="00BC719E" w:rsidRDefault="00BC719E">
      <w:pPr>
        <w:numPr>
          <w:ilvl w:val="0"/>
          <w:numId w:val="5"/>
        </w:numPr>
        <w:spacing w:before="100" w:beforeAutospacing="1" w:after="100" w:afterAutospacing="1"/>
        <w:rPr>
          <w:rFonts w:asciiTheme="minorHAnsi" w:hAnsiTheme="minorHAnsi" w:cstheme="minorHAnsi"/>
          <w:color w:val="auto"/>
          <w:sz w:val="22"/>
          <w:szCs w:val="22"/>
        </w:rPr>
      </w:pPr>
      <w:r w:rsidRPr="00BC719E">
        <w:rPr>
          <w:rFonts w:asciiTheme="minorHAnsi" w:hAnsiTheme="minorHAnsi" w:cstheme="minorHAnsi"/>
          <w:color w:val="auto"/>
          <w:sz w:val="22"/>
          <w:szCs w:val="22"/>
        </w:rPr>
        <w:t>Maintenance tools are cleaned prior to use in production areas.</w:t>
      </w:r>
    </w:p>
    <w:p w14:paraId="1B91B05C" w14:textId="04B692A0" w:rsidR="00BC719E" w:rsidRPr="00BC719E" w:rsidDel="00D800FA" w:rsidRDefault="00BC719E">
      <w:pPr>
        <w:numPr>
          <w:ilvl w:val="0"/>
          <w:numId w:val="5"/>
        </w:numPr>
        <w:spacing w:before="100" w:beforeAutospacing="1" w:after="100" w:afterAutospacing="1"/>
        <w:rPr>
          <w:moveFrom w:id="9" w:author="Penny Patterson" w:date="2026-03-17T11:16:00Z" w16du:dateUtc="2026-03-17T15:16:00Z"/>
          <w:rFonts w:asciiTheme="minorHAnsi" w:hAnsiTheme="minorHAnsi" w:cstheme="minorHAnsi"/>
          <w:color w:val="auto"/>
          <w:sz w:val="22"/>
          <w:szCs w:val="22"/>
        </w:rPr>
      </w:pPr>
      <w:moveFromRangeStart w:id="10" w:author="Penny Patterson" w:date="2026-03-17T11:16:00Z" w:name="move224638613"/>
      <w:commentRangeStart w:id="11"/>
      <w:commentRangeStart w:id="12"/>
      <w:moveFrom w:id="13" w:author="Penny Patterson" w:date="2026-03-17T11:16:00Z" w16du:dateUtc="2026-03-17T15:16:00Z">
        <w:r w:rsidRPr="00BC719E" w:rsidDel="00D800FA">
          <w:rPr>
            <w:rFonts w:asciiTheme="minorHAnsi" w:hAnsiTheme="minorHAnsi" w:cstheme="minorHAnsi"/>
            <w:color w:val="auto"/>
            <w:sz w:val="22"/>
            <w:szCs w:val="22"/>
          </w:rPr>
          <w:t>Only food-grade (H1) lubricants are used where incidental contact may occur.</w:t>
        </w:r>
        <w:commentRangeEnd w:id="11"/>
        <w:r w:rsidR="009F2956" w:rsidRPr="00BC719E" w:rsidDel="00D800FA">
          <w:rPr>
            <w:rStyle w:val="CommentReference"/>
            <w:rFonts w:asciiTheme="minorHAnsi" w:hAnsiTheme="minorHAnsi" w:cstheme="minorHAnsi"/>
            <w:color w:val="auto"/>
            <w:sz w:val="22"/>
            <w:szCs w:val="22"/>
          </w:rPr>
          <w:commentReference w:id="11"/>
        </w:r>
      </w:moveFrom>
      <w:commentRangeEnd w:id="12"/>
      <w:r w:rsidR="00D800FA" w:rsidRPr="00BC719E">
        <w:rPr>
          <w:rStyle w:val="CommentReference"/>
          <w:rFonts w:asciiTheme="minorHAnsi" w:hAnsiTheme="minorHAnsi" w:cstheme="minorHAnsi"/>
          <w:color w:val="auto"/>
          <w:sz w:val="22"/>
          <w:szCs w:val="22"/>
        </w:rPr>
        <w:commentReference w:id="12"/>
      </w:r>
    </w:p>
    <w:moveFromRangeEnd w:id="10"/>
    <w:p w14:paraId="3F278C5E" w14:textId="77777777" w:rsidR="00BC719E" w:rsidRPr="00BC719E" w:rsidRDefault="00BC719E">
      <w:pPr>
        <w:numPr>
          <w:ilvl w:val="0"/>
          <w:numId w:val="5"/>
        </w:numPr>
        <w:spacing w:before="100" w:beforeAutospacing="1" w:after="100" w:afterAutospacing="1"/>
        <w:rPr>
          <w:rFonts w:asciiTheme="minorHAnsi" w:hAnsiTheme="minorHAnsi" w:cstheme="minorHAnsi"/>
          <w:color w:val="auto"/>
          <w:sz w:val="22"/>
          <w:szCs w:val="22"/>
        </w:rPr>
      </w:pPr>
      <w:r w:rsidRPr="00BC719E">
        <w:rPr>
          <w:rFonts w:asciiTheme="minorHAnsi" w:hAnsiTheme="minorHAnsi" w:cstheme="minorHAnsi"/>
          <w:color w:val="auto"/>
          <w:sz w:val="22"/>
          <w:szCs w:val="22"/>
        </w:rPr>
        <w:t>Upon completion:</w:t>
      </w:r>
    </w:p>
    <w:p w14:paraId="6B40CEE8" w14:textId="77777777" w:rsidR="00BC719E" w:rsidRPr="00BC719E" w:rsidRDefault="00BC719E">
      <w:pPr>
        <w:numPr>
          <w:ilvl w:val="1"/>
          <w:numId w:val="5"/>
        </w:numPr>
        <w:spacing w:before="100" w:beforeAutospacing="1" w:after="100" w:afterAutospacing="1"/>
        <w:rPr>
          <w:rFonts w:asciiTheme="minorHAnsi" w:hAnsiTheme="minorHAnsi" w:cstheme="minorHAnsi"/>
          <w:color w:val="auto"/>
          <w:sz w:val="22"/>
          <w:szCs w:val="22"/>
        </w:rPr>
      </w:pPr>
      <w:r w:rsidRPr="00BC719E">
        <w:rPr>
          <w:rFonts w:asciiTheme="minorHAnsi" w:hAnsiTheme="minorHAnsi" w:cstheme="minorHAnsi"/>
          <w:color w:val="auto"/>
          <w:sz w:val="22"/>
          <w:szCs w:val="22"/>
        </w:rPr>
        <w:t>The area is cleaned.</w:t>
      </w:r>
    </w:p>
    <w:p w14:paraId="304E958A" w14:textId="77777777" w:rsidR="00BC719E" w:rsidRPr="00BC719E" w:rsidRDefault="00BC719E">
      <w:pPr>
        <w:numPr>
          <w:ilvl w:val="1"/>
          <w:numId w:val="5"/>
        </w:numPr>
        <w:spacing w:before="100" w:beforeAutospacing="1" w:after="100" w:afterAutospacing="1"/>
        <w:rPr>
          <w:rFonts w:asciiTheme="minorHAnsi" w:hAnsiTheme="minorHAnsi" w:cstheme="minorHAnsi"/>
          <w:color w:val="auto"/>
          <w:sz w:val="22"/>
          <w:szCs w:val="22"/>
        </w:rPr>
      </w:pPr>
      <w:r w:rsidRPr="00BC719E">
        <w:rPr>
          <w:rFonts w:asciiTheme="minorHAnsi" w:hAnsiTheme="minorHAnsi" w:cstheme="minorHAnsi"/>
          <w:color w:val="auto"/>
          <w:sz w:val="22"/>
          <w:szCs w:val="22"/>
        </w:rPr>
        <w:t>Equipment is cleaned and sanitized as required.</w:t>
      </w:r>
    </w:p>
    <w:p w14:paraId="51CBA154" w14:textId="77777777" w:rsidR="00BC719E" w:rsidRPr="00BC719E" w:rsidRDefault="00BC719E">
      <w:pPr>
        <w:numPr>
          <w:ilvl w:val="1"/>
          <w:numId w:val="5"/>
        </w:numPr>
        <w:spacing w:before="100" w:beforeAutospacing="1" w:after="100" w:afterAutospacing="1"/>
        <w:rPr>
          <w:rFonts w:asciiTheme="minorHAnsi" w:hAnsiTheme="minorHAnsi" w:cstheme="minorHAnsi"/>
          <w:color w:val="auto"/>
          <w:sz w:val="22"/>
          <w:szCs w:val="22"/>
        </w:rPr>
      </w:pPr>
      <w:r w:rsidRPr="00BC719E">
        <w:rPr>
          <w:rFonts w:asciiTheme="minorHAnsi" w:hAnsiTheme="minorHAnsi" w:cstheme="minorHAnsi"/>
          <w:color w:val="auto"/>
          <w:sz w:val="22"/>
          <w:szCs w:val="22"/>
        </w:rPr>
        <w:t>Allergen cleaning procedures are followed if applicable.</w:t>
      </w:r>
    </w:p>
    <w:p w14:paraId="0BF8F753" w14:textId="77777777" w:rsidR="00BC719E" w:rsidRPr="00BC719E" w:rsidRDefault="00BC719E">
      <w:pPr>
        <w:numPr>
          <w:ilvl w:val="0"/>
          <w:numId w:val="5"/>
        </w:numPr>
        <w:spacing w:before="100" w:beforeAutospacing="1" w:after="100" w:afterAutospacing="1"/>
        <w:rPr>
          <w:rFonts w:asciiTheme="minorHAnsi" w:hAnsiTheme="minorHAnsi" w:cstheme="minorHAnsi"/>
          <w:color w:val="auto"/>
          <w:sz w:val="22"/>
          <w:szCs w:val="22"/>
        </w:rPr>
      </w:pPr>
      <w:r w:rsidRPr="00BC719E">
        <w:rPr>
          <w:rFonts w:asciiTheme="minorHAnsi" w:hAnsiTheme="minorHAnsi" w:cstheme="minorHAnsi"/>
          <w:color w:val="auto"/>
          <w:sz w:val="22"/>
          <w:szCs w:val="22"/>
        </w:rPr>
        <w:t>A pre-operational inspection is conducted before production resumes.</w:t>
      </w:r>
    </w:p>
    <w:p w14:paraId="6934DC87" w14:textId="77777777" w:rsidR="00BC719E" w:rsidRPr="00BC719E" w:rsidRDefault="00BC719E">
      <w:pPr>
        <w:numPr>
          <w:ilvl w:val="0"/>
          <w:numId w:val="5"/>
        </w:numPr>
        <w:spacing w:before="100" w:beforeAutospacing="1" w:after="100" w:afterAutospacing="1"/>
        <w:rPr>
          <w:rFonts w:asciiTheme="minorHAnsi" w:hAnsiTheme="minorHAnsi" w:cstheme="minorHAnsi"/>
          <w:color w:val="auto"/>
          <w:sz w:val="22"/>
          <w:szCs w:val="22"/>
        </w:rPr>
      </w:pPr>
      <w:r w:rsidRPr="00BC719E">
        <w:rPr>
          <w:rFonts w:asciiTheme="minorHAnsi" w:hAnsiTheme="minorHAnsi" w:cstheme="minorHAnsi"/>
          <w:color w:val="auto"/>
          <w:sz w:val="22"/>
          <w:szCs w:val="22"/>
        </w:rPr>
        <w:t>The maintenance activity is documented and closed.</w:t>
      </w:r>
    </w:p>
    <w:p w14:paraId="1034BCDF" w14:textId="175F356F" w:rsidR="00D800FA" w:rsidRPr="006005C3" w:rsidRDefault="00D800FA">
      <w:pPr>
        <w:spacing w:before="100" w:beforeAutospacing="1" w:after="100" w:afterAutospacing="1"/>
        <w:rPr>
          <w:ins w:id="14" w:author="Penny Patterson" w:date="2026-03-17T11:21:00Z" w16du:dateUtc="2026-03-17T15:21:00Z"/>
          <w:rFonts w:asciiTheme="minorHAnsi" w:hAnsiTheme="minorHAnsi" w:cstheme="minorHAnsi"/>
          <w:color w:val="auto"/>
          <w:sz w:val="22"/>
          <w:szCs w:val="22"/>
          <w:lang w:eastAsia="zh-CN"/>
          <w:rPrChange w:id="15" w:author="Penny Patterson" w:date="2026-03-17T11:21:00Z" w16du:dateUtc="2026-03-17T15:21:00Z">
            <w:rPr>
              <w:ins w:id="16" w:author="Penny Patterson" w:date="2026-03-17T11:21:00Z" w16du:dateUtc="2026-03-17T15:21:00Z"/>
              <w:lang w:eastAsia="zh-CN"/>
            </w:rPr>
          </w:rPrChange>
        </w:rPr>
        <w:pPrChange w:id="17" w:author="Penny Patterson" w:date="2026-03-17T11:21:00Z" w16du:dateUtc="2026-03-17T15:21:00Z">
          <w:pPr>
            <w:pStyle w:val="ListParagraph"/>
            <w:numPr>
              <w:numId w:val="5"/>
            </w:numPr>
            <w:tabs>
              <w:tab w:val="num" w:pos="720"/>
            </w:tabs>
            <w:spacing w:before="100" w:beforeAutospacing="1" w:after="100" w:afterAutospacing="1"/>
            <w:ind w:hanging="360"/>
          </w:pPr>
        </w:pPrChange>
      </w:pPr>
      <w:ins w:id="18" w:author="Penny Patterson" w:date="2026-03-17T11:21:00Z" w16du:dateUtc="2026-03-17T15:21:00Z">
        <w:r w:rsidRPr="006005C3">
          <w:rPr>
            <w:rFonts w:asciiTheme="minorHAnsi" w:hAnsiTheme="minorHAnsi" w:cstheme="minorHAnsi"/>
            <w:color w:val="auto"/>
            <w:sz w:val="22"/>
            <w:szCs w:val="22"/>
            <w:lang w:eastAsia="zh-CN"/>
            <w:rPrChange w:id="19" w:author="Penny Patterson" w:date="2026-03-17T11:21:00Z" w16du:dateUtc="2026-03-17T15:21:00Z">
              <w:rPr>
                <w:lang w:eastAsia="zh-CN"/>
              </w:rPr>
            </w:rPrChange>
          </w:rPr>
          <w:t>Temporary repairs must not pose a food safety or foreign material risk and are corrected as soon as possible. All temporary repairs are documented, evaluated for potential food safety risks, and included in the cleaning and sanitation program to ensure they are properly maintained until permanent repair is completed.</w:t>
        </w:r>
      </w:ins>
    </w:p>
    <w:p w14:paraId="523E69BD" w14:textId="77777777" w:rsidR="00D800FA" w:rsidRPr="006005C3" w:rsidRDefault="00D800FA">
      <w:pPr>
        <w:spacing w:before="100" w:beforeAutospacing="1" w:after="100" w:afterAutospacing="1"/>
        <w:rPr>
          <w:ins w:id="20" w:author="Penny Patterson" w:date="2026-03-17T11:21:00Z" w16du:dateUtc="2026-03-17T15:21:00Z"/>
          <w:rFonts w:asciiTheme="minorHAnsi" w:hAnsiTheme="minorHAnsi" w:cstheme="minorHAnsi"/>
          <w:color w:val="auto"/>
          <w:sz w:val="22"/>
          <w:szCs w:val="22"/>
          <w:lang w:eastAsia="zh-CN"/>
          <w:rPrChange w:id="21" w:author="Penny Patterson" w:date="2026-03-17T11:21:00Z" w16du:dateUtc="2026-03-17T15:21:00Z">
            <w:rPr>
              <w:ins w:id="22" w:author="Penny Patterson" w:date="2026-03-17T11:21:00Z" w16du:dateUtc="2026-03-17T15:21:00Z"/>
              <w:lang w:eastAsia="zh-CN"/>
            </w:rPr>
          </w:rPrChange>
        </w:rPr>
        <w:pPrChange w:id="23" w:author="Penny Patterson" w:date="2026-03-17T11:21:00Z" w16du:dateUtc="2026-03-17T15:21:00Z">
          <w:pPr>
            <w:pStyle w:val="ListParagraph"/>
            <w:numPr>
              <w:numId w:val="5"/>
            </w:numPr>
            <w:tabs>
              <w:tab w:val="num" w:pos="720"/>
            </w:tabs>
            <w:spacing w:before="100" w:beforeAutospacing="1" w:after="100" w:afterAutospacing="1"/>
            <w:ind w:hanging="360"/>
          </w:pPr>
        </w:pPrChange>
      </w:pPr>
      <w:ins w:id="24" w:author="Penny Patterson" w:date="2026-03-17T11:21:00Z" w16du:dateUtc="2026-03-17T15:21:00Z">
        <w:r w:rsidRPr="006005C3">
          <w:rPr>
            <w:rFonts w:asciiTheme="minorHAnsi" w:hAnsiTheme="minorHAnsi" w:cstheme="minorHAnsi"/>
            <w:color w:val="auto"/>
            <w:sz w:val="22"/>
            <w:szCs w:val="22"/>
            <w:lang w:eastAsia="zh-CN"/>
            <w:rPrChange w:id="25" w:author="Penny Patterson" w:date="2026-03-17T11:21:00Z" w16du:dateUtc="2026-03-17T15:21:00Z">
              <w:rPr>
                <w:lang w:eastAsia="zh-CN"/>
              </w:rPr>
            </w:rPrChange>
          </w:rPr>
          <w:t>Temporary repairs are tracked on a maintenance or corrective action log, including the date of identification, description of the issue, interim control measures, and target completion date for permanent repair. These items are reviewed regularly by management to ensure timely resolution and to prevent temporary repairs from becoming permanent conditions.</w:t>
        </w:r>
      </w:ins>
    </w:p>
    <w:p w14:paraId="2BFD1BC8" w14:textId="75887D1D" w:rsidR="00BC719E" w:rsidRPr="00BC719E" w:rsidDel="006005C3" w:rsidRDefault="00BC719E" w:rsidP="00BC719E">
      <w:pPr>
        <w:spacing w:before="100" w:beforeAutospacing="1" w:after="100" w:afterAutospacing="1"/>
        <w:rPr>
          <w:del w:id="26" w:author="Penny Patterson" w:date="2026-03-17T11:22:00Z" w16du:dateUtc="2026-03-17T15:22:00Z"/>
          <w:rFonts w:asciiTheme="minorHAnsi" w:hAnsiTheme="minorHAnsi" w:cstheme="minorHAnsi"/>
          <w:color w:val="auto"/>
          <w:sz w:val="22"/>
          <w:szCs w:val="22"/>
        </w:rPr>
      </w:pPr>
      <w:commentRangeStart w:id="27"/>
      <w:commentRangeStart w:id="28"/>
      <w:del w:id="29" w:author="Penny Patterson" w:date="2026-03-17T11:21:00Z" w16du:dateUtc="2026-03-17T15:21:00Z">
        <w:r w:rsidRPr="00BC719E" w:rsidDel="00D800FA">
          <w:rPr>
            <w:rFonts w:asciiTheme="minorHAnsi" w:hAnsiTheme="minorHAnsi" w:cstheme="minorHAnsi"/>
            <w:color w:val="auto"/>
            <w:sz w:val="22"/>
            <w:szCs w:val="22"/>
          </w:rPr>
          <w:delText xml:space="preserve">Temporary repairs </w:delText>
        </w:r>
        <w:commentRangeEnd w:id="27"/>
        <w:r w:rsidR="00320326" w:rsidRPr="00BC719E" w:rsidDel="00D800FA">
          <w:rPr>
            <w:rStyle w:val="CommentReference"/>
            <w:rFonts w:asciiTheme="minorHAnsi" w:hAnsiTheme="minorHAnsi" w:cstheme="minorHAnsi"/>
            <w:color w:val="auto"/>
            <w:sz w:val="22"/>
            <w:szCs w:val="22"/>
          </w:rPr>
          <w:commentReference w:id="27"/>
        </w:r>
      </w:del>
      <w:commentRangeEnd w:id="28"/>
      <w:r w:rsidR="006005C3" w:rsidRPr="00BC719E">
        <w:rPr>
          <w:rStyle w:val="CommentReference"/>
          <w:rFonts w:asciiTheme="minorHAnsi" w:hAnsiTheme="minorHAnsi" w:cstheme="minorHAnsi"/>
          <w:color w:val="auto"/>
          <w:sz w:val="22"/>
          <w:szCs w:val="22"/>
        </w:rPr>
        <w:commentReference w:id="28"/>
      </w:r>
      <w:del w:id="30" w:author="Penny Patterson" w:date="2026-03-17T11:21:00Z" w16du:dateUtc="2026-03-17T15:21:00Z">
        <w:r w:rsidRPr="00BC719E" w:rsidDel="00D800FA">
          <w:rPr>
            <w:rFonts w:asciiTheme="minorHAnsi" w:hAnsiTheme="minorHAnsi" w:cstheme="minorHAnsi"/>
            <w:color w:val="auto"/>
            <w:sz w:val="22"/>
            <w:szCs w:val="22"/>
          </w:rPr>
          <w:delText>must not pose a food safety or foreign material risk and are corrected as soon as possible</w:delText>
        </w:r>
      </w:del>
      <w:del w:id="31" w:author="Penny Patterson" w:date="2026-03-17T11:22:00Z" w16du:dateUtc="2026-03-17T15:22:00Z">
        <w:r w:rsidRPr="00BC719E" w:rsidDel="006005C3">
          <w:rPr>
            <w:rFonts w:asciiTheme="minorHAnsi" w:hAnsiTheme="minorHAnsi" w:cstheme="minorHAnsi"/>
            <w:color w:val="auto"/>
            <w:sz w:val="22"/>
            <w:szCs w:val="22"/>
          </w:rPr>
          <w:delText>.</w:delText>
        </w:r>
      </w:del>
    </w:p>
    <w:p w14:paraId="6A1EAC75" w14:textId="735BF238" w:rsidR="00D800FA" w:rsidRPr="00D800FA" w:rsidRDefault="00BC719E" w:rsidP="00D800FA">
      <w:pPr>
        <w:spacing w:before="100" w:beforeAutospacing="1" w:after="100" w:afterAutospacing="1"/>
        <w:rPr>
          <w:ins w:id="32" w:author="Penny Patterson" w:date="2026-03-17T11:14:00Z" w16du:dateUtc="2026-03-17T15:14:00Z"/>
          <w:rFonts w:asciiTheme="minorHAnsi" w:hAnsiTheme="minorHAnsi" w:cstheme="minorHAnsi"/>
          <w:color w:val="auto"/>
          <w:sz w:val="22"/>
          <w:szCs w:val="22"/>
          <w:rPrChange w:id="33" w:author="Penny Patterson" w:date="2026-03-17T11:14:00Z" w16du:dateUtc="2026-03-17T15:14:00Z">
            <w:rPr>
              <w:ins w:id="34" w:author="Penny Patterson" w:date="2026-03-17T11:14:00Z" w16du:dateUtc="2026-03-17T15:14:00Z"/>
              <w:rFonts w:ascii="Times New Roman" w:hAnsi="Times New Roman"/>
              <w:color w:val="auto"/>
              <w:sz w:val="24"/>
              <w:szCs w:val="24"/>
              <w:lang w:eastAsia="zh-CN"/>
            </w:rPr>
          </w:rPrChange>
        </w:rPr>
      </w:pPr>
      <w:del w:id="35" w:author="Penny Patterson" w:date="2026-03-17T11:23:00Z" w16du:dateUtc="2026-03-17T15:23:00Z">
        <w:r w:rsidRPr="00BC719E" w:rsidDel="006005C3">
          <w:rPr>
            <w:rFonts w:asciiTheme="minorHAnsi" w:hAnsiTheme="minorHAnsi" w:cstheme="minorHAnsi"/>
            <w:color w:val="auto"/>
            <w:sz w:val="22"/>
            <w:szCs w:val="22"/>
          </w:rPr>
          <w:delText xml:space="preserve">Breakdown trends are reviewed periodically to improve the Preventive Maintenance </w:delText>
        </w:r>
        <w:commentRangeStart w:id="36"/>
        <w:commentRangeStart w:id="37"/>
        <w:r w:rsidRPr="00BC719E" w:rsidDel="006005C3">
          <w:rPr>
            <w:rFonts w:asciiTheme="minorHAnsi" w:hAnsiTheme="minorHAnsi" w:cstheme="minorHAnsi"/>
            <w:color w:val="auto"/>
            <w:sz w:val="22"/>
            <w:szCs w:val="22"/>
          </w:rPr>
          <w:delText>Program</w:delText>
        </w:r>
        <w:commentRangeEnd w:id="36"/>
        <w:r w:rsidR="009F2956" w:rsidRPr="00BC719E" w:rsidDel="006005C3">
          <w:rPr>
            <w:rStyle w:val="CommentReference"/>
            <w:rFonts w:asciiTheme="minorHAnsi" w:hAnsiTheme="minorHAnsi" w:cstheme="minorHAnsi"/>
            <w:color w:val="auto"/>
            <w:sz w:val="22"/>
            <w:szCs w:val="22"/>
          </w:rPr>
          <w:commentReference w:id="36"/>
        </w:r>
      </w:del>
      <w:commentRangeEnd w:id="37"/>
      <w:r w:rsidR="006005C3" w:rsidRPr="00BC719E">
        <w:rPr>
          <w:rStyle w:val="CommentReference"/>
          <w:rFonts w:asciiTheme="minorHAnsi" w:hAnsiTheme="minorHAnsi" w:cstheme="minorHAnsi"/>
          <w:color w:val="auto"/>
          <w:sz w:val="22"/>
          <w:szCs w:val="22"/>
        </w:rPr>
        <w:commentReference w:id="37"/>
      </w:r>
      <w:del w:id="38" w:author="Penny Patterson" w:date="2026-03-17T11:23:00Z" w16du:dateUtc="2026-03-17T15:23:00Z">
        <w:r w:rsidRPr="00BC719E" w:rsidDel="006005C3">
          <w:rPr>
            <w:rFonts w:asciiTheme="minorHAnsi" w:hAnsiTheme="minorHAnsi" w:cstheme="minorHAnsi"/>
            <w:color w:val="auto"/>
            <w:sz w:val="22"/>
            <w:szCs w:val="22"/>
          </w:rPr>
          <w:delText>.</w:delText>
        </w:r>
      </w:del>
      <w:ins w:id="39" w:author="Penny Patterson" w:date="2026-03-17T11:14:00Z" w16du:dateUtc="2026-03-17T15:14:00Z">
        <w:r w:rsidR="00D800FA" w:rsidRPr="00D800FA">
          <w:rPr>
            <w:rFonts w:asciiTheme="minorHAnsi" w:hAnsiTheme="minorHAnsi" w:cstheme="minorHAnsi"/>
            <w:color w:val="auto"/>
            <w:sz w:val="22"/>
            <w:szCs w:val="22"/>
            <w:rPrChange w:id="40" w:author="Penny Patterson" w:date="2026-03-17T11:14:00Z" w16du:dateUtc="2026-03-17T15:14:00Z">
              <w:rPr>
                <w:rFonts w:ascii="Times New Roman" w:hAnsi="Times New Roman"/>
                <w:color w:val="auto"/>
                <w:sz w:val="24"/>
                <w:szCs w:val="24"/>
                <w:lang w:eastAsia="zh-CN"/>
              </w:rPr>
            </w:rPrChange>
          </w:rPr>
          <w:t>All tools and parts used during maintenance must be accounted for before equipment is returned to use.</w:t>
        </w:r>
        <w:r w:rsidR="00D800FA">
          <w:rPr>
            <w:rFonts w:asciiTheme="minorHAnsi" w:hAnsiTheme="minorHAnsi" w:cstheme="minorHAnsi"/>
            <w:color w:val="auto"/>
            <w:sz w:val="22"/>
            <w:szCs w:val="22"/>
          </w:rPr>
          <w:br/>
        </w:r>
        <w:r w:rsidR="00D800FA" w:rsidRPr="00D800FA">
          <w:rPr>
            <w:rFonts w:asciiTheme="minorHAnsi" w:hAnsiTheme="minorHAnsi" w:cstheme="minorHAnsi"/>
            <w:color w:val="auto"/>
            <w:sz w:val="22"/>
            <w:szCs w:val="22"/>
            <w:rPrChange w:id="41" w:author="Penny Patterson" w:date="2026-03-17T11:14:00Z" w16du:dateUtc="2026-03-17T15:14:00Z">
              <w:rPr>
                <w:rFonts w:ascii="Times New Roman" w:hAnsi="Times New Roman"/>
                <w:color w:val="auto"/>
                <w:sz w:val="24"/>
                <w:szCs w:val="24"/>
                <w:lang w:eastAsia="zh-CN"/>
              </w:rPr>
            </w:rPrChange>
          </w:rPr>
          <w:t>After maintenance is completed, the employee must:</w:t>
        </w:r>
      </w:ins>
    </w:p>
    <w:p w14:paraId="35CAE131" w14:textId="77777777" w:rsidR="00D800FA" w:rsidRPr="00D800FA" w:rsidRDefault="00D800FA">
      <w:pPr>
        <w:pStyle w:val="ListParagraph"/>
        <w:numPr>
          <w:ilvl w:val="0"/>
          <w:numId w:val="12"/>
        </w:numPr>
        <w:spacing w:before="100" w:beforeAutospacing="1" w:after="100" w:afterAutospacing="1"/>
        <w:rPr>
          <w:ins w:id="42" w:author="Penny Patterson" w:date="2026-03-17T11:14:00Z" w16du:dateUtc="2026-03-17T15:14:00Z"/>
          <w:rFonts w:asciiTheme="minorHAnsi" w:hAnsiTheme="minorHAnsi" w:cstheme="minorHAnsi"/>
          <w:color w:val="auto"/>
          <w:sz w:val="22"/>
          <w:szCs w:val="22"/>
          <w:rPrChange w:id="43" w:author="Penny Patterson" w:date="2026-03-17T11:14:00Z" w16du:dateUtc="2026-03-17T15:14:00Z">
            <w:rPr>
              <w:ins w:id="44" w:author="Penny Patterson" w:date="2026-03-17T11:14:00Z" w16du:dateUtc="2026-03-17T15:14:00Z"/>
              <w:rFonts w:ascii="Times New Roman" w:hAnsi="Times New Roman"/>
              <w:color w:val="auto"/>
              <w:sz w:val="24"/>
              <w:szCs w:val="24"/>
              <w:lang w:eastAsia="zh-CN"/>
            </w:rPr>
          </w:rPrChange>
        </w:rPr>
        <w:pPrChange w:id="45" w:author="Penny Patterson" w:date="2026-03-17T11:14:00Z" w16du:dateUtc="2026-03-17T15:14:00Z">
          <w:pPr>
            <w:numPr>
              <w:numId w:val="11"/>
            </w:numPr>
            <w:tabs>
              <w:tab w:val="num" w:pos="720"/>
            </w:tabs>
            <w:spacing w:before="100" w:beforeAutospacing="1" w:after="100" w:afterAutospacing="1"/>
            <w:ind w:left="720" w:hanging="360"/>
          </w:pPr>
        </w:pPrChange>
      </w:pPr>
      <w:ins w:id="46" w:author="Penny Patterson" w:date="2026-03-17T11:14:00Z" w16du:dateUtc="2026-03-17T15:14:00Z">
        <w:r w:rsidRPr="00D800FA">
          <w:rPr>
            <w:rFonts w:asciiTheme="minorHAnsi" w:hAnsiTheme="minorHAnsi" w:cstheme="minorHAnsi"/>
            <w:color w:val="auto"/>
            <w:sz w:val="22"/>
            <w:szCs w:val="22"/>
            <w:rPrChange w:id="47" w:author="Penny Patterson" w:date="2026-03-17T11:14:00Z" w16du:dateUtc="2026-03-17T15:14:00Z">
              <w:rPr>
                <w:rFonts w:ascii="Times New Roman" w:hAnsi="Times New Roman"/>
                <w:color w:val="auto"/>
                <w:sz w:val="24"/>
                <w:szCs w:val="24"/>
                <w:lang w:eastAsia="zh-CN"/>
              </w:rPr>
            </w:rPrChange>
          </w:rPr>
          <w:t>Remove all tools from the area</w:t>
        </w:r>
      </w:ins>
    </w:p>
    <w:p w14:paraId="432DE2BA" w14:textId="77777777" w:rsidR="00D800FA" w:rsidRPr="00D800FA" w:rsidRDefault="00D800FA">
      <w:pPr>
        <w:pStyle w:val="ListParagraph"/>
        <w:numPr>
          <w:ilvl w:val="0"/>
          <w:numId w:val="12"/>
        </w:numPr>
        <w:spacing w:before="100" w:beforeAutospacing="1" w:after="100" w:afterAutospacing="1"/>
        <w:rPr>
          <w:ins w:id="48" w:author="Penny Patterson" w:date="2026-03-17T11:14:00Z" w16du:dateUtc="2026-03-17T15:14:00Z"/>
          <w:rFonts w:asciiTheme="minorHAnsi" w:hAnsiTheme="minorHAnsi" w:cstheme="minorHAnsi"/>
          <w:color w:val="auto"/>
          <w:sz w:val="22"/>
          <w:szCs w:val="22"/>
          <w:rPrChange w:id="49" w:author="Penny Patterson" w:date="2026-03-17T11:14:00Z" w16du:dateUtc="2026-03-17T15:14:00Z">
            <w:rPr>
              <w:ins w:id="50" w:author="Penny Patterson" w:date="2026-03-17T11:14:00Z" w16du:dateUtc="2026-03-17T15:14:00Z"/>
              <w:rFonts w:ascii="Times New Roman" w:hAnsi="Times New Roman"/>
              <w:color w:val="auto"/>
              <w:sz w:val="24"/>
              <w:szCs w:val="24"/>
              <w:lang w:eastAsia="zh-CN"/>
            </w:rPr>
          </w:rPrChange>
        </w:rPr>
        <w:pPrChange w:id="51" w:author="Penny Patterson" w:date="2026-03-17T11:14:00Z" w16du:dateUtc="2026-03-17T15:14:00Z">
          <w:pPr>
            <w:numPr>
              <w:numId w:val="11"/>
            </w:numPr>
            <w:tabs>
              <w:tab w:val="num" w:pos="720"/>
            </w:tabs>
            <w:spacing w:before="100" w:beforeAutospacing="1" w:after="100" w:afterAutospacing="1"/>
            <w:ind w:left="720" w:hanging="360"/>
          </w:pPr>
        </w:pPrChange>
      </w:pPr>
      <w:ins w:id="52" w:author="Penny Patterson" w:date="2026-03-17T11:14:00Z" w16du:dateUtc="2026-03-17T15:14:00Z">
        <w:r w:rsidRPr="00D800FA">
          <w:rPr>
            <w:rFonts w:asciiTheme="minorHAnsi" w:hAnsiTheme="minorHAnsi" w:cstheme="minorHAnsi"/>
            <w:color w:val="auto"/>
            <w:sz w:val="22"/>
            <w:szCs w:val="22"/>
            <w:rPrChange w:id="53" w:author="Penny Patterson" w:date="2026-03-17T11:14:00Z" w16du:dateUtc="2026-03-17T15:14:00Z">
              <w:rPr>
                <w:rFonts w:ascii="Times New Roman" w:hAnsi="Times New Roman"/>
                <w:color w:val="auto"/>
                <w:sz w:val="24"/>
                <w:szCs w:val="24"/>
                <w:lang w:eastAsia="zh-CN"/>
              </w:rPr>
            </w:rPrChange>
          </w:rPr>
          <w:t>Account for all parts and materials used</w:t>
        </w:r>
      </w:ins>
    </w:p>
    <w:p w14:paraId="525FCFD0" w14:textId="77777777" w:rsidR="00D800FA" w:rsidRPr="00D800FA" w:rsidRDefault="00D800FA">
      <w:pPr>
        <w:pStyle w:val="ListParagraph"/>
        <w:numPr>
          <w:ilvl w:val="0"/>
          <w:numId w:val="12"/>
        </w:numPr>
        <w:spacing w:before="100" w:beforeAutospacing="1" w:after="100" w:afterAutospacing="1"/>
        <w:rPr>
          <w:ins w:id="54" w:author="Penny Patterson" w:date="2026-03-17T11:14:00Z" w16du:dateUtc="2026-03-17T15:14:00Z"/>
          <w:rFonts w:asciiTheme="minorHAnsi" w:hAnsiTheme="minorHAnsi" w:cstheme="minorHAnsi"/>
          <w:color w:val="auto"/>
          <w:sz w:val="22"/>
          <w:szCs w:val="22"/>
          <w:rPrChange w:id="55" w:author="Penny Patterson" w:date="2026-03-17T11:14:00Z" w16du:dateUtc="2026-03-17T15:14:00Z">
            <w:rPr>
              <w:ins w:id="56" w:author="Penny Patterson" w:date="2026-03-17T11:14:00Z" w16du:dateUtc="2026-03-17T15:14:00Z"/>
              <w:rFonts w:ascii="Times New Roman" w:hAnsi="Times New Roman"/>
              <w:color w:val="auto"/>
              <w:sz w:val="24"/>
              <w:szCs w:val="24"/>
              <w:lang w:eastAsia="zh-CN"/>
            </w:rPr>
          </w:rPrChange>
        </w:rPr>
        <w:pPrChange w:id="57" w:author="Penny Patterson" w:date="2026-03-17T11:14:00Z" w16du:dateUtc="2026-03-17T15:14:00Z">
          <w:pPr>
            <w:numPr>
              <w:numId w:val="11"/>
            </w:numPr>
            <w:tabs>
              <w:tab w:val="num" w:pos="720"/>
            </w:tabs>
            <w:spacing w:before="100" w:beforeAutospacing="1" w:after="100" w:afterAutospacing="1"/>
            <w:ind w:left="720" w:hanging="360"/>
          </w:pPr>
        </w:pPrChange>
      </w:pPr>
      <w:ins w:id="58" w:author="Penny Patterson" w:date="2026-03-17T11:14:00Z" w16du:dateUtc="2026-03-17T15:14:00Z">
        <w:r w:rsidRPr="00D800FA">
          <w:rPr>
            <w:rFonts w:asciiTheme="minorHAnsi" w:hAnsiTheme="minorHAnsi" w:cstheme="minorHAnsi"/>
            <w:color w:val="auto"/>
            <w:sz w:val="22"/>
            <w:szCs w:val="22"/>
            <w:rPrChange w:id="59" w:author="Penny Patterson" w:date="2026-03-17T11:14:00Z" w16du:dateUtc="2026-03-17T15:14:00Z">
              <w:rPr>
                <w:rFonts w:ascii="Times New Roman" w:hAnsi="Times New Roman"/>
                <w:color w:val="auto"/>
                <w:sz w:val="24"/>
                <w:szCs w:val="24"/>
                <w:lang w:eastAsia="zh-CN"/>
              </w:rPr>
            </w:rPrChange>
          </w:rPr>
          <w:t>Check the area to ensure nothing is left behind</w:t>
        </w:r>
      </w:ins>
    </w:p>
    <w:p w14:paraId="1A1E5E59" w14:textId="3DADA24A" w:rsidR="00D800FA" w:rsidRPr="00BA3930" w:rsidRDefault="00D800FA" w:rsidP="00D800FA">
      <w:pPr>
        <w:spacing w:before="100" w:beforeAutospacing="1" w:after="100" w:afterAutospacing="1"/>
        <w:rPr>
          <w:rFonts w:asciiTheme="minorHAnsi" w:hAnsiTheme="minorHAnsi" w:cstheme="minorHAnsi"/>
          <w:color w:val="auto"/>
          <w:sz w:val="22"/>
          <w:szCs w:val="22"/>
        </w:rPr>
      </w:pPr>
      <w:ins w:id="60" w:author="Penny Patterson" w:date="2026-03-17T11:14:00Z" w16du:dateUtc="2026-03-17T15:14:00Z">
        <w:r w:rsidRPr="00D800FA">
          <w:rPr>
            <w:rFonts w:asciiTheme="minorHAnsi" w:hAnsiTheme="minorHAnsi" w:cstheme="minorHAnsi"/>
            <w:color w:val="auto"/>
            <w:sz w:val="22"/>
            <w:szCs w:val="22"/>
            <w:rPrChange w:id="61" w:author="Penny Patterson" w:date="2026-03-17T11:14:00Z" w16du:dateUtc="2026-03-17T15:14:00Z">
              <w:rPr>
                <w:rFonts w:ascii="Times New Roman" w:hAnsi="Times New Roman"/>
                <w:color w:val="auto"/>
                <w:sz w:val="24"/>
                <w:szCs w:val="24"/>
                <w:lang w:eastAsia="zh-CN"/>
              </w:rPr>
            </w:rPrChange>
          </w:rPr>
          <w:t>If any tool or part is missing, production must not resume until it is found or addressed.</w:t>
        </w:r>
      </w:ins>
    </w:p>
    <w:p w14:paraId="623BA4C9" w14:textId="77777777" w:rsidR="00E9205E" w:rsidRPr="00E9205E" w:rsidRDefault="000E1B09" w:rsidP="00E9205E">
      <w:pPr>
        <w:spacing w:before="100" w:beforeAutospacing="1" w:after="100" w:afterAutospacing="1"/>
        <w:rPr>
          <w:rFonts w:asciiTheme="minorHAnsi" w:hAnsiTheme="minorHAnsi" w:cstheme="minorHAnsi"/>
          <w:color w:val="auto"/>
          <w:sz w:val="22"/>
          <w:szCs w:val="22"/>
        </w:rPr>
      </w:pPr>
      <w:r w:rsidRPr="000E1B09">
        <w:rPr>
          <w:rFonts w:asciiTheme="minorHAnsi" w:hAnsiTheme="minorHAnsi" w:cstheme="minorHAnsi"/>
          <w:color w:val="auto"/>
          <w:sz w:val="24"/>
          <w:szCs w:val="24"/>
          <w:u w:val="single"/>
        </w:rPr>
        <w:lastRenderedPageBreak/>
        <w:t>Contractor Control</w:t>
      </w:r>
      <w:r w:rsidRPr="000E1B09">
        <w:rPr>
          <w:rFonts w:asciiTheme="minorHAnsi" w:hAnsiTheme="minorHAnsi" w:cstheme="minorHAnsi"/>
          <w:color w:val="auto"/>
          <w:sz w:val="24"/>
          <w:szCs w:val="24"/>
        </w:rPr>
        <w:br/>
      </w:r>
      <w:r w:rsidRPr="00E2067B">
        <w:rPr>
          <w:rFonts w:asciiTheme="minorHAnsi" w:hAnsiTheme="minorHAnsi" w:cstheme="minorHAnsi"/>
          <w:color w:val="auto"/>
          <w:sz w:val="24"/>
          <w:szCs w:val="24"/>
        </w:rPr>
        <w:br/>
      </w:r>
      <w:r w:rsidR="00E9205E" w:rsidRPr="00E9205E">
        <w:rPr>
          <w:rFonts w:asciiTheme="minorHAnsi" w:hAnsiTheme="minorHAnsi" w:cstheme="minorHAnsi"/>
          <w:color w:val="auto"/>
          <w:sz w:val="22"/>
          <w:szCs w:val="22"/>
        </w:rPr>
        <w:t>All contractors must:</w:t>
      </w:r>
    </w:p>
    <w:p w14:paraId="252D975A" w14:textId="77777777" w:rsidR="00E9205E" w:rsidRPr="00E9205E" w:rsidRDefault="00E9205E">
      <w:pPr>
        <w:numPr>
          <w:ilvl w:val="0"/>
          <w:numId w:val="6"/>
        </w:numPr>
        <w:spacing w:before="100" w:beforeAutospacing="1" w:after="100" w:afterAutospacing="1"/>
        <w:rPr>
          <w:rFonts w:asciiTheme="minorHAnsi" w:hAnsiTheme="minorHAnsi" w:cstheme="minorHAnsi"/>
          <w:color w:val="auto"/>
          <w:sz w:val="22"/>
          <w:szCs w:val="22"/>
        </w:rPr>
      </w:pPr>
      <w:r w:rsidRPr="00E9205E">
        <w:rPr>
          <w:rFonts w:asciiTheme="minorHAnsi" w:hAnsiTheme="minorHAnsi" w:cstheme="minorHAnsi"/>
          <w:color w:val="auto"/>
          <w:sz w:val="22"/>
          <w:szCs w:val="22"/>
        </w:rPr>
        <w:t>Sign in upon arrival.</w:t>
      </w:r>
    </w:p>
    <w:p w14:paraId="6114137D" w14:textId="77777777" w:rsidR="00E9205E" w:rsidRPr="00E9205E" w:rsidRDefault="00E9205E">
      <w:pPr>
        <w:numPr>
          <w:ilvl w:val="0"/>
          <w:numId w:val="6"/>
        </w:numPr>
        <w:spacing w:before="100" w:beforeAutospacing="1" w:after="100" w:afterAutospacing="1"/>
        <w:rPr>
          <w:rFonts w:asciiTheme="minorHAnsi" w:hAnsiTheme="minorHAnsi" w:cstheme="minorHAnsi"/>
          <w:color w:val="auto"/>
          <w:sz w:val="22"/>
          <w:szCs w:val="22"/>
        </w:rPr>
      </w:pPr>
      <w:r w:rsidRPr="00E9205E">
        <w:rPr>
          <w:rFonts w:asciiTheme="minorHAnsi" w:hAnsiTheme="minorHAnsi" w:cstheme="minorHAnsi"/>
          <w:color w:val="auto"/>
          <w:sz w:val="22"/>
          <w:szCs w:val="22"/>
        </w:rPr>
        <w:t>Follow site GMP and hygiene requirements.</w:t>
      </w:r>
    </w:p>
    <w:p w14:paraId="5A3C7A4D" w14:textId="3BB0D486" w:rsidR="00E9205E" w:rsidRPr="00E9205E" w:rsidRDefault="00E9205E">
      <w:pPr>
        <w:numPr>
          <w:ilvl w:val="0"/>
          <w:numId w:val="6"/>
        </w:numPr>
        <w:spacing w:before="100" w:beforeAutospacing="1" w:after="100" w:afterAutospacing="1"/>
        <w:rPr>
          <w:rFonts w:asciiTheme="minorHAnsi" w:hAnsiTheme="minorHAnsi" w:cstheme="minorHAnsi"/>
          <w:color w:val="auto"/>
          <w:sz w:val="22"/>
          <w:szCs w:val="22"/>
        </w:rPr>
      </w:pPr>
      <w:r w:rsidRPr="00E9205E">
        <w:rPr>
          <w:rFonts w:asciiTheme="minorHAnsi" w:hAnsiTheme="minorHAnsi" w:cstheme="minorHAnsi"/>
          <w:color w:val="auto"/>
          <w:sz w:val="22"/>
          <w:szCs w:val="22"/>
        </w:rPr>
        <w:t xml:space="preserve">Be supervised </w:t>
      </w:r>
      <w:commentRangeStart w:id="62"/>
      <w:commentRangeStart w:id="63"/>
      <w:del w:id="64" w:author="Penny Patterson" w:date="2026-03-17T11:24:00Z" w16du:dateUtc="2026-03-17T15:24:00Z">
        <w:r w:rsidRPr="00E9205E" w:rsidDel="006005C3">
          <w:rPr>
            <w:rFonts w:asciiTheme="minorHAnsi" w:hAnsiTheme="minorHAnsi" w:cstheme="minorHAnsi"/>
            <w:color w:val="auto"/>
            <w:sz w:val="22"/>
            <w:szCs w:val="22"/>
          </w:rPr>
          <w:delText xml:space="preserve">or trained in food safety expectations </w:delText>
        </w:r>
        <w:commentRangeEnd w:id="62"/>
        <w:r w:rsidR="009F2956" w:rsidRPr="00E9205E" w:rsidDel="006005C3">
          <w:rPr>
            <w:rStyle w:val="CommentReference"/>
            <w:rFonts w:asciiTheme="minorHAnsi" w:hAnsiTheme="minorHAnsi" w:cstheme="minorHAnsi"/>
            <w:color w:val="auto"/>
            <w:sz w:val="22"/>
            <w:szCs w:val="22"/>
          </w:rPr>
          <w:commentReference w:id="62"/>
        </w:r>
      </w:del>
      <w:commentRangeEnd w:id="63"/>
      <w:r w:rsidR="006005C3" w:rsidRPr="00E9205E">
        <w:rPr>
          <w:rStyle w:val="CommentReference"/>
          <w:rFonts w:asciiTheme="minorHAnsi" w:hAnsiTheme="minorHAnsi" w:cstheme="minorHAnsi"/>
          <w:color w:val="auto"/>
          <w:sz w:val="22"/>
          <w:szCs w:val="22"/>
        </w:rPr>
        <w:commentReference w:id="63"/>
      </w:r>
      <w:r w:rsidRPr="00E9205E">
        <w:rPr>
          <w:rFonts w:asciiTheme="minorHAnsi" w:hAnsiTheme="minorHAnsi" w:cstheme="minorHAnsi"/>
          <w:color w:val="auto"/>
          <w:sz w:val="22"/>
          <w:szCs w:val="22"/>
        </w:rPr>
        <w:t>while in production areas.</w:t>
      </w:r>
    </w:p>
    <w:p w14:paraId="5D2CB848" w14:textId="77777777" w:rsidR="00E9205E" w:rsidRPr="00E9205E" w:rsidRDefault="00E9205E">
      <w:pPr>
        <w:numPr>
          <w:ilvl w:val="0"/>
          <w:numId w:val="6"/>
        </w:numPr>
        <w:spacing w:before="100" w:beforeAutospacing="1" w:after="100" w:afterAutospacing="1"/>
        <w:rPr>
          <w:rFonts w:asciiTheme="minorHAnsi" w:hAnsiTheme="minorHAnsi" w:cstheme="minorHAnsi"/>
          <w:color w:val="auto"/>
          <w:sz w:val="22"/>
          <w:szCs w:val="22"/>
        </w:rPr>
      </w:pPr>
      <w:r w:rsidRPr="00E9205E">
        <w:rPr>
          <w:rFonts w:asciiTheme="minorHAnsi" w:hAnsiTheme="minorHAnsi" w:cstheme="minorHAnsi"/>
          <w:color w:val="auto"/>
          <w:sz w:val="22"/>
          <w:szCs w:val="22"/>
        </w:rPr>
        <w:t>Obtain approval before starting work.</w:t>
      </w:r>
    </w:p>
    <w:p w14:paraId="17A699F8" w14:textId="77777777" w:rsidR="00E9205E" w:rsidRPr="00E9205E" w:rsidRDefault="00E9205E" w:rsidP="00E9205E">
      <w:pPr>
        <w:spacing w:before="100" w:beforeAutospacing="1" w:after="100" w:afterAutospacing="1"/>
        <w:rPr>
          <w:rFonts w:asciiTheme="minorHAnsi" w:hAnsiTheme="minorHAnsi" w:cstheme="minorHAnsi"/>
          <w:color w:val="auto"/>
          <w:sz w:val="22"/>
          <w:szCs w:val="22"/>
        </w:rPr>
      </w:pPr>
      <w:r w:rsidRPr="00E9205E">
        <w:rPr>
          <w:rFonts w:asciiTheme="minorHAnsi" w:hAnsiTheme="minorHAnsi" w:cstheme="minorHAnsi"/>
          <w:color w:val="auto"/>
          <w:sz w:val="22"/>
          <w:szCs w:val="22"/>
        </w:rPr>
        <w:t>Any disturbance to overhead fixtures, lighting, or structural components is inspected prior to release of the area.</w:t>
      </w:r>
    </w:p>
    <w:p w14:paraId="68B7AB78" w14:textId="6D6D8393" w:rsidR="000E1B09" w:rsidRPr="00E94788" w:rsidRDefault="000E1B09" w:rsidP="00E94788">
      <w:pPr>
        <w:spacing w:before="100" w:beforeAutospacing="1" w:after="100" w:afterAutospacing="1"/>
        <w:rPr>
          <w:rFonts w:asciiTheme="minorHAnsi" w:hAnsiTheme="minorHAnsi" w:cstheme="minorHAnsi"/>
          <w:color w:val="auto"/>
          <w:sz w:val="24"/>
          <w:szCs w:val="24"/>
        </w:rPr>
      </w:pPr>
    </w:p>
    <w:p w14:paraId="342DCD61" w14:textId="77777777" w:rsidR="0056247C" w:rsidRPr="0056247C" w:rsidRDefault="000E1B09" w:rsidP="0056247C">
      <w:pPr>
        <w:spacing w:before="100" w:beforeAutospacing="1" w:after="100" w:afterAutospacing="1"/>
        <w:rPr>
          <w:rFonts w:asciiTheme="minorHAnsi" w:hAnsiTheme="minorHAnsi" w:cstheme="minorHAnsi"/>
          <w:color w:val="auto"/>
          <w:sz w:val="22"/>
          <w:szCs w:val="22"/>
        </w:rPr>
      </w:pPr>
      <w:r w:rsidRPr="000E1B09">
        <w:rPr>
          <w:rFonts w:asciiTheme="minorHAnsi" w:hAnsiTheme="minorHAnsi" w:cstheme="minorHAnsi"/>
          <w:color w:val="auto"/>
          <w:sz w:val="24"/>
          <w:szCs w:val="24"/>
          <w:u w:val="single"/>
        </w:rPr>
        <w:t>Critical Supply Management</w:t>
      </w:r>
      <w:r w:rsidRPr="000E1B09">
        <w:rPr>
          <w:rFonts w:asciiTheme="minorHAnsi" w:hAnsiTheme="minorHAnsi" w:cstheme="minorHAnsi"/>
          <w:color w:val="auto"/>
          <w:sz w:val="24"/>
          <w:szCs w:val="24"/>
        </w:rPr>
        <w:br/>
      </w:r>
      <w:r w:rsidRPr="00E2067B">
        <w:rPr>
          <w:rFonts w:asciiTheme="minorHAnsi" w:hAnsiTheme="minorHAnsi" w:cstheme="minorHAnsi"/>
          <w:color w:val="auto"/>
          <w:sz w:val="24"/>
          <w:szCs w:val="24"/>
        </w:rPr>
        <w:br/>
      </w:r>
      <w:r w:rsidR="0056247C" w:rsidRPr="0056247C">
        <w:rPr>
          <w:rFonts w:asciiTheme="minorHAnsi" w:hAnsiTheme="minorHAnsi" w:cstheme="minorHAnsi"/>
          <w:color w:val="auto"/>
          <w:sz w:val="22"/>
          <w:szCs w:val="22"/>
        </w:rPr>
        <w:t>The Operations Manager monitors essential utilities including:</w:t>
      </w:r>
    </w:p>
    <w:p w14:paraId="5C2CDC27" w14:textId="77777777" w:rsidR="0056247C" w:rsidRPr="0056247C" w:rsidRDefault="0056247C">
      <w:pPr>
        <w:numPr>
          <w:ilvl w:val="0"/>
          <w:numId w:val="7"/>
        </w:numPr>
        <w:spacing w:before="100" w:beforeAutospacing="1" w:after="100" w:afterAutospacing="1"/>
        <w:rPr>
          <w:rFonts w:asciiTheme="minorHAnsi" w:hAnsiTheme="minorHAnsi" w:cstheme="minorHAnsi"/>
          <w:color w:val="auto"/>
          <w:sz w:val="22"/>
          <w:szCs w:val="22"/>
        </w:rPr>
      </w:pPr>
      <w:r w:rsidRPr="0056247C">
        <w:rPr>
          <w:rFonts w:asciiTheme="minorHAnsi" w:hAnsiTheme="minorHAnsi" w:cstheme="minorHAnsi"/>
          <w:color w:val="auto"/>
          <w:sz w:val="22"/>
          <w:szCs w:val="22"/>
        </w:rPr>
        <w:t>Water</w:t>
      </w:r>
    </w:p>
    <w:p w14:paraId="58BA8677" w14:textId="7D3CED1A" w:rsidR="0056247C" w:rsidRPr="0056247C" w:rsidRDefault="0056247C">
      <w:pPr>
        <w:numPr>
          <w:ilvl w:val="0"/>
          <w:numId w:val="7"/>
        </w:numPr>
        <w:spacing w:before="100" w:beforeAutospacing="1" w:after="100" w:afterAutospacing="1"/>
        <w:rPr>
          <w:rFonts w:asciiTheme="minorHAnsi" w:hAnsiTheme="minorHAnsi" w:cstheme="minorHAnsi"/>
          <w:color w:val="auto"/>
          <w:sz w:val="22"/>
          <w:szCs w:val="22"/>
        </w:rPr>
      </w:pPr>
      <w:r w:rsidRPr="0056247C">
        <w:rPr>
          <w:rFonts w:asciiTheme="minorHAnsi" w:hAnsiTheme="minorHAnsi" w:cstheme="minorHAnsi"/>
          <w:color w:val="auto"/>
          <w:sz w:val="22"/>
          <w:szCs w:val="22"/>
        </w:rPr>
        <w:t>Electricity</w:t>
      </w:r>
    </w:p>
    <w:p w14:paraId="06C57833" w14:textId="77777777" w:rsidR="0056247C" w:rsidRPr="0056247C" w:rsidRDefault="0056247C">
      <w:pPr>
        <w:numPr>
          <w:ilvl w:val="0"/>
          <w:numId w:val="7"/>
        </w:numPr>
        <w:spacing w:before="100" w:beforeAutospacing="1" w:after="100" w:afterAutospacing="1"/>
        <w:rPr>
          <w:rFonts w:asciiTheme="minorHAnsi" w:hAnsiTheme="minorHAnsi" w:cstheme="minorHAnsi"/>
          <w:color w:val="auto"/>
          <w:sz w:val="22"/>
          <w:szCs w:val="22"/>
        </w:rPr>
      </w:pPr>
      <w:r w:rsidRPr="0056247C">
        <w:rPr>
          <w:rFonts w:asciiTheme="minorHAnsi" w:hAnsiTheme="minorHAnsi" w:cstheme="minorHAnsi"/>
          <w:color w:val="auto"/>
          <w:sz w:val="22"/>
          <w:szCs w:val="22"/>
        </w:rPr>
        <w:t>Compressed air</w:t>
      </w:r>
    </w:p>
    <w:p w14:paraId="6939F840" w14:textId="45CA3BD0" w:rsidR="000E1B09" w:rsidRPr="0056247C" w:rsidRDefault="0056247C" w:rsidP="000E1B09">
      <w:pPr>
        <w:spacing w:before="100" w:beforeAutospacing="1" w:after="100" w:afterAutospacing="1"/>
        <w:rPr>
          <w:rFonts w:asciiTheme="minorHAnsi" w:hAnsiTheme="minorHAnsi" w:cstheme="minorHAnsi"/>
          <w:color w:val="auto"/>
          <w:sz w:val="22"/>
          <w:szCs w:val="22"/>
        </w:rPr>
      </w:pPr>
      <w:r w:rsidRPr="0056247C">
        <w:rPr>
          <w:rFonts w:asciiTheme="minorHAnsi" w:hAnsiTheme="minorHAnsi" w:cstheme="minorHAnsi"/>
          <w:color w:val="auto"/>
          <w:sz w:val="22"/>
          <w:szCs w:val="22"/>
        </w:rPr>
        <w:t>Contingency plans are in place to address service interruptions that may impact food safety or production.</w:t>
      </w:r>
    </w:p>
    <w:p w14:paraId="15DA13B4" w14:textId="2EE21A36" w:rsidR="00E94788" w:rsidRDefault="000E1B09" w:rsidP="00E94788">
      <w:pPr>
        <w:spacing w:before="100" w:beforeAutospacing="1" w:after="100" w:afterAutospacing="1"/>
        <w:rPr>
          <w:rFonts w:asciiTheme="minorHAnsi" w:hAnsiTheme="minorHAnsi" w:cstheme="minorHAnsi"/>
          <w:color w:val="auto"/>
          <w:sz w:val="24"/>
          <w:szCs w:val="24"/>
        </w:rPr>
      </w:pPr>
      <w:r w:rsidRPr="00E94788">
        <w:rPr>
          <w:rFonts w:asciiTheme="minorHAnsi" w:hAnsiTheme="minorHAnsi" w:cstheme="minorHAnsi"/>
          <w:color w:val="auto"/>
          <w:sz w:val="24"/>
          <w:szCs w:val="24"/>
          <w:u w:val="single"/>
        </w:rPr>
        <w:t>Verification of Standards</w:t>
      </w:r>
    </w:p>
    <w:p w14:paraId="0CF5D9B4" w14:textId="77777777" w:rsidR="00E94788" w:rsidRPr="00E94788" w:rsidRDefault="008662AA">
      <w:pPr>
        <w:pStyle w:val="ListParagraph"/>
        <w:numPr>
          <w:ilvl w:val="0"/>
          <w:numId w:val="8"/>
        </w:numPr>
        <w:spacing w:before="100" w:beforeAutospacing="1" w:after="100" w:afterAutospacing="1"/>
        <w:rPr>
          <w:rFonts w:asciiTheme="minorHAnsi" w:hAnsiTheme="minorHAnsi" w:cstheme="minorHAnsi"/>
          <w:color w:val="auto"/>
          <w:sz w:val="22"/>
          <w:szCs w:val="22"/>
        </w:rPr>
      </w:pPr>
      <w:r w:rsidRPr="00E94788">
        <w:rPr>
          <w:rFonts w:asciiTheme="minorHAnsi" w:hAnsiTheme="minorHAnsi" w:cstheme="minorHAnsi"/>
          <w:color w:val="auto"/>
          <w:sz w:val="22"/>
          <w:szCs w:val="22"/>
        </w:rPr>
        <w:t>Internal GMP and maintenance inspections are conducted monthly.</w:t>
      </w:r>
    </w:p>
    <w:p w14:paraId="229F007D" w14:textId="77777777" w:rsidR="00E94788" w:rsidRPr="00E94788" w:rsidRDefault="008662AA">
      <w:pPr>
        <w:pStyle w:val="ListParagraph"/>
        <w:numPr>
          <w:ilvl w:val="0"/>
          <w:numId w:val="8"/>
        </w:numPr>
        <w:spacing w:before="100" w:beforeAutospacing="1" w:after="100" w:afterAutospacing="1"/>
        <w:rPr>
          <w:rFonts w:asciiTheme="minorHAnsi" w:hAnsiTheme="minorHAnsi" w:cstheme="minorHAnsi"/>
          <w:color w:val="auto"/>
          <w:sz w:val="22"/>
          <w:szCs w:val="22"/>
        </w:rPr>
      </w:pPr>
      <w:r w:rsidRPr="00E94788">
        <w:rPr>
          <w:rFonts w:asciiTheme="minorHAnsi" w:hAnsiTheme="minorHAnsi" w:cstheme="minorHAnsi"/>
          <w:color w:val="auto"/>
          <w:sz w:val="22"/>
          <w:szCs w:val="22"/>
        </w:rPr>
        <w:t>Preventive Maintenance records are reviewed for completion.</w:t>
      </w:r>
    </w:p>
    <w:p w14:paraId="471140D8" w14:textId="77777777" w:rsidR="00E94788" w:rsidRPr="00E94788" w:rsidRDefault="008662AA">
      <w:pPr>
        <w:pStyle w:val="ListParagraph"/>
        <w:numPr>
          <w:ilvl w:val="0"/>
          <w:numId w:val="8"/>
        </w:numPr>
        <w:spacing w:before="100" w:beforeAutospacing="1" w:after="100" w:afterAutospacing="1"/>
        <w:rPr>
          <w:rFonts w:asciiTheme="minorHAnsi" w:hAnsiTheme="minorHAnsi" w:cstheme="minorHAnsi"/>
          <w:color w:val="auto"/>
          <w:sz w:val="22"/>
          <w:szCs w:val="22"/>
        </w:rPr>
      </w:pPr>
      <w:r w:rsidRPr="00E94788">
        <w:rPr>
          <w:rFonts w:asciiTheme="minorHAnsi" w:hAnsiTheme="minorHAnsi" w:cstheme="minorHAnsi"/>
          <w:color w:val="auto"/>
          <w:sz w:val="22"/>
          <w:szCs w:val="22"/>
        </w:rPr>
        <w:t>Pre-operational inspections verify cleanliness after maintenance activities.</w:t>
      </w:r>
    </w:p>
    <w:p w14:paraId="6FF5B166" w14:textId="3A3E23AB" w:rsidR="000E1B09" w:rsidRPr="001D61EB" w:rsidRDefault="008662AA">
      <w:pPr>
        <w:pStyle w:val="ListParagraph"/>
        <w:numPr>
          <w:ilvl w:val="0"/>
          <w:numId w:val="8"/>
        </w:numPr>
        <w:spacing w:before="100" w:beforeAutospacing="1" w:after="100" w:afterAutospacing="1"/>
        <w:rPr>
          <w:rFonts w:asciiTheme="minorHAnsi" w:hAnsiTheme="minorHAnsi" w:cstheme="minorHAnsi"/>
          <w:color w:val="auto"/>
          <w:sz w:val="22"/>
          <w:szCs w:val="22"/>
        </w:rPr>
      </w:pPr>
      <w:r w:rsidRPr="00E94788">
        <w:rPr>
          <w:rFonts w:asciiTheme="minorHAnsi" w:hAnsiTheme="minorHAnsi" w:cstheme="minorHAnsi"/>
          <w:color w:val="auto"/>
          <w:sz w:val="22"/>
          <w:szCs w:val="22"/>
        </w:rPr>
        <w:t>Where required, microbiological or environmental monitoring may be conducted following major repairs.</w:t>
      </w:r>
    </w:p>
    <w:p w14:paraId="3FA38373" w14:textId="77777777" w:rsidR="000E1B09" w:rsidRPr="000E1B09" w:rsidRDefault="000E1B09" w:rsidP="000E1B09">
      <w:pPr>
        <w:spacing w:before="100" w:beforeAutospacing="1" w:after="100" w:afterAutospacing="1"/>
        <w:rPr>
          <w:rFonts w:asciiTheme="minorHAnsi" w:hAnsiTheme="minorHAnsi" w:cstheme="minorHAnsi"/>
          <w:color w:val="auto"/>
          <w:sz w:val="24"/>
          <w:szCs w:val="24"/>
          <w:u w:val="single"/>
        </w:rPr>
      </w:pPr>
      <w:r w:rsidRPr="000E1B09">
        <w:rPr>
          <w:rFonts w:asciiTheme="minorHAnsi" w:hAnsiTheme="minorHAnsi" w:cstheme="minorHAnsi"/>
          <w:color w:val="auto"/>
          <w:sz w:val="24"/>
          <w:szCs w:val="24"/>
          <w:u w:val="single"/>
        </w:rPr>
        <w:t>Responsibilities</w:t>
      </w:r>
    </w:p>
    <w:p w14:paraId="35D5FE13" w14:textId="77777777" w:rsidR="001D61EB" w:rsidRPr="001D61EB" w:rsidRDefault="001D61EB" w:rsidP="001D61EB">
      <w:pPr>
        <w:rPr>
          <w:rFonts w:asciiTheme="minorHAnsi" w:hAnsiTheme="minorHAnsi" w:cstheme="minorHAnsi"/>
          <w:color w:val="auto"/>
          <w:sz w:val="22"/>
          <w:szCs w:val="22"/>
        </w:rPr>
      </w:pPr>
      <w:r w:rsidRPr="001D61EB">
        <w:rPr>
          <w:rFonts w:asciiTheme="minorHAnsi" w:hAnsiTheme="minorHAnsi" w:cstheme="minorHAnsi"/>
          <w:color w:val="auto"/>
          <w:sz w:val="22"/>
          <w:szCs w:val="22"/>
        </w:rPr>
        <w:t>Chief Operations Officer (COO)</w:t>
      </w:r>
    </w:p>
    <w:p w14:paraId="6D80E5A2" w14:textId="77777777" w:rsidR="001D61EB" w:rsidRPr="001D61EB" w:rsidRDefault="001D61EB">
      <w:pPr>
        <w:numPr>
          <w:ilvl w:val="0"/>
          <w:numId w:val="9"/>
        </w:numPr>
        <w:rPr>
          <w:rFonts w:asciiTheme="minorHAnsi" w:hAnsiTheme="minorHAnsi" w:cstheme="minorHAnsi"/>
          <w:color w:val="auto"/>
          <w:sz w:val="22"/>
          <w:szCs w:val="22"/>
        </w:rPr>
      </w:pPr>
      <w:r w:rsidRPr="001D61EB">
        <w:rPr>
          <w:rFonts w:asciiTheme="minorHAnsi" w:hAnsiTheme="minorHAnsi" w:cstheme="minorHAnsi"/>
          <w:color w:val="auto"/>
          <w:sz w:val="22"/>
          <w:szCs w:val="22"/>
        </w:rPr>
        <w:t>Oversees the Repairs and Maintenance Program</w:t>
      </w:r>
    </w:p>
    <w:p w14:paraId="04F663AD" w14:textId="77777777" w:rsidR="001D61EB" w:rsidRPr="001D61EB" w:rsidRDefault="001D61EB">
      <w:pPr>
        <w:numPr>
          <w:ilvl w:val="0"/>
          <w:numId w:val="9"/>
        </w:numPr>
        <w:rPr>
          <w:rFonts w:asciiTheme="minorHAnsi" w:hAnsiTheme="minorHAnsi" w:cstheme="minorHAnsi"/>
          <w:color w:val="auto"/>
          <w:sz w:val="22"/>
          <w:szCs w:val="22"/>
        </w:rPr>
      </w:pPr>
      <w:r w:rsidRPr="001D61EB">
        <w:rPr>
          <w:rFonts w:asciiTheme="minorHAnsi" w:hAnsiTheme="minorHAnsi" w:cstheme="minorHAnsi"/>
          <w:color w:val="auto"/>
          <w:sz w:val="22"/>
          <w:szCs w:val="22"/>
        </w:rPr>
        <w:t>Conducts or verifies pre-operational inspections</w:t>
      </w:r>
    </w:p>
    <w:p w14:paraId="7B5AA602" w14:textId="77777777" w:rsidR="001D61EB" w:rsidRDefault="001D61EB">
      <w:pPr>
        <w:numPr>
          <w:ilvl w:val="0"/>
          <w:numId w:val="9"/>
        </w:numPr>
        <w:rPr>
          <w:ins w:id="65" w:author="Penny Patterson" w:date="2026-03-17T11:23:00Z" w16du:dateUtc="2026-03-17T15:23:00Z"/>
          <w:rFonts w:asciiTheme="minorHAnsi" w:hAnsiTheme="minorHAnsi" w:cstheme="minorHAnsi"/>
          <w:color w:val="auto"/>
          <w:sz w:val="22"/>
          <w:szCs w:val="22"/>
        </w:rPr>
      </w:pPr>
      <w:r w:rsidRPr="001D61EB">
        <w:rPr>
          <w:rFonts w:asciiTheme="minorHAnsi" w:hAnsiTheme="minorHAnsi" w:cstheme="minorHAnsi"/>
          <w:color w:val="auto"/>
          <w:sz w:val="22"/>
          <w:szCs w:val="22"/>
        </w:rPr>
        <w:t>Approves corrective actions</w:t>
      </w:r>
    </w:p>
    <w:p w14:paraId="44224E36" w14:textId="25A5955E" w:rsidR="006005C3" w:rsidRPr="006005C3" w:rsidRDefault="006005C3">
      <w:pPr>
        <w:pStyle w:val="ListParagraph"/>
        <w:numPr>
          <w:ilvl w:val="0"/>
          <w:numId w:val="9"/>
        </w:numPr>
        <w:spacing w:before="100" w:beforeAutospacing="1" w:after="100" w:afterAutospacing="1"/>
        <w:rPr>
          <w:rFonts w:asciiTheme="minorHAnsi" w:hAnsiTheme="minorHAnsi" w:cstheme="minorHAnsi"/>
          <w:color w:val="auto"/>
          <w:sz w:val="22"/>
          <w:szCs w:val="22"/>
          <w:rPrChange w:id="66" w:author="Penny Patterson" w:date="2026-03-17T11:23:00Z" w16du:dateUtc="2026-03-17T15:23:00Z">
            <w:rPr/>
          </w:rPrChange>
        </w:rPr>
        <w:pPrChange w:id="67" w:author="Penny Patterson" w:date="2026-03-17T11:23:00Z" w16du:dateUtc="2026-03-17T15:23:00Z">
          <w:pPr>
            <w:numPr>
              <w:numId w:val="9"/>
            </w:numPr>
            <w:tabs>
              <w:tab w:val="num" w:pos="720"/>
            </w:tabs>
            <w:ind w:left="720" w:hanging="360"/>
          </w:pPr>
        </w:pPrChange>
      </w:pPr>
      <w:ins w:id="68" w:author="Penny Patterson" w:date="2026-03-17T11:23:00Z" w16du:dateUtc="2026-03-17T15:23:00Z">
        <w:r>
          <w:rPr>
            <w:rFonts w:asciiTheme="minorHAnsi" w:hAnsiTheme="minorHAnsi" w:cstheme="minorHAnsi"/>
            <w:color w:val="auto"/>
            <w:sz w:val="22"/>
            <w:szCs w:val="22"/>
          </w:rPr>
          <w:t>Review b</w:t>
        </w:r>
        <w:r w:rsidRPr="006005C3">
          <w:rPr>
            <w:rFonts w:asciiTheme="minorHAnsi" w:hAnsiTheme="minorHAnsi" w:cstheme="minorHAnsi"/>
            <w:color w:val="auto"/>
            <w:sz w:val="22"/>
            <w:szCs w:val="22"/>
          </w:rPr>
          <w:t xml:space="preserve">reakdown trends </w:t>
        </w:r>
        <w:r>
          <w:rPr>
            <w:rFonts w:asciiTheme="minorHAnsi" w:hAnsiTheme="minorHAnsi" w:cstheme="minorHAnsi"/>
            <w:color w:val="auto"/>
            <w:sz w:val="22"/>
            <w:szCs w:val="22"/>
          </w:rPr>
          <w:t>as needed</w:t>
        </w:r>
        <w:r w:rsidRPr="006005C3">
          <w:rPr>
            <w:rFonts w:asciiTheme="minorHAnsi" w:hAnsiTheme="minorHAnsi" w:cstheme="minorHAnsi"/>
            <w:color w:val="auto"/>
            <w:sz w:val="22"/>
            <w:szCs w:val="22"/>
          </w:rPr>
          <w:t xml:space="preserve"> to improve the Preventive Maintenance </w:t>
        </w:r>
        <w:commentRangeStart w:id="69"/>
        <w:r w:rsidRPr="006005C3">
          <w:rPr>
            <w:rFonts w:asciiTheme="minorHAnsi" w:hAnsiTheme="minorHAnsi" w:cstheme="minorHAnsi"/>
            <w:color w:val="auto"/>
            <w:sz w:val="22"/>
            <w:szCs w:val="22"/>
          </w:rPr>
          <w:t>Program</w:t>
        </w:r>
        <w:commentRangeEnd w:id="69"/>
        <w:r w:rsidRPr="006005C3">
          <w:rPr>
            <w:rStyle w:val="CommentReference"/>
            <w:rFonts w:asciiTheme="minorHAnsi" w:hAnsiTheme="minorHAnsi" w:cstheme="minorHAnsi"/>
            <w:color w:val="auto"/>
            <w:sz w:val="22"/>
            <w:szCs w:val="22"/>
          </w:rPr>
          <w:commentReference w:id="69"/>
        </w:r>
        <w:r w:rsidRPr="006005C3">
          <w:rPr>
            <w:rFonts w:asciiTheme="minorHAnsi" w:hAnsiTheme="minorHAnsi" w:cstheme="minorHAnsi"/>
            <w:color w:val="auto"/>
            <w:sz w:val="22"/>
            <w:szCs w:val="22"/>
          </w:rPr>
          <w:t>.</w:t>
        </w:r>
      </w:ins>
    </w:p>
    <w:p w14:paraId="5F9F837A" w14:textId="77777777" w:rsidR="001D61EB" w:rsidRPr="001D61EB" w:rsidRDefault="001D61EB" w:rsidP="001D61EB">
      <w:pPr>
        <w:rPr>
          <w:rFonts w:asciiTheme="minorHAnsi" w:hAnsiTheme="minorHAnsi" w:cstheme="minorHAnsi"/>
          <w:color w:val="auto"/>
          <w:sz w:val="22"/>
          <w:szCs w:val="22"/>
        </w:rPr>
      </w:pPr>
      <w:r w:rsidRPr="001D61EB">
        <w:rPr>
          <w:rFonts w:asciiTheme="minorHAnsi" w:hAnsiTheme="minorHAnsi" w:cstheme="minorHAnsi"/>
          <w:color w:val="auto"/>
          <w:sz w:val="22"/>
          <w:szCs w:val="22"/>
        </w:rPr>
        <w:t>Operations Manager</w:t>
      </w:r>
    </w:p>
    <w:p w14:paraId="0583B6C4" w14:textId="77777777" w:rsidR="001D61EB" w:rsidRPr="001D61EB" w:rsidRDefault="001D61EB">
      <w:pPr>
        <w:numPr>
          <w:ilvl w:val="0"/>
          <w:numId w:val="10"/>
        </w:numPr>
        <w:rPr>
          <w:rFonts w:asciiTheme="minorHAnsi" w:hAnsiTheme="minorHAnsi" w:cstheme="minorHAnsi"/>
          <w:color w:val="auto"/>
          <w:sz w:val="22"/>
          <w:szCs w:val="22"/>
        </w:rPr>
      </w:pPr>
      <w:r w:rsidRPr="001D61EB">
        <w:rPr>
          <w:rFonts w:asciiTheme="minorHAnsi" w:hAnsiTheme="minorHAnsi" w:cstheme="minorHAnsi"/>
          <w:color w:val="auto"/>
          <w:sz w:val="22"/>
          <w:szCs w:val="22"/>
        </w:rPr>
        <w:lastRenderedPageBreak/>
        <w:t>Schedules preventive maintenance</w:t>
      </w:r>
    </w:p>
    <w:p w14:paraId="29072FB5" w14:textId="77777777" w:rsidR="001D61EB" w:rsidRPr="001D61EB" w:rsidRDefault="001D61EB">
      <w:pPr>
        <w:numPr>
          <w:ilvl w:val="0"/>
          <w:numId w:val="10"/>
        </w:numPr>
        <w:rPr>
          <w:rFonts w:asciiTheme="minorHAnsi" w:hAnsiTheme="minorHAnsi" w:cstheme="minorHAnsi"/>
          <w:color w:val="auto"/>
          <w:sz w:val="22"/>
          <w:szCs w:val="22"/>
        </w:rPr>
      </w:pPr>
      <w:r w:rsidRPr="001D61EB">
        <w:rPr>
          <w:rFonts w:asciiTheme="minorHAnsi" w:hAnsiTheme="minorHAnsi" w:cstheme="minorHAnsi"/>
          <w:color w:val="auto"/>
          <w:sz w:val="22"/>
          <w:szCs w:val="22"/>
        </w:rPr>
        <w:t>Reviews maintenance requests</w:t>
      </w:r>
    </w:p>
    <w:p w14:paraId="13BDF691" w14:textId="77777777" w:rsidR="001D61EB" w:rsidRPr="001D61EB" w:rsidRDefault="001D61EB">
      <w:pPr>
        <w:numPr>
          <w:ilvl w:val="0"/>
          <w:numId w:val="10"/>
        </w:numPr>
        <w:rPr>
          <w:rFonts w:asciiTheme="minorHAnsi" w:hAnsiTheme="minorHAnsi" w:cstheme="minorHAnsi"/>
          <w:color w:val="auto"/>
          <w:sz w:val="22"/>
          <w:szCs w:val="22"/>
        </w:rPr>
      </w:pPr>
      <w:r w:rsidRPr="001D61EB">
        <w:rPr>
          <w:rFonts w:asciiTheme="minorHAnsi" w:hAnsiTheme="minorHAnsi" w:cstheme="minorHAnsi"/>
          <w:color w:val="auto"/>
          <w:sz w:val="22"/>
          <w:szCs w:val="22"/>
        </w:rPr>
        <w:t>Ensures repairs are completed and documented</w:t>
      </w:r>
    </w:p>
    <w:p w14:paraId="79A8DAE9" w14:textId="77777777" w:rsidR="001D61EB" w:rsidRPr="001D61EB" w:rsidRDefault="001D61EB">
      <w:pPr>
        <w:numPr>
          <w:ilvl w:val="0"/>
          <w:numId w:val="10"/>
        </w:numPr>
        <w:rPr>
          <w:rFonts w:asciiTheme="minorHAnsi" w:hAnsiTheme="minorHAnsi" w:cstheme="minorHAnsi"/>
          <w:color w:val="auto"/>
          <w:sz w:val="22"/>
          <w:szCs w:val="22"/>
        </w:rPr>
      </w:pPr>
      <w:r w:rsidRPr="001D61EB">
        <w:rPr>
          <w:rFonts w:asciiTheme="minorHAnsi" w:hAnsiTheme="minorHAnsi" w:cstheme="minorHAnsi"/>
          <w:color w:val="auto"/>
          <w:sz w:val="22"/>
          <w:szCs w:val="22"/>
        </w:rPr>
        <w:t>Monitors critical utilities</w:t>
      </w:r>
    </w:p>
    <w:p w14:paraId="7CB6DE79" w14:textId="77777777" w:rsidR="00BA0FC0" w:rsidRPr="00E2067B" w:rsidRDefault="00BA0FC0" w:rsidP="00CA4B64">
      <w:pPr>
        <w:rPr>
          <w:rFonts w:asciiTheme="minorHAnsi" w:hAnsiTheme="minorHAnsi" w:cstheme="minorHAnsi"/>
          <w:sz w:val="2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614"/>
        <w:gridCol w:w="7746"/>
      </w:tblGrid>
      <w:tr w:rsidR="00BA0FC0" w:rsidRPr="00E2067B" w14:paraId="6D19BBAD" w14:textId="77777777">
        <w:trPr>
          <w:trHeight w:val="300"/>
        </w:trPr>
        <w:tc>
          <w:tcPr>
            <w:tcW w:w="1614" w:type="dxa"/>
            <w:tcBorders>
              <w:top w:val="single" w:sz="6" w:space="0" w:color="auto"/>
              <w:left w:val="single" w:sz="6" w:space="0" w:color="auto"/>
              <w:bottom w:val="single" w:sz="6" w:space="0" w:color="auto"/>
              <w:right w:val="single" w:sz="6" w:space="0" w:color="auto"/>
            </w:tcBorders>
            <w:tcMar>
              <w:left w:w="105" w:type="dxa"/>
              <w:right w:w="105" w:type="dxa"/>
            </w:tcMar>
          </w:tcPr>
          <w:p w14:paraId="5B107A79" w14:textId="77777777" w:rsidR="00BA0FC0" w:rsidRPr="00E2067B" w:rsidRDefault="00BA0FC0">
            <w:pPr>
              <w:jc w:val="center"/>
              <w:rPr>
                <w:rFonts w:asciiTheme="minorHAnsi" w:eastAsia="Calibri" w:hAnsiTheme="minorHAnsi" w:cstheme="minorHAnsi"/>
                <w:color w:val="000000" w:themeColor="text1"/>
                <w:sz w:val="24"/>
                <w:szCs w:val="24"/>
              </w:rPr>
            </w:pPr>
            <w:r w:rsidRPr="00E2067B">
              <w:rPr>
                <w:rFonts w:asciiTheme="minorHAnsi" w:eastAsia="Calibri" w:hAnsiTheme="minorHAnsi" w:cstheme="minorHAnsi"/>
                <w:color w:val="000000" w:themeColor="text1"/>
                <w:sz w:val="24"/>
                <w:szCs w:val="24"/>
              </w:rPr>
              <w:t>Revision Date = Version #</w:t>
            </w:r>
          </w:p>
        </w:tc>
        <w:tc>
          <w:tcPr>
            <w:tcW w:w="7746" w:type="dxa"/>
            <w:tcBorders>
              <w:top w:val="single" w:sz="6" w:space="0" w:color="auto"/>
              <w:left w:val="single" w:sz="6" w:space="0" w:color="auto"/>
              <w:bottom w:val="single" w:sz="6" w:space="0" w:color="auto"/>
              <w:right w:val="single" w:sz="6" w:space="0" w:color="auto"/>
            </w:tcBorders>
            <w:tcMar>
              <w:left w:w="105" w:type="dxa"/>
              <w:right w:w="105" w:type="dxa"/>
            </w:tcMar>
          </w:tcPr>
          <w:p w14:paraId="22375A63" w14:textId="77777777" w:rsidR="00BA0FC0" w:rsidRPr="00E2067B" w:rsidRDefault="00BA0FC0">
            <w:pPr>
              <w:jc w:val="center"/>
              <w:rPr>
                <w:rFonts w:asciiTheme="minorHAnsi" w:eastAsia="Calibri" w:hAnsiTheme="minorHAnsi" w:cstheme="minorHAnsi"/>
                <w:color w:val="000000" w:themeColor="text1"/>
                <w:sz w:val="24"/>
                <w:szCs w:val="24"/>
              </w:rPr>
            </w:pPr>
          </w:p>
          <w:p w14:paraId="4093470E" w14:textId="77777777" w:rsidR="00BA0FC0" w:rsidRPr="00E2067B" w:rsidRDefault="00BA0FC0">
            <w:pPr>
              <w:jc w:val="center"/>
              <w:rPr>
                <w:rFonts w:asciiTheme="minorHAnsi" w:eastAsia="Calibri" w:hAnsiTheme="minorHAnsi" w:cstheme="minorHAnsi"/>
                <w:color w:val="000000" w:themeColor="text1"/>
                <w:sz w:val="24"/>
                <w:szCs w:val="24"/>
              </w:rPr>
            </w:pPr>
            <w:r w:rsidRPr="00E2067B">
              <w:rPr>
                <w:rFonts w:asciiTheme="minorHAnsi" w:eastAsia="Calibri" w:hAnsiTheme="minorHAnsi" w:cstheme="minorHAnsi"/>
                <w:color w:val="000000" w:themeColor="text1"/>
                <w:sz w:val="24"/>
                <w:szCs w:val="24"/>
              </w:rPr>
              <w:t>Changes</w:t>
            </w:r>
          </w:p>
        </w:tc>
      </w:tr>
      <w:tr w:rsidR="00BA0FC0" w:rsidRPr="00E2067B" w14:paraId="5774B325" w14:textId="77777777">
        <w:trPr>
          <w:trHeight w:val="300"/>
        </w:trPr>
        <w:tc>
          <w:tcPr>
            <w:tcW w:w="1614" w:type="dxa"/>
            <w:tcBorders>
              <w:top w:val="single" w:sz="6" w:space="0" w:color="auto"/>
              <w:left w:val="single" w:sz="6" w:space="0" w:color="auto"/>
              <w:bottom w:val="single" w:sz="6" w:space="0" w:color="auto"/>
              <w:right w:val="single" w:sz="6" w:space="0" w:color="auto"/>
            </w:tcBorders>
            <w:tcMar>
              <w:left w:w="105" w:type="dxa"/>
              <w:right w:w="105" w:type="dxa"/>
            </w:tcMar>
          </w:tcPr>
          <w:p w14:paraId="0F41C2A7" w14:textId="03E9577B" w:rsidR="00BA0FC0" w:rsidRPr="00E2067B" w:rsidRDefault="00BA0FC0">
            <w:pPr>
              <w:jc w:val="center"/>
              <w:rPr>
                <w:rFonts w:asciiTheme="minorHAnsi" w:eastAsia="Calibri" w:hAnsiTheme="minorHAnsi" w:cstheme="minorHAnsi"/>
                <w:color w:val="000000" w:themeColor="text1"/>
                <w:sz w:val="24"/>
                <w:szCs w:val="24"/>
              </w:rPr>
            </w:pPr>
            <w:r w:rsidRPr="00E2067B">
              <w:rPr>
                <w:rFonts w:asciiTheme="minorHAnsi" w:eastAsia="Calibri" w:hAnsiTheme="minorHAnsi" w:cstheme="minorHAnsi"/>
                <w:color w:val="000000" w:themeColor="text1"/>
                <w:sz w:val="24"/>
                <w:szCs w:val="24"/>
              </w:rPr>
              <w:t>2025-03-</w:t>
            </w:r>
            <w:r w:rsidR="007F16A7">
              <w:rPr>
                <w:rFonts w:asciiTheme="minorHAnsi" w:eastAsia="Calibri" w:hAnsiTheme="minorHAnsi" w:cstheme="minorHAnsi"/>
                <w:color w:val="000000" w:themeColor="text1"/>
                <w:sz w:val="24"/>
                <w:szCs w:val="24"/>
              </w:rPr>
              <w:t>24</w:t>
            </w:r>
          </w:p>
        </w:tc>
        <w:tc>
          <w:tcPr>
            <w:tcW w:w="7746" w:type="dxa"/>
            <w:tcBorders>
              <w:top w:val="single" w:sz="6" w:space="0" w:color="auto"/>
              <w:left w:val="single" w:sz="6" w:space="0" w:color="auto"/>
              <w:bottom w:val="single" w:sz="6" w:space="0" w:color="auto"/>
              <w:right w:val="single" w:sz="6" w:space="0" w:color="auto"/>
            </w:tcBorders>
            <w:tcMar>
              <w:left w:w="105" w:type="dxa"/>
              <w:right w:w="105" w:type="dxa"/>
            </w:tcMar>
          </w:tcPr>
          <w:p w14:paraId="68D53C3C" w14:textId="77777777" w:rsidR="00BA0FC0" w:rsidRPr="00E2067B" w:rsidRDefault="00BA0FC0">
            <w:pPr>
              <w:rPr>
                <w:rFonts w:asciiTheme="minorHAnsi" w:eastAsia="Calibri" w:hAnsiTheme="minorHAnsi" w:cstheme="minorHAnsi"/>
                <w:color w:val="000000" w:themeColor="text1"/>
                <w:sz w:val="24"/>
                <w:szCs w:val="24"/>
              </w:rPr>
            </w:pPr>
            <w:r w:rsidRPr="00E2067B">
              <w:rPr>
                <w:rFonts w:asciiTheme="minorHAnsi" w:eastAsia="Calibri" w:hAnsiTheme="minorHAnsi" w:cstheme="minorHAnsi"/>
                <w:color w:val="000000" w:themeColor="text1"/>
                <w:sz w:val="24"/>
                <w:szCs w:val="24"/>
              </w:rPr>
              <w:t>New program.</w:t>
            </w:r>
          </w:p>
        </w:tc>
      </w:tr>
      <w:tr w:rsidR="00BA0FC0" w:rsidRPr="00E2067B" w14:paraId="59599FC1" w14:textId="77777777">
        <w:trPr>
          <w:trHeight w:val="210"/>
        </w:trPr>
        <w:tc>
          <w:tcPr>
            <w:tcW w:w="1614" w:type="dxa"/>
            <w:tcBorders>
              <w:top w:val="single" w:sz="6" w:space="0" w:color="auto"/>
              <w:left w:val="single" w:sz="6" w:space="0" w:color="auto"/>
              <w:bottom w:val="single" w:sz="6" w:space="0" w:color="auto"/>
              <w:right w:val="single" w:sz="6" w:space="0" w:color="auto"/>
            </w:tcBorders>
            <w:tcMar>
              <w:left w:w="105" w:type="dxa"/>
              <w:right w:w="105" w:type="dxa"/>
            </w:tcMar>
          </w:tcPr>
          <w:p w14:paraId="33097B1E" w14:textId="616595AB" w:rsidR="00BA0FC0" w:rsidRPr="00E2067B" w:rsidRDefault="008823A1">
            <w:pPr>
              <w:jc w:val="center"/>
              <w:rPr>
                <w:rFonts w:asciiTheme="minorHAnsi" w:eastAsia="Calibri" w:hAnsiTheme="minorHAnsi" w:cstheme="minorHAnsi"/>
                <w:color w:val="000000" w:themeColor="text1"/>
                <w:sz w:val="24"/>
                <w:szCs w:val="24"/>
              </w:rPr>
            </w:pPr>
            <w:ins w:id="70" w:author="Penny Patterson" w:date="2026-03-18T15:55:00Z" w16du:dateUtc="2026-03-18T19:55:00Z">
              <w:r>
                <w:rPr>
                  <w:rFonts w:asciiTheme="minorHAnsi" w:eastAsia="Calibri" w:hAnsiTheme="minorHAnsi" w:cstheme="minorHAnsi"/>
                  <w:color w:val="000000" w:themeColor="text1"/>
                  <w:sz w:val="24"/>
                  <w:szCs w:val="24"/>
                </w:rPr>
                <w:t>0</w:t>
              </w:r>
              <w:r w:rsidR="00E36053">
                <w:rPr>
                  <w:rFonts w:asciiTheme="minorHAnsi" w:eastAsia="Calibri" w:hAnsiTheme="minorHAnsi" w:cstheme="minorHAnsi"/>
                  <w:color w:val="000000" w:themeColor="text1"/>
                  <w:sz w:val="24"/>
                  <w:szCs w:val="24"/>
                </w:rPr>
                <w:t>3/16/2026</w:t>
              </w:r>
            </w:ins>
          </w:p>
        </w:tc>
        <w:tc>
          <w:tcPr>
            <w:tcW w:w="7746" w:type="dxa"/>
            <w:tcBorders>
              <w:top w:val="single" w:sz="6" w:space="0" w:color="auto"/>
              <w:left w:val="single" w:sz="6" w:space="0" w:color="auto"/>
              <w:bottom w:val="single" w:sz="6" w:space="0" w:color="auto"/>
              <w:right w:val="single" w:sz="6" w:space="0" w:color="auto"/>
            </w:tcBorders>
            <w:tcMar>
              <w:left w:w="105" w:type="dxa"/>
              <w:right w:w="105" w:type="dxa"/>
            </w:tcMar>
          </w:tcPr>
          <w:p w14:paraId="0DC4FE3A" w14:textId="75CE8CFA" w:rsidR="00BA0FC0" w:rsidRPr="00E2067B" w:rsidRDefault="00E36053">
            <w:pPr>
              <w:rPr>
                <w:rFonts w:asciiTheme="minorHAnsi" w:eastAsia="Calibri" w:hAnsiTheme="minorHAnsi" w:cstheme="minorHAnsi"/>
                <w:color w:val="000000" w:themeColor="text1"/>
                <w:sz w:val="24"/>
                <w:szCs w:val="24"/>
              </w:rPr>
            </w:pPr>
            <w:ins w:id="71" w:author="Penny Patterson" w:date="2026-03-18T15:55:00Z" w16du:dateUtc="2026-03-18T19:55:00Z">
              <w:r>
                <w:rPr>
                  <w:rFonts w:asciiTheme="minorHAnsi" w:eastAsia="Calibri" w:hAnsiTheme="minorHAnsi" w:cstheme="minorHAnsi"/>
                  <w:color w:val="000000" w:themeColor="text1"/>
                  <w:sz w:val="24"/>
                  <w:szCs w:val="24"/>
                </w:rPr>
                <w:t>Reviewed and Revised</w:t>
              </w:r>
            </w:ins>
          </w:p>
        </w:tc>
      </w:tr>
    </w:tbl>
    <w:p w14:paraId="25E847A0" w14:textId="77777777" w:rsidR="00BA0FC0" w:rsidRPr="00E2067B" w:rsidRDefault="00BA0FC0" w:rsidP="00CA4B64">
      <w:pPr>
        <w:rPr>
          <w:rFonts w:asciiTheme="minorHAnsi" w:hAnsiTheme="minorHAnsi" w:cstheme="minorHAnsi"/>
          <w:sz w:val="24"/>
          <w:szCs w:val="24"/>
        </w:rPr>
      </w:pPr>
    </w:p>
    <w:sectPr w:rsidR="00BA0FC0" w:rsidRPr="00E2067B" w:rsidSect="00F96065">
      <w:head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len Keller" w:date="2026-03-05T17:58:00Z" w:initials="AK">
    <w:p w14:paraId="2259D0BC" w14:textId="77777777" w:rsidR="00A00E1D" w:rsidRDefault="00A00E1D" w:rsidP="00A00E1D">
      <w:pPr>
        <w:pStyle w:val="CommentText"/>
      </w:pPr>
      <w:r>
        <w:rPr>
          <w:rStyle w:val="CommentReference"/>
        </w:rPr>
        <w:annotationRef/>
      </w:r>
      <w:r>
        <w:t>Where in the procedure do you define requirements for accounting for parts and tools after a maintenance activity is completed?</w:t>
      </w:r>
    </w:p>
  </w:comment>
  <w:comment w:id="7" w:author="Arlen Keller" w:date="2026-03-05T17:56:00Z" w:initials="AK">
    <w:p w14:paraId="46E2D49B" w14:textId="77777777" w:rsidR="00D800FA" w:rsidRDefault="00D800FA" w:rsidP="009F2956">
      <w:pPr>
        <w:pStyle w:val="CommentText"/>
      </w:pPr>
      <w:r>
        <w:rPr>
          <w:rStyle w:val="CommentReference"/>
        </w:rPr>
        <w:annotationRef/>
      </w:r>
      <w:r>
        <w:t>This seems out of place under breakdowns. This should apply not only to breakdowns, but any PM activity.</w:t>
      </w:r>
    </w:p>
  </w:comment>
  <w:comment w:id="11" w:author="Arlen Keller" w:date="2026-03-05T17:56:00Z" w:initials="AK">
    <w:p w14:paraId="35E201B8" w14:textId="77777777" w:rsidR="009F2956" w:rsidRDefault="009F2956" w:rsidP="009F2956">
      <w:pPr>
        <w:pStyle w:val="CommentText"/>
      </w:pPr>
      <w:r>
        <w:rPr>
          <w:rStyle w:val="CommentReference"/>
        </w:rPr>
        <w:annotationRef/>
      </w:r>
      <w:r>
        <w:t>This seems out of place under breakdowns. This should apply not only to breakdowns, but any PM activity.</w:t>
      </w:r>
    </w:p>
  </w:comment>
  <w:comment w:id="12" w:author="Penny Patterson" w:date="2026-03-17T11:17:00Z" w:initials="PP">
    <w:p w14:paraId="4E03C64B" w14:textId="77777777" w:rsidR="00D800FA" w:rsidRDefault="00D800FA" w:rsidP="00D800FA">
      <w:r>
        <w:rPr>
          <w:rStyle w:val="CommentReference"/>
        </w:rPr>
        <w:annotationRef/>
      </w:r>
      <w:r>
        <w:t>Moved to section above</w:t>
      </w:r>
    </w:p>
  </w:comment>
  <w:comment w:id="27" w:author="Arlen Keller" w:date="2026-03-10T15:55:00Z" w:initials="AK">
    <w:p w14:paraId="5C314EFF" w14:textId="77777777" w:rsidR="00320326" w:rsidRDefault="00320326" w:rsidP="00320326">
      <w:pPr>
        <w:pStyle w:val="CommentText"/>
      </w:pPr>
      <w:r>
        <w:rPr>
          <w:rStyle w:val="CommentReference"/>
        </w:rPr>
        <w:annotationRef/>
      </w:r>
      <w:r>
        <w:t>Must also be included in the cleaning program until permanently repaired. Also need to define your plan for making sure temporary repairs do not become permanent solutions.</w:t>
      </w:r>
    </w:p>
  </w:comment>
  <w:comment w:id="28" w:author="Penny Patterson" w:date="2026-03-17T11:22:00Z" w:initials="PP">
    <w:p w14:paraId="64CD6096" w14:textId="77777777" w:rsidR="006005C3" w:rsidRDefault="006005C3" w:rsidP="006005C3">
      <w:r>
        <w:rPr>
          <w:rStyle w:val="CommentReference"/>
        </w:rPr>
        <w:annotationRef/>
      </w:r>
      <w:r>
        <w:t>Edited procedure</w:t>
      </w:r>
    </w:p>
  </w:comment>
  <w:comment w:id="36" w:author="Arlen Keller" w:date="2026-03-05T17:53:00Z" w:initials="AK">
    <w:p w14:paraId="4CC92221" w14:textId="77777777" w:rsidR="009F2956" w:rsidRDefault="009F2956" w:rsidP="009F2956">
      <w:pPr>
        <w:pStyle w:val="CommentText"/>
      </w:pPr>
      <w:r>
        <w:rPr>
          <w:rStyle w:val="CommentReference"/>
        </w:rPr>
        <w:annotationRef/>
      </w:r>
      <w:r>
        <w:t>Who does this? Suggest adding it to the Responsibilities section below.</w:t>
      </w:r>
    </w:p>
  </w:comment>
  <w:comment w:id="37" w:author="Penny Patterson" w:date="2026-03-17T11:24:00Z" w:initials="PP">
    <w:p w14:paraId="40F98919" w14:textId="77777777" w:rsidR="006005C3" w:rsidRDefault="006005C3" w:rsidP="006005C3">
      <w:r>
        <w:rPr>
          <w:rStyle w:val="CommentReference"/>
        </w:rPr>
        <w:annotationRef/>
      </w:r>
      <w:r>
        <w:t>Moved to COO responsibilities</w:t>
      </w:r>
    </w:p>
  </w:comment>
  <w:comment w:id="62" w:author="Arlen Keller" w:date="2026-03-05T17:54:00Z" w:initials="AK">
    <w:p w14:paraId="25DB7B89" w14:textId="77777777" w:rsidR="009F2956" w:rsidRDefault="009F2956" w:rsidP="009F2956">
      <w:pPr>
        <w:pStyle w:val="CommentText"/>
      </w:pPr>
      <w:r>
        <w:rPr>
          <w:rStyle w:val="CommentReference"/>
        </w:rPr>
        <w:annotationRef/>
      </w:r>
      <w:r>
        <w:t>Who does this training if it is required?</w:t>
      </w:r>
    </w:p>
  </w:comment>
  <w:comment w:id="63" w:author="Penny Patterson" w:date="2026-03-17T11:26:00Z" w:initials="PP">
    <w:p w14:paraId="2EE04243" w14:textId="77777777" w:rsidR="006005C3" w:rsidRDefault="006005C3" w:rsidP="006005C3">
      <w:r>
        <w:rPr>
          <w:rStyle w:val="CommentReference"/>
        </w:rPr>
        <w:annotationRef/>
      </w:r>
      <w:r>
        <w:t>Removed - contractors are supervised while in production areas.</w:t>
      </w:r>
    </w:p>
  </w:comment>
  <w:comment w:id="69" w:author="Arlen Keller" w:date="2026-03-05T17:53:00Z" w:initials="AK">
    <w:p w14:paraId="3F9DD517" w14:textId="77777777" w:rsidR="006005C3" w:rsidRDefault="006005C3" w:rsidP="009F2956">
      <w:pPr>
        <w:pStyle w:val="CommentText"/>
      </w:pPr>
      <w:r>
        <w:rPr>
          <w:rStyle w:val="CommentReference"/>
        </w:rPr>
        <w:annotationRef/>
      </w:r>
      <w:r>
        <w:t>Who does this? Suggest adding it to the Responsibilities section below.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59D0BC" w15:done="1"/>
  <w15:commentEx w15:paraId="46E2D49B" w15:done="1"/>
  <w15:commentEx w15:paraId="35E201B8" w15:done="1"/>
  <w15:commentEx w15:paraId="4E03C64B" w15:paraIdParent="35E201B8" w15:done="1"/>
  <w15:commentEx w15:paraId="5C314EFF" w15:done="1"/>
  <w15:commentEx w15:paraId="64CD6096" w15:paraIdParent="5C314EFF" w15:done="1"/>
  <w15:commentEx w15:paraId="4CC92221" w15:done="1"/>
  <w15:commentEx w15:paraId="40F98919" w15:paraIdParent="4CC92221" w15:done="1"/>
  <w15:commentEx w15:paraId="25DB7B89" w15:done="1"/>
  <w15:commentEx w15:paraId="2EE04243" w15:paraIdParent="25DB7B89" w15:done="1"/>
  <w15:commentEx w15:paraId="3F9DD51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4B2448" w16cex:dateUtc="2026-03-05T22:58:00Z"/>
  <w16cex:commentExtensible w16cex:durableId="776E5D01" w16cex:dateUtc="2026-03-05T22:56:00Z"/>
  <w16cex:commentExtensible w16cex:durableId="061E4FAD" w16cex:dateUtc="2026-03-05T22:56:00Z"/>
  <w16cex:commentExtensible w16cex:durableId="576222D5" w16cex:dateUtc="2026-03-17T15:17:00Z"/>
  <w16cex:commentExtensible w16cex:durableId="0898C019" w16cex:dateUtc="2026-03-10T20:55:00Z"/>
  <w16cex:commentExtensible w16cex:durableId="4FFF6383" w16cex:dateUtc="2026-03-17T15:22:00Z"/>
  <w16cex:commentExtensible w16cex:durableId="500EE87C" w16cex:dateUtc="2026-03-05T22:53:00Z"/>
  <w16cex:commentExtensible w16cex:durableId="0190DB4D" w16cex:dateUtc="2026-03-17T15:24:00Z"/>
  <w16cex:commentExtensible w16cex:durableId="590F86B9" w16cex:dateUtc="2026-03-05T22:54:00Z"/>
  <w16cex:commentExtensible w16cex:durableId="3DC12533" w16cex:dateUtc="2026-03-17T15:26:00Z"/>
  <w16cex:commentExtensible w16cex:durableId="3ACF1B24" w16cex:dateUtc="2026-03-05T2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59D0BC" w16cid:durableId="764B2448"/>
  <w16cid:commentId w16cid:paraId="46E2D49B" w16cid:durableId="776E5D01"/>
  <w16cid:commentId w16cid:paraId="35E201B8" w16cid:durableId="061E4FAD"/>
  <w16cid:commentId w16cid:paraId="4E03C64B" w16cid:durableId="576222D5"/>
  <w16cid:commentId w16cid:paraId="5C314EFF" w16cid:durableId="0898C019"/>
  <w16cid:commentId w16cid:paraId="64CD6096" w16cid:durableId="4FFF6383"/>
  <w16cid:commentId w16cid:paraId="4CC92221" w16cid:durableId="500EE87C"/>
  <w16cid:commentId w16cid:paraId="40F98919" w16cid:durableId="0190DB4D"/>
  <w16cid:commentId w16cid:paraId="25DB7B89" w16cid:durableId="590F86B9"/>
  <w16cid:commentId w16cid:paraId="2EE04243" w16cid:durableId="3DC12533"/>
  <w16cid:commentId w16cid:paraId="3F9DD517" w16cid:durableId="3ACF1B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AD03F" w14:textId="77777777" w:rsidR="000E1CCE" w:rsidRDefault="000E1CCE">
      <w:r>
        <w:separator/>
      </w:r>
    </w:p>
  </w:endnote>
  <w:endnote w:type="continuationSeparator" w:id="0">
    <w:p w14:paraId="781283F1" w14:textId="77777777" w:rsidR="000E1CCE" w:rsidRDefault="000E1CCE">
      <w:r>
        <w:continuationSeparator/>
      </w:r>
    </w:p>
  </w:endnote>
  <w:endnote w:type="continuationNotice" w:id="1">
    <w:p w14:paraId="7483A260" w14:textId="77777777" w:rsidR="000E1CCE" w:rsidRDefault="000E1C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FFFAF" w14:textId="77777777" w:rsidR="000E1CCE" w:rsidRDefault="000E1CCE">
      <w:r>
        <w:separator/>
      </w:r>
    </w:p>
  </w:footnote>
  <w:footnote w:type="continuationSeparator" w:id="0">
    <w:p w14:paraId="5E785C02" w14:textId="77777777" w:rsidR="000E1CCE" w:rsidRDefault="000E1CCE">
      <w:r>
        <w:continuationSeparator/>
      </w:r>
    </w:p>
  </w:footnote>
  <w:footnote w:type="continuationNotice" w:id="1">
    <w:p w14:paraId="0FD9CC43" w14:textId="77777777" w:rsidR="000E1CCE" w:rsidRDefault="000E1C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24E2B" w:rsidRPr="0066470D" w14:paraId="580FAEEB" w14:textId="77777777" w:rsidTr="007E5680">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5868BE90" w14:textId="1D1262F0" w:rsidR="00784114" w:rsidRDefault="00390965" w:rsidP="00784114">
          <w:pPr>
            <w:jc w:val="center"/>
            <w:rPr>
              <w:rFonts w:ascii="Calibri" w:hAnsi="Calibri" w:cs="Calibri"/>
              <w:color w:val="auto"/>
              <w:sz w:val="22"/>
              <w:szCs w:val="22"/>
            </w:rPr>
          </w:pPr>
          <w:r w:rsidRPr="00B321CB">
            <w:rPr>
              <w:rFonts w:ascii="Calibri" w:hAnsi="Calibri" w:cs="Calibri"/>
              <w:noProof/>
              <w:sz w:val="22"/>
              <w:szCs w:val="22"/>
            </w:rPr>
            <w:drawing>
              <wp:anchor distT="0" distB="0" distL="114300" distR="114300" simplePos="0" relativeHeight="251658240" behindDoc="0" locked="0" layoutInCell="1" allowOverlap="1" wp14:anchorId="37D8AA43" wp14:editId="6606232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00784114">
            <w:rPr>
              <w:rFonts w:ascii="Calibri" w:hAnsi="Calibri" w:cs="Calibri"/>
              <w:color w:val="auto"/>
              <w:sz w:val="22"/>
              <w:szCs w:val="22"/>
            </w:rPr>
            <w:t xml:space="preserve">315 Point Township Dr </w:t>
          </w:r>
        </w:p>
        <w:p w14:paraId="6B896E9A" w14:textId="753FC654" w:rsidR="00784114" w:rsidRPr="00B321CB" w:rsidRDefault="00784114" w:rsidP="00784114">
          <w:pPr>
            <w:jc w:val="center"/>
            <w:rPr>
              <w:rFonts w:ascii="Calibri" w:hAnsi="Calibri" w:cs="Calibri"/>
              <w:color w:val="auto"/>
              <w:sz w:val="22"/>
              <w:szCs w:val="22"/>
            </w:rPr>
          </w:pPr>
          <w:r>
            <w:rPr>
              <w:rFonts w:ascii="Calibri" w:hAnsi="Calibri" w:cs="Calibri"/>
              <w:color w:val="auto"/>
              <w:sz w:val="22"/>
              <w:szCs w:val="22"/>
            </w:rPr>
            <w:t>Northumberland Pa 17857</w:t>
          </w:r>
        </w:p>
        <w:p w14:paraId="7FB9D9A0" w14:textId="0711FB80" w:rsidR="00B24E2B" w:rsidRPr="00B321CB" w:rsidRDefault="00B24E2B" w:rsidP="00E27D77">
          <w:pPr>
            <w:jc w:val="center"/>
            <w:rPr>
              <w:rFonts w:ascii="Calibri" w:hAnsi="Calibri" w:cs="Calibri"/>
              <w:color w:val="auto"/>
              <w:sz w:val="22"/>
              <w:szCs w:val="22"/>
            </w:rPr>
          </w:pP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29DA551D" w:rsidR="00B24E2B" w:rsidRPr="0066470D" w:rsidRDefault="00116B6E" w:rsidP="005A79B2">
          <w:pPr>
            <w:jc w:val="center"/>
            <w:rPr>
              <w:rFonts w:ascii="Calibri" w:hAnsi="Calibri"/>
              <w:b/>
              <w:bCs/>
              <w:color w:val="auto"/>
              <w:sz w:val="24"/>
              <w:szCs w:val="24"/>
            </w:rPr>
          </w:pPr>
          <w:r w:rsidRPr="00116B6E">
            <w:rPr>
              <w:rFonts w:ascii="Calibri" w:hAnsi="Calibri"/>
              <w:b/>
              <w:bCs/>
              <w:color w:val="auto"/>
              <w:sz w:val="24"/>
              <w:szCs w:val="24"/>
            </w:rPr>
            <w:t>11.</w:t>
          </w:r>
          <w:r w:rsidR="006B48BB">
            <w:rPr>
              <w:rFonts w:ascii="Calibri" w:hAnsi="Calibri"/>
              <w:b/>
              <w:bCs/>
              <w:color w:val="auto"/>
              <w:sz w:val="24"/>
              <w:szCs w:val="24"/>
            </w:rPr>
            <w:t>2.1 Repairs and Maintenance</w:t>
          </w:r>
        </w:p>
      </w:tc>
    </w:tr>
    <w:tr w:rsidR="00B24E2B" w:rsidRPr="0066470D" w14:paraId="52081CC4" w14:textId="77777777" w:rsidTr="00973646">
      <w:trPr>
        <w:trHeight w:val="300"/>
      </w:trPr>
      <w:tc>
        <w:tcPr>
          <w:tcW w:w="1443" w:type="dxa"/>
          <w:noWrap/>
          <w:hideMark/>
        </w:tcPr>
        <w:p w14:paraId="6CB65A50" w14:textId="3D6557DF"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2AB3B350" w14:textId="0807CBF1" w:rsidR="00B24E2B" w:rsidRPr="00B368FA" w:rsidRDefault="006B48BB" w:rsidP="005A79B2">
          <w:pPr>
            <w:rPr>
              <w:rFonts w:ascii="Calibri" w:hAnsi="Calibri" w:cs="Calibri"/>
              <w:sz w:val="22"/>
              <w:szCs w:val="22"/>
            </w:rPr>
          </w:pPr>
          <w:r w:rsidRPr="006B48BB">
            <w:rPr>
              <w:rFonts w:ascii="Calibri" w:hAnsi="Calibri" w:cs="Calibri"/>
              <w:sz w:val="22"/>
              <w:szCs w:val="22"/>
            </w:rPr>
            <w:t>11.2.1 Repairs and Maintenance</w:t>
          </w:r>
        </w:p>
      </w:tc>
      <w:tc>
        <w:tcPr>
          <w:tcW w:w="1563" w:type="dxa"/>
          <w:noWrap/>
          <w:hideMark/>
        </w:tcPr>
        <w:p w14:paraId="4AF2CE77"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5FE7933B" w14:textId="77777777" w:rsidR="00B24E2B" w:rsidRPr="0066470D" w:rsidRDefault="00B24E2B" w:rsidP="005A79B2">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2</w:t>
          </w:r>
          <w:r w:rsidRPr="0066470D">
            <w:rPr>
              <w:rFonts w:ascii="Calibri" w:hAnsi="Calibri"/>
              <w:b/>
              <w:color w:val="auto"/>
              <w:sz w:val="22"/>
              <w:szCs w:val="22"/>
            </w:rPr>
            <w:fldChar w:fldCharType="end"/>
          </w:r>
        </w:p>
      </w:tc>
    </w:tr>
    <w:tr w:rsidR="00B24E2B" w:rsidRPr="0066470D" w14:paraId="7E398431" w14:textId="77777777" w:rsidTr="00973646">
      <w:trPr>
        <w:trHeight w:val="315"/>
      </w:trPr>
      <w:tc>
        <w:tcPr>
          <w:tcW w:w="1443" w:type="dxa"/>
          <w:noWrap/>
          <w:hideMark/>
        </w:tcPr>
        <w:p w14:paraId="1C447F58"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0AD61B47" w14:textId="6D6CCA12" w:rsidR="00B24E2B" w:rsidRPr="0066470D" w:rsidRDefault="00B368FA" w:rsidP="005A79B2">
          <w:pPr>
            <w:rPr>
              <w:rFonts w:ascii="Calibri" w:hAnsi="Calibri"/>
              <w:color w:val="auto"/>
              <w:sz w:val="22"/>
              <w:szCs w:val="22"/>
            </w:rPr>
          </w:pPr>
          <w:r>
            <w:rPr>
              <w:rFonts w:ascii="Calibri" w:hAnsi="Calibri"/>
              <w:color w:val="auto"/>
              <w:sz w:val="22"/>
              <w:szCs w:val="22"/>
            </w:rPr>
            <w:t>Glenna DePoe</w:t>
          </w:r>
        </w:p>
      </w:tc>
      <w:tc>
        <w:tcPr>
          <w:tcW w:w="1563" w:type="dxa"/>
          <w:noWrap/>
          <w:hideMark/>
        </w:tcPr>
        <w:p w14:paraId="52E13122"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2426C3FD" w14:textId="3866A40D" w:rsidR="00B368FA" w:rsidRPr="0066470D" w:rsidRDefault="00B368FA" w:rsidP="005A79B2">
          <w:pPr>
            <w:rPr>
              <w:rFonts w:ascii="Calibri" w:hAnsi="Calibri"/>
              <w:color w:val="auto"/>
              <w:sz w:val="22"/>
              <w:szCs w:val="22"/>
            </w:rPr>
          </w:pPr>
          <w:del w:id="72" w:author="Penny Patterson" w:date="2026-03-18T15:55:00Z" w16du:dateUtc="2026-03-18T19:55:00Z">
            <w:r w:rsidDel="008823A1">
              <w:rPr>
                <w:rFonts w:ascii="Calibri" w:hAnsi="Calibri"/>
                <w:color w:val="auto"/>
                <w:sz w:val="22"/>
                <w:szCs w:val="22"/>
              </w:rPr>
              <w:delText>04.11.2022</w:delText>
            </w:r>
          </w:del>
          <w:ins w:id="73" w:author="Penny Patterson" w:date="2026-03-18T15:55:00Z" w16du:dateUtc="2026-03-18T19:55:00Z">
            <w:r w:rsidR="00E36053">
              <w:rPr>
                <w:rFonts w:ascii="Calibri" w:hAnsi="Calibri"/>
                <w:color w:val="auto"/>
                <w:sz w:val="22"/>
                <w:szCs w:val="22"/>
              </w:rPr>
              <w:t>03.16.2026</w:t>
            </w:r>
          </w:ins>
        </w:p>
      </w:tc>
    </w:tr>
  </w:tbl>
  <w:p w14:paraId="7F915058" w14:textId="017F39E9" w:rsidR="00B24E2B" w:rsidRDefault="00B24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B158E"/>
    <w:multiLevelType w:val="multilevel"/>
    <w:tmpl w:val="3A68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F4CD9"/>
    <w:multiLevelType w:val="multilevel"/>
    <w:tmpl w:val="CD2E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21514"/>
    <w:multiLevelType w:val="multilevel"/>
    <w:tmpl w:val="9472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546EC"/>
    <w:multiLevelType w:val="hybridMultilevel"/>
    <w:tmpl w:val="3CAE6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A83378"/>
    <w:multiLevelType w:val="multilevel"/>
    <w:tmpl w:val="95DC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2679B"/>
    <w:multiLevelType w:val="multilevel"/>
    <w:tmpl w:val="009A9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DC7107"/>
    <w:multiLevelType w:val="multilevel"/>
    <w:tmpl w:val="C8D6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145377"/>
    <w:multiLevelType w:val="multilevel"/>
    <w:tmpl w:val="7F48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1F7B56"/>
    <w:multiLevelType w:val="multilevel"/>
    <w:tmpl w:val="B87A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6625C"/>
    <w:multiLevelType w:val="multilevel"/>
    <w:tmpl w:val="5784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506773"/>
    <w:multiLevelType w:val="hybridMultilevel"/>
    <w:tmpl w:val="E4DEB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324E4D"/>
    <w:multiLevelType w:val="multilevel"/>
    <w:tmpl w:val="6DCE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539006">
    <w:abstractNumId w:val="0"/>
  </w:num>
  <w:num w:numId="2" w16cid:durableId="1324360775">
    <w:abstractNumId w:val="1"/>
  </w:num>
  <w:num w:numId="3" w16cid:durableId="255212714">
    <w:abstractNumId w:val="4"/>
  </w:num>
  <w:num w:numId="4" w16cid:durableId="1657223733">
    <w:abstractNumId w:val="11"/>
  </w:num>
  <w:num w:numId="5" w16cid:durableId="79377945">
    <w:abstractNumId w:val="5"/>
  </w:num>
  <w:num w:numId="6" w16cid:durableId="1542784243">
    <w:abstractNumId w:val="2"/>
  </w:num>
  <w:num w:numId="7" w16cid:durableId="1768112870">
    <w:abstractNumId w:val="8"/>
  </w:num>
  <w:num w:numId="8" w16cid:durableId="459229487">
    <w:abstractNumId w:val="10"/>
  </w:num>
  <w:num w:numId="9" w16cid:durableId="717437373">
    <w:abstractNumId w:val="7"/>
  </w:num>
  <w:num w:numId="10" w16cid:durableId="833909256">
    <w:abstractNumId w:val="6"/>
  </w:num>
  <w:num w:numId="11" w16cid:durableId="1603757727">
    <w:abstractNumId w:val="9"/>
  </w:num>
  <w:num w:numId="12" w16cid:durableId="1162700140">
    <w:abstractNumId w:val="3"/>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len Keller">
    <w15:presenceInfo w15:providerId="Windows Live" w15:userId="e787f13c9889a170"/>
  </w15:person>
  <w15:person w15:author="Penny Patterson">
    <w15:presenceInfo w15:providerId="AD" w15:userId="S::penny@spicesinc.com::7bec89d0-993f-48ca-b90d-5a06f578d1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01"/>
    <w:rsid w:val="00003275"/>
    <w:rsid w:val="00011BBF"/>
    <w:rsid w:val="00016B35"/>
    <w:rsid w:val="000173FA"/>
    <w:rsid w:val="00026543"/>
    <w:rsid w:val="000276D2"/>
    <w:rsid w:val="00031003"/>
    <w:rsid w:val="00046907"/>
    <w:rsid w:val="00046C5F"/>
    <w:rsid w:val="0004733A"/>
    <w:rsid w:val="0004741F"/>
    <w:rsid w:val="00060C52"/>
    <w:rsid w:val="00063D6F"/>
    <w:rsid w:val="0007337B"/>
    <w:rsid w:val="000838CB"/>
    <w:rsid w:val="00085CFE"/>
    <w:rsid w:val="00093FC1"/>
    <w:rsid w:val="000A033A"/>
    <w:rsid w:val="000C3DFB"/>
    <w:rsid w:val="000C4DBF"/>
    <w:rsid w:val="000C5195"/>
    <w:rsid w:val="000E1B09"/>
    <w:rsid w:val="000E1CCE"/>
    <w:rsid w:val="000E1F57"/>
    <w:rsid w:val="000E5771"/>
    <w:rsid w:val="000E753E"/>
    <w:rsid w:val="000E7DF9"/>
    <w:rsid w:val="000F23D2"/>
    <w:rsid w:val="000F650D"/>
    <w:rsid w:val="00101728"/>
    <w:rsid w:val="00101B29"/>
    <w:rsid w:val="00106B38"/>
    <w:rsid w:val="00110795"/>
    <w:rsid w:val="00111A0F"/>
    <w:rsid w:val="00116B6E"/>
    <w:rsid w:val="00125CC0"/>
    <w:rsid w:val="0012707E"/>
    <w:rsid w:val="00127310"/>
    <w:rsid w:val="00127DF3"/>
    <w:rsid w:val="00135663"/>
    <w:rsid w:val="00135869"/>
    <w:rsid w:val="0014552F"/>
    <w:rsid w:val="00145C63"/>
    <w:rsid w:val="00146BFB"/>
    <w:rsid w:val="00147416"/>
    <w:rsid w:val="00151E5E"/>
    <w:rsid w:val="00153A0B"/>
    <w:rsid w:val="00160A7B"/>
    <w:rsid w:val="00172A59"/>
    <w:rsid w:val="00173C6B"/>
    <w:rsid w:val="00177A35"/>
    <w:rsid w:val="001805D3"/>
    <w:rsid w:val="00183E0A"/>
    <w:rsid w:val="00184332"/>
    <w:rsid w:val="0018745A"/>
    <w:rsid w:val="001A22D8"/>
    <w:rsid w:val="001A6359"/>
    <w:rsid w:val="001B57D6"/>
    <w:rsid w:val="001C08FB"/>
    <w:rsid w:val="001C5395"/>
    <w:rsid w:val="001D10A0"/>
    <w:rsid w:val="001D3A0B"/>
    <w:rsid w:val="001D4B90"/>
    <w:rsid w:val="001D56CE"/>
    <w:rsid w:val="001D61EB"/>
    <w:rsid w:val="001F16DC"/>
    <w:rsid w:val="001F1B09"/>
    <w:rsid w:val="001F42B4"/>
    <w:rsid w:val="001F606C"/>
    <w:rsid w:val="00206719"/>
    <w:rsid w:val="002133E6"/>
    <w:rsid w:val="002211F2"/>
    <w:rsid w:val="002218D0"/>
    <w:rsid w:val="00226655"/>
    <w:rsid w:val="00232D54"/>
    <w:rsid w:val="00235185"/>
    <w:rsid w:val="00252605"/>
    <w:rsid w:val="0025756B"/>
    <w:rsid w:val="00262B3C"/>
    <w:rsid w:val="00280A98"/>
    <w:rsid w:val="002A2587"/>
    <w:rsid w:val="002B06A2"/>
    <w:rsid w:val="002C199C"/>
    <w:rsid w:val="002D1B2C"/>
    <w:rsid w:val="002D1CEE"/>
    <w:rsid w:val="002D45E7"/>
    <w:rsid w:val="002E271B"/>
    <w:rsid w:val="002E65A0"/>
    <w:rsid w:val="002E7946"/>
    <w:rsid w:val="002F28A9"/>
    <w:rsid w:val="00320326"/>
    <w:rsid w:val="00324C53"/>
    <w:rsid w:val="0034333B"/>
    <w:rsid w:val="0034769E"/>
    <w:rsid w:val="0035095C"/>
    <w:rsid w:val="00351E25"/>
    <w:rsid w:val="003563C6"/>
    <w:rsid w:val="00363805"/>
    <w:rsid w:val="00364498"/>
    <w:rsid w:val="00364E80"/>
    <w:rsid w:val="00365C13"/>
    <w:rsid w:val="00367BC1"/>
    <w:rsid w:val="003717A2"/>
    <w:rsid w:val="00390965"/>
    <w:rsid w:val="00397926"/>
    <w:rsid w:val="003A5CE5"/>
    <w:rsid w:val="003B50E2"/>
    <w:rsid w:val="003B625A"/>
    <w:rsid w:val="003B7B02"/>
    <w:rsid w:val="003C1E5F"/>
    <w:rsid w:val="003E17D2"/>
    <w:rsid w:val="003E193B"/>
    <w:rsid w:val="003E784E"/>
    <w:rsid w:val="003F1E0C"/>
    <w:rsid w:val="003F7B66"/>
    <w:rsid w:val="003F7C16"/>
    <w:rsid w:val="00400FAF"/>
    <w:rsid w:val="00414D25"/>
    <w:rsid w:val="00417159"/>
    <w:rsid w:val="00417538"/>
    <w:rsid w:val="00423B51"/>
    <w:rsid w:val="0042563B"/>
    <w:rsid w:val="00431A9C"/>
    <w:rsid w:val="00450A01"/>
    <w:rsid w:val="00460248"/>
    <w:rsid w:val="00467EB0"/>
    <w:rsid w:val="00497ADD"/>
    <w:rsid w:val="004A3C89"/>
    <w:rsid w:val="004C424E"/>
    <w:rsid w:val="004C6FCC"/>
    <w:rsid w:val="004E51DD"/>
    <w:rsid w:val="004E567E"/>
    <w:rsid w:val="004F015B"/>
    <w:rsid w:val="004F0DB3"/>
    <w:rsid w:val="004F27FD"/>
    <w:rsid w:val="00507C80"/>
    <w:rsid w:val="00512A52"/>
    <w:rsid w:val="00522D80"/>
    <w:rsid w:val="00535B3C"/>
    <w:rsid w:val="0054390F"/>
    <w:rsid w:val="005548EB"/>
    <w:rsid w:val="005559F2"/>
    <w:rsid w:val="00557FAE"/>
    <w:rsid w:val="0056247C"/>
    <w:rsid w:val="00573E35"/>
    <w:rsid w:val="00587229"/>
    <w:rsid w:val="0059683B"/>
    <w:rsid w:val="005A3C66"/>
    <w:rsid w:val="005A62C3"/>
    <w:rsid w:val="005A79B2"/>
    <w:rsid w:val="005B6E30"/>
    <w:rsid w:val="005C2BA7"/>
    <w:rsid w:val="005C696F"/>
    <w:rsid w:val="005E7CFD"/>
    <w:rsid w:val="005F1C85"/>
    <w:rsid w:val="005F3260"/>
    <w:rsid w:val="006005C3"/>
    <w:rsid w:val="00612C0E"/>
    <w:rsid w:val="00621021"/>
    <w:rsid w:val="00646F66"/>
    <w:rsid w:val="00655BD4"/>
    <w:rsid w:val="00665235"/>
    <w:rsid w:val="006662CD"/>
    <w:rsid w:val="006757AA"/>
    <w:rsid w:val="00681A01"/>
    <w:rsid w:val="00686974"/>
    <w:rsid w:val="00687C54"/>
    <w:rsid w:val="006945F8"/>
    <w:rsid w:val="006B3329"/>
    <w:rsid w:val="006B48BB"/>
    <w:rsid w:val="006C5D4A"/>
    <w:rsid w:val="006D06A8"/>
    <w:rsid w:val="006D2B70"/>
    <w:rsid w:val="006E16E6"/>
    <w:rsid w:val="006E399B"/>
    <w:rsid w:val="006E7C84"/>
    <w:rsid w:val="006F5C3E"/>
    <w:rsid w:val="006F6237"/>
    <w:rsid w:val="00700074"/>
    <w:rsid w:val="00707621"/>
    <w:rsid w:val="00713B79"/>
    <w:rsid w:val="00725BC8"/>
    <w:rsid w:val="00736BB2"/>
    <w:rsid w:val="00737E50"/>
    <w:rsid w:val="00740887"/>
    <w:rsid w:val="00747794"/>
    <w:rsid w:val="00754AD1"/>
    <w:rsid w:val="007637E2"/>
    <w:rsid w:val="00764017"/>
    <w:rsid w:val="007707AD"/>
    <w:rsid w:val="00771934"/>
    <w:rsid w:val="00784114"/>
    <w:rsid w:val="007A1F22"/>
    <w:rsid w:val="007A31EA"/>
    <w:rsid w:val="007A42EF"/>
    <w:rsid w:val="007A5318"/>
    <w:rsid w:val="007B0229"/>
    <w:rsid w:val="007B06A7"/>
    <w:rsid w:val="007B1AAA"/>
    <w:rsid w:val="007B761A"/>
    <w:rsid w:val="007C0AC3"/>
    <w:rsid w:val="007C7270"/>
    <w:rsid w:val="007C7643"/>
    <w:rsid w:val="007D2CF5"/>
    <w:rsid w:val="007D31E1"/>
    <w:rsid w:val="007D53D1"/>
    <w:rsid w:val="007D7203"/>
    <w:rsid w:val="007E378A"/>
    <w:rsid w:val="007E5159"/>
    <w:rsid w:val="007E5680"/>
    <w:rsid w:val="007F16A7"/>
    <w:rsid w:val="007F3998"/>
    <w:rsid w:val="00802C60"/>
    <w:rsid w:val="008046CB"/>
    <w:rsid w:val="00810830"/>
    <w:rsid w:val="00811034"/>
    <w:rsid w:val="00821259"/>
    <w:rsid w:val="00825A93"/>
    <w:rsid w:val="00832EC4"/>
    <w:rsid w:val="00837058"/>
    <w:rsid w:val="0083740B"/>
    <w:rsid w:val="008431FA"/>
    <w:rsid w:val="0086279A"/>
    <w:rsid w:val="0086404A"/>
    <w:rsid w:val="008662AA"/>
    <w:rsid w:val="008714E7"/>
    <w:rsid w:val="008823A1"/>
    <w:rsid w:val="008843F4"/>
    <w:rsid w:val="008921B6"/>
    <w:rsid w:val="0089363F"/>
    <w:rsid w:val="00893651"/>
    <w:rsid w:val="00893782"/>
    <w:rsid w:val="00894432"/>
    <w:rsid w:val="008A094C"/>
    <w:rsid w:val="008D0CFC"/>
    <w:rsid w:val="008D1B0A"/>
    <w:rsid w:val="008D4A97"/>
    <w:rsid w:val="008D654E"/>
    <w:rsid w:val="008E51F2"/>
    <w:rsid w:val="008E5AFE"/>
    <w:rsid w:val="00904752"/>
    <w:rsid w:val="00920B5A"/>
    <w:rsid w:val="009269CF"/>
    <w:rsid w:val="0094405B"/>
    <w:rsid w:val="00944842"/>
    <w:rsid w:val="00953C68"/>
    <w:rsid w:val="00962216"/>
    <w:rsid w:val="0096298E"/>
    <w:rsid w:val="0097225C"/>
    <w:rsid w:val="00973646"/>
    <w:rsid w:val="009812F3"/>
    <w:rsid w:val="009828CF"/>
    <w:rsid w:val="00982E3F"/>
    <w:rsid w:val="009924D1"/>
    <w:rsid w:val="009B68CC"/>
    <w:rsid w:val="009B7183"/>
    <w:rsid w:val="009D39B8"/>
    <w:rsid w:val="009D4992"/>
    <w:rsid w:val="009F19FB"/>
    <w:rsid w:val="009F2956"/>
    <w:rsid w:val="00A00E1D"/>
    <w:rsid w:val="00A05515"/>
    <w:rsid w:val="00A119C8"/>
    <w:rsid w:val="00A13701"/>
    <w:rsid w:val="00A168C5"/>
    <w:rsid w:val="00A26C01"/>
    <w:rsid w:val="00A4262A"/>
    <w:rsid w:val="00A45AC3"/>
    <w:rsid w:val="00A60633"/>
    <w:rsid w:val="00A639C6"/>
    <w:rsid w:val="00A71B9E"/>
    <w:rsid w:val="00A81B8F"/>
    <w:rsid w:val="00A869D6"/>
    <w:rsid w:val="00A9568C"/>
    <w:rsid w:val="00AA51B5"/>
    <w:rsid w:val="00AB4B07"/>
    <w:rsid w:val="00AC1140"/>
    <w:rsid w:val="00AC2289"/>
    <w:rsid w:val="00AC4C0B"/>
    <w:rsid w:val="00AD2945"/>
    <w:rsid w:val="00AD366B"/>
    <w:rsid w:val="00AE226B"/>
    <w:rsid w:val="00AE3F30"/>
    <w:rsid w:val="00AF047B"/>
    <w:rsid w:val="00AF2CD1"/>
    <w:rsid w:val="00AF550B"/>
    <w:rsid w:val="00B03063"/>
    <w:rsid w:val="00B14DF5"/>
    <w:rsid w:val="00B1671C"/>
    <w:rsid w:val="00B24E2B"/>
    <w:rsid w:val="00B321CB"/>
    <w:rsid w:val="00B368FA"/>
    <w:rsid w:val="00B44C61"/>
    <w:rsid w:val="00B47ABC"/>
    <w:rsid w:val="00B61438"/>
    <w:rsid w:val="00B61A4A"/>
    <w:rsid w:val="00B6214A"/>
    <w:rsid w:val="00B737E9"/>
    <w:rsid w:val="00B85FDB"/>
    <w:rsid w:val="00B954D7"/>
    <w:rsid w:val="00BA0FC0"/>
    <w:rsid w:val="00BA23E6"/>
    <w:rsid w:val="00BA3930"/>
    <w:rsid w:val="00BB1DF2"/>
    <w:rsid w:val="00BC32BF"/>
    <w:rsid w:val="00BC719E"/>
    <w:rsid w:val="00BC73CC"/>
    <w:rsid w:val="00BF1F0C"/>
    <w:rsid w:val="00BF28BB"/>
    <w:rsid w:val="00BF6AAB"/>
    <w:rsid w:val="00BF7710"/>
    <w:rsid w:val="00C01DEE"/>
    <w:rsid w:val="00C029DA"/>
    <w:rsid w:val="00C109DD"/>
    <w:rsid w:val="00C2104D"/>
    <w:rsid w:val="00C211DC"/>
    <w:rsid w:val="00C22A13"/>
    <w:rsid w:val="00C268CD"/>
    <w:rsid w:val="00C313E3"/>
    <w:rsid w:val="00C33DA5"/>
    <w:rsid w:val="00C42DE8"/>
    <w:rsid w:val="00C519C5"/>
    <w:rsid w:val="00C536EE"/>
    <w:rsid w:val="00C5633F"/>
    <w:rsid w:val="00C7121C"/>
    <w:rsid w:val="00C72929"/>
    <w:rsid w:val="00C74DEB"/>
    <w:rsid w:val="00C757D0"/>
    <w:rsid w:val="00C826CF"/>
    <w:rsid w:val="00C852AD"/>
    <w:rsid w:val="00C96690"/>
    <w:rsid w:val="00CA01CF"/>
    <w:rsid w:val="00CA29EF"/>
    <w:rsid w:val="00CA4B64"/>
    <w:rsid w:val="00CB3D6D"/>
    <w:rsid w:val="00CC0B1B"/>
    <w:rsid w:val="00CC3396"/>
    <w:rsid w:val="00CC3F27"/>
    <w:rsid w:val="00CD07BC"/>
    <w:rsid w:val="00CE29FE"/>
    <w:rsid w:val="00CE4622"/>
    <w:rsid w:val="00CE53E2"/>
    <w:rsid w:val="00CF4826"/>
    <w:rsid w:val="00D32F6F"/>
    <w:rsid w:val="00D331B3"/>
    <w:rsid w:val="00D33796"/>
    <w:rsid w:val="00D40E80"/>
    <w:rsid w:val="00D46A65"/>
    <w:rsid w:val="00D47774"/>
    <w:rsid w:val="00D542A1"/>
    <w:rsid w:val="00D554DE"/>
    <w:rsid w:val="00D57F77"/>
    <w:rsid w:val="00D61215"/>
    <w:rsid w:val="00D700B7"/>
    <w:rsid w:val="00D727EC"/>
    <w:rsid w:val="00D72F10"/>
    <w:rsid w:val="00D800FA"/>
    <w:rsid w:val="00D842E6"/>
    <w:rsid w:val="00D85BF2"/>
    <w:rsid w:val="00D87612"/>
    <w:rsid w:val="00D93501"/>
    <w:rsid w:val="00DA701D"/>
    <w:rsid w:val="00DA7AA7"/>
    <w:rsid w:val="00DB1233"/>
    <w:rsid w:val="00DB635C"/>
    <w:rsid w:val="00DB7AE2"/>
    <w:rsid w:val="00DC74CA"/>
    <w:rsid w:val="00DE312D"/>
    <w:rsid w:val="00DE3A16"/>
    <w:rsid w:val="00DE55DE"/>
    <w:rsid w:val="00E13EBE"/>
    <w:rsid w:val="00E15433"/>
    <w:rsid w:val="00E2067B"/>
    <w:rsid w:val="00E21932"/>
    <w:rsid w:val="00E27D77"/>
    <w:rsid w:val="00E35DF7"/>
    <w:rsid w:val="00E36053"/>
    <w:rsid w:val="00E52B31"/>
    <w:rsid w:val="00E549EF"/>
    <w:rsid w:val="00E914A7"/>
    <w:rsid w:val="00E9205E"/>
    <w:rsid w:val="00E94788"/>
    <w:rsid w:val="00EA5A33"/>
    <w:rsid w:val="00EB0D03"/>
    <w:rsid w:val="00EB3253"/>
    <w:rsid w:val="00EB5412"/>
    <w:rsid w:val="00EC19CC"/>
    <w:rsid w:val="00ED04B7"/>
    <w:rsid w:val="00ED59E9"/>
    <w:rsid w:val="00EE01D1"/>
    <w:rsid w:val="00EE205C"/>
    <w:rsid w:val="00EF1662"/>
    <w:rsid w:val="00EF2C12"/>
    <w:rsid w:val="00EF4FE0"/>
    <w:rsid w:val="00EF51EB"/>
    <w:rsid w:val="00F16556"/>
    <w:rsid w:val="00F25ECE"/>
    <w:rsid w:val="00F35287"/>
    <w:rsid w:val="00F4685C"/>
    <w:rsid w:val="00F47860"/>
    <w:rsid w:val="00F51BB4"/>
    <w:rsid w:val="00F543B6"/>
    <w:rsid w:val="00F635C0"/>
    <w:rsid w:val="00F64965"/>
    <w:rsid w:val="00F71C41"/>
    <w:rsid w:val="00F73178"/>
    <w:rsid w:val="00F7505C"/>
    <w:rsid w:val="00F76760"/>
    <w:rsid w:val="00F8394B"/>
    <w:rsid w:val="00F90E0F"/>
    <w:rsid w:val="00F96065"/>
    <w:rsid w:val="00FB44B8"/>
    <w:rsid w:val="00FC7DC2"/>
    <w:rsid w:val="00FD0330"/>
    <w:rsid w:val="00FD6C26"/>
    <w:rsid w:val="00FD789C"/>
    <w:rsid w:val="00FE3A54"/>
    <w:rsid w:val="00FF0603"/>
    <w:rsid w:val="00FF766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3163"/>
  <w15:chartTrackingRefBased/>
  <w15:docId w15:val="{EE71F147-7271-446B-A89F-4A60F50CB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link w:val="Heading2Char"/>
    <w:qFormat/>
    <w:rsid w:val="00CE53E2"/>
    <w:pPr>
      <w:keepNext/>
      <w:spacing w:before="240" w:after="60"/>
      <w:outlineLvl w:val="1"/>
    </w:pPr>
    <w:rPr>
      <w:rFonts w:cs="Arial"/>
      <w:b/>
      <w:bCs/>
      <w:i/>
      <w:iCs/>
      <w:sz w:val="28"/>
      <w:szCs w:val="28"/>
    </w:rPr>
  </w:style>
  <w:style w:type="paragraph" w:styleId="Heading3">
    <w:name w:val="heading 3"/>
    <w:basedOn w:val="Normal"/>
    <w:next w:val="Normal"/>
    <w:qFormat/>
    <w:rsid w:val="00BA23E6"/>
    <w:pPr>
      <w:keepNext/>
      <w:spacing w:before="240" w:after="60"/>
      <w:outlineLvl w:val="2"/>
    </w:pPr>
    <w:rPr>
      <w:rFonts w:cs="Arial"/>
      <w:b/>
      <w:bCs/>
      <w:sz w:val="26"/>
      <w:szCs w:val="26"/>
    </w:rPr>
  </w:style>
  <w:style w:type="paragraph" w:styleId="Heading4">
    <w:name w:val="heading 4"/>
    <w:basedOn w:val="Normal"/>
    <w:next w:val="Normal"/>
    <w:link w:val="Heading4Char"/>
    <w:uiPriority w:val="9"/>
    <w:semiHidden/>
    <w:unhideWhenUsed/>
    <w:qFormat/>
    <w:rsid w:val="00CA4B6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FAF"/>
    <w:pPr>
      <w:tabs>
        <w:tab w:val="center" w:pos="4320"/>
        <w:tab w:val="right" w:pos="8640"/>
      </w:tabs>
    </w:pPr>
  </w:style>
  <w:style w:type="paragraph" w:styleId="Footer">
    <w:name w:val="footer"/>
    <w:basedOn w:val="Normal"/>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C3DFB"/>
    <w:rPr>
      <w:rFonts w:ascii="Times New Roman" w:hAnsi="Times New Roman"/>
      <w:color w:val="auto"/>
      <w:sz w:val="24"/>
    </w:rPr>
  </w:style>
  <w:style w:type="paragraph" w:styleId="BalloonText">
    <w:name w:val="Balloon Text"/>
    <w:basedOn w:val="Normal"/>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uiPriority w:val="22"/>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rsid w:val="00172A59"/>
    <w:rPr>
      <w:rFonts w:ascii="Arial" w:hAnsi="Arial"/>
      <w:color w:val="000000"/>
    </w:rPr>
  </w:style>
  <w:style w:type="character" w:customStyle="1" w:styleId="Heading2Char">
    <w:name w:val="Heading 2 Char"/>
    <w:link w:val="Heading2"/>
    <w:rsid w:val="00060C52"/>
    <w:rPr>
      <w:rFonts w:ascii="Arial" w:hAnsi="Arial" w:cs="Arial"/>
      <w:b/>
      <w:bCs/>
      <w:i/>
      <w:iCs/>
      <w:color w:val="000000"/>
      <w:sz w:val="28"/>
      <w:szCs w:val="28"/>
    </w:rPr>
  </w:style>
  <w:style w:type="character" w:customStyle="1" w:styleId="BodyTextChar">
    <w:name w:val="Body Text Char"/>
    <w:link w:val="BodyText"/>
    <w:rsid w:val="00060C52"/>
    <w:rPr>
      <w:sz w:val="24"/>
    </w:rPr>
  </w:style>
  <w:style w:type="character" w:customStyle="1" w:styleId="UnresolvedMention1">
    <w:name w:val="Unresolved Mention1"/>
    <w:uiPriority w:val="99"/>
    <w:semiHidden/>
    <w:unhideWhenUsed/>
    <w:rsid w:val="00DB635C"/>
    <w:rPr>
      <w:color w:val="808080"/>
      <w:shd w:val="clear" w:color="auto" w:fill="E6E6E6"/>
    </w:rPr>
  </w:style>
  <w:style w:type="table" w:customStyle="1" w:styleId="TableGrid1">
    <w:name w:val="Table Grid1"/>
    <w:basedOn w:val="TableNormal"/>
    <w:next w:val="TableGrid"/>
    <w:uiPriority w:val="59"/>
    <w:rsid w:val="00B321CB"/>
    <w:rPr>
      <w:rFonts w:ascii="Calibri" w:eastAsia="Calibri" w:hAnsi="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
    <w:name w:val="Heading 4 Char"/>
    <w:basedOn w:val="DefaultParagraphFont"/>
    <w:link w:val="Heading4"/>
    <w:uiPriority w:val="9"/>
    <w:semiHidden/>
    <w:rsid w:val="00CA4B64"/>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8921B6"/>
    <w:rPr>
      <w:rFonts w:ascii="Times New Roman" w:hAnsi="Times New Roman"/>
      <w:sz w:val="24"/>
      <w:szCs w:val="24"/>
    </w:rPr>
  </w:style>
  <w:style w:type="paragraph" w:styleId="Revision">
    <w:name w:val="Revision"/>
    <w:hidden/>
    <w:uiPriority w:val="99"/>
    <w:semiHidden/>
    <w:rsid w:val="009F2956"/>
    <w:rPr>
      <w:rFonts w:ascii="Arial" w:hAnsi="Arial"/>
      <w:color w:val="000000"/>
    </w:rPr>
  </w:style>
  <w:style w:type="character" w:styleId="CommentReference">
    <w:name w:val="annotation reference"/>
    <w:basedOn w:val="DefaultParagraphFont"/>
    <w:uiPriority w:val="99"/>
    <w:semiHidden/>
    <w:unhideWhenUsed/>
    <w:rsid w:val="009F2956"/>
    <w:rPr>
      <w:sz w:val="16"/>
      <w:szCs w:val="16"/>
    </w:rPr>
  </w:style>
  <w:style w:type="paragraph" w:styleId="CommentText">
    <w:name w:val="annotation text"/>
    <w:basedOn w:val="Normal"/>
    <w:link w:val="CommentTextChar"/>
    <w:uiPriority w:val="99"/>
    <w:unhideWhenUsed/>
    <w:rsid w:val="009F2956"/>
  </w:style>
  <w:style w:type="character" w:customStyle="1" w:styleId="CommentTextChar">
    <w:name w:val="Comment Text Char"/>
    <w:basedOn w:val="DefaultParagraphFont"/>
    <w:link w:val="CommentText"/>
    <w:uiPriority w:val="99"/>
    <w:rsid w:val="009F2956"/>
    <w:rPr>
      <w:rFonts w:ascii="Arial" w:hAnsi="Arial"/>
      <w:color w:val="000000"/>
    </w:rPr>
  </w:style>
  <w:style w:type="paragraph" w:styleId="CommentSubject">
    <w:name w:val="annotation subject"/>
    <w:basedOn w:val="CommentText"/>
    <w:next w:val="CommentText"/>
    <w:link w:val="CommentSubjectChar"/>
    <w:uiPriority w:val="99"/>
    <w:semiHidden/>
    <w:unhideWhenUsed/>
    <w:rsid w:val="009F2956"/>
    <w:rPr>
      <w:b/>
      <w:bCs/>
    </w:rPr>
  </w:style>
  <w:style w:type="character" w:customStyle="1" w:styleId="CommentSubjectChar">
    <w:name w:val="Comment Subject Char"/>
    <w:basedOn w:val="CommentTextChar"/>
    <w:link w:val="CommentSubject"/>
    <w:uiPriority w:val="99"/>
    <w:semiHidden/>
    <w:rsid w:val="009F2956"/>
    <w:rPr>
      <w:rFonts w:ascii="Arial" w:hAnsi="Arial"/>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10298">
      <w:bodyDiv w:val="1"/>
      <w:marLeft w:val="0"/>
      <w:marRight w:val="0"/>
      <w:marTop w:val="0"/>
      <w:marBottom w:val="0"/>
      <w:divBdr>
        <w:top w:val="none" w:sz="0" w:space="0" w:color="auto"/>
        <w:left w:val="none" w:sz="0" w:space="0" w:color="auto"/>
        <w:bottom w:val="none" w:sz="0" w:space="0" w:color="auto"/>
        <w:right w:val="none" w:sz="0" w:space="0" w:color="auto"/>
      </w:divBdr>
    </w:div>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474026896">
      <w:bodyDiv w:val="1"/>
      <w:marLeft w:val="0"/>
      <w:marRight w:val="0"/>
      <w:marTop w:val="0"/>
      <w:marBottom w:val="0"/>
      <w:divBdr>
        <w:top w:val="none" w:sz="0" w:space="0" w:color="auto"/>
        <w:left w:val="none" w:sz="0" w:space="0" w:color="auto"/>
        <w:bottom w:val="none" w:sz="0" w:space="0" w:color="auto"/>
        <w:right w:val="none" w:sz="0" w:space="0" w:color="auto"/>
      </w:divBdr>
    </w:div>
    <w:div w:id="594636475">
      <w:bodyDiv w:val="1"/>
      <w:marLeft w:val="0"/>
      <w:marRight w:val="0"/>
      <w:marTop w:val="0"/>
      <w:marBottom w:val="0"/>
      <w:divBdr>
        <w:top w:val="none" w:sz="0" w:space="0" w:color="auto"/>
        <w:left w:val="none" w:sz="0" w:space="0" w:color="auto"/>
        <w:bottom w:val="none" w:sz="0" w:space="0" w:color="auto"/>
        <w:right w:val="none" w:sz="0" w:space="0" w:color="auto"/>
      </w:divBdr>
    </w:div>
    <w:div w:id="983705420">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 w:id="1318146919">
      <w:bodyDiv w:val="1"/>
      <w:marLeft w:val="0"/>
      <w:marRight w:val="0"/>
      <w:marTop w:val="0"/>
      <w:marBottom w:val="0"/>
      <w:divBdr>
        <w:top w:val="none" w:sz="0" w:space="0" w:color="auto"/>
        <w:left w:val="none" w:sz="0" w:space="0" w:color="auto"/>
        <w:bottom w:val="none" w:sz="0" w:space="0" w:color="auto"/>
        <w:right w:val="none" w:sz="0" w:space="0" w:color="auto"/>
      </w:divBdr>
    </w:div>
    <w:div w:id="195266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6E3A1C1-FB39-4C88-B781-319E9FB09135}">
  <ds:schemaRefs>
    <ds:schemaRef ds:uri="http://schemas.microsoft.com/sharepoint/v3/contenttype/forms"/>
  </ds:schemaRefs>
</ds:datastoreItem>
</file>

<file path=customXml/itemProps2.xml><?xml version="1.0" encoding="utf-8"?>
<ds:datastoreItem xmlns:ds="http://schemas.openxmlformats.org/officeDocument/2006/customXml" ds:itemID="{8E04196A-69E0-4348-AE02-EA84006202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72B123-5EA4-8843-8ED6-B63EDB0867DB}">
  <ds:schemaRefs>
    <ds:schemaRef ds:uri="http://schemas.openxmlformats.org/officeDocument/2006/bibliography"/>
  </ds:schemaRefs>
</ds:datastoreItem>
</file>

<file path=customXml/itemProps4.xml><?xml version="1.0" encoding="utf-8"?>
<ds:datastoreItem xmlns:ds="http://schemas.openxmlformats.org/officeDocument/2006/customXml" ds:itemID="{641301C9-DC3A-4694-887D-A504863FF869}">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654</Words>
  <Characters>4167</Characters>
  <Application>Microsoft Office Word</Application>
  <DocSecurity>0</DocSecurity>
  <Lines>115</Lines>
  <Paragraphs>96</Paragraphs>
  <ScaleCrop>false</ScaleCrop>
  <HeadingPairs>
    <vt:vector size="2" baseType="variant">
      <vt:variant>
        <vt:lpstr>Title</vt:lpstr>
      </vt:variant>
      <vt:variant>
        <vt:i4>1</vt:i4>
      </vt:variant>
    </vt:vector>
  </HeadingPairs>
  <TitlesOfParts>
    <vt:vector size="1" baseType="lpstr">
      <vt:lpstr>POLICY STATEMENT</vt:lpstr>
    </vt:vector>
  </TitlesOfParts>
  <Company>c</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dc:description/>
  <cp:lastModifiedBy>Penny Patterson</cp:lastModifiedBy>
  <cp:revision>59</cp:revision>
  <cp:lastPrinted>2026-03-18T19:55:00Z</cp:lastPrinted>
  <dcterms:created xsi:type="dcterms:W3CDTF">2022-04-11T18:34:00Z</dcterms:created>
  <dcterms:modified xsi:type="dcterms:W3CDTF">2026-03-23T17:15:00Z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