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5AE9" w14:textId="40A4AD09" w:rsidR="00DA56BC" w:rsidRPr="000754B4" w:rsidRDefault="0014245D" w:rsidP="00CF7021">
      <w:pPr>
        <w:pStyle w:val="Heading2"/>
        <w:ind w:left="980"/>
        <w:rPr>
          <w:rFonts w:asciiTheme="minorHAnsi" w:hAnsiTheme="minorHAnsi" w:cstheme="minorHAnsi"/>
          <w:b w:val="0"/>
          <w:bCs w:val="0"/>
          <w:i w:val="0"/>
          <w:iCs w:val="0"/>
          <w:sz w:val="24"/>
          <w:szCs w:val="24"/>
          <w:u w:val="single"/>
        </w:rPr>
      </w:pPr>
      <w:r w:rsidRPr="000754B4">
        <w:rPr>
          <w:rStyle w:val="Strong"/>
          <w:rFonts w:asciiTheme="minorHAnsi" w:hAnsiTheme="minorHAnsi" w:cstheme="minorHAnsi"/>
          <w:b/>
          <w:bCs/>
          <w:i w:val="0"/>
          <w:iCs w:val="0"/>
          <w:sz w:val="24"/>
          <w:szCs w:val="24"/>
          <w:u w:val="single"/>
        </w:rPr>
        <w:t>INTRODUCTION</w:t>
      </w:r>
    </w:p>
    <w:p w14:paraId="33E37D4E" w14:textId="7A0A35B2" w:rsidR="00DA56BC" w:rsidRPr="00DA56BC" w:rsidRDefault="00DA56BC" w:rsidP="00DA56BC">
      <w:pPr>
        <w:pStyle w:val="NormalWeb"/>
        <w:ind w:left="980"/>
        <w:rPr>
          <w:rFonts w:asciiTheme="minorHAnsi" w:hAnsiTheme="minorHAnsi" w:cstheme="minorHAnsi"/>
        </w:rPr>
      </w:pPr>
      <w:r w:rsidRPr="00DA56BC">
        <w:rPr>
          <w:rFonts w:asciiTheme="minorHAnsi" w:hAnsiTheme="minorHAnsi" w:cstheme="minorHAnsi"/>
        </w:rPr>
        <w:t xml:space="preserve">This policy ensures compliance with </w:t>
      </w:r>
      <w:r w:rsidRPr="00DA56BC">
        <w:rPr>
          <w:rStyle w:val="Strong"/>
          <w:rFonts w:asciiTheme="minorHAnsi" w:hAnsiTheme="minorHAnsi" w:cstheme="minorHAnsi"/>
          <w:b w:val="0"/>
          <w:bCs w:val="0"/>
        </w:rPr>
        <w:t xml:space="preserve">FDA Current Good Manufacturing Practices (cGMPs) </w:t>
      </w:r>
      <w:r w:rsidRPr="00DA56BC">
        <w:rPr>
          <w:rFonts w:asciiTheme="minorHAnsi" w:hAnsiTheme="minorHAnsi" w:cstheme="minorHAnsi"/>
        </w:rPr>
        <w:t xml:space="preserve">and </w:t>
      </w:r>
      <w:r w:rsidRPr="00DA56BC">
        <w:rPr>
          <w:rStyle w:val="Strong"/>
          <w:rFonts w:asciiTheme="minorHAnsi" w:hAnsiTheme="minorHAnsi" w:cstheme="minorHAnsi"/>
          <w:b w:val="0"/>
          <w:bCs w:val="0"/>
        </w:rPr>
        <w:t>Safe Quality Food (SQF) Code</w:t>
      </w:r>
      <w:r w:rsidRPr="00DA56BC">
        <w:rPr>
          <w:rFonts w:asciiTheme="minorHAnsi" w:hAnsiTheme="minorHAnsi" w:cstheme="minorHAnsi"/>
        </w:rPr>
        <w:t xml:space="preserve"> by establishing guidelines for hygiene, facility maintenance, personnel practices, and process controls to ensure the safety and quality of food products.</w:t>
      </w:r>
    </w:p>
    <w:p w14:paraId="55EE8BFC" w14:textId="77777777" w:rsidR="00CC61B6" w:rsidRDefault="0014245D" w:rsidP="00CC61B6">
      <w:pPr>
        <w:pStyle w:val="Heading2"/>
        <w:ind w:left="980"/>
        <w:rPr>
          <w:rStyle w:val="Strong"/>
          <w:rFonts w:asciiTheme="minorHAnsi" w:hAnsiTheme="minorHAnsi" w:cstheme="minorHAnsi"/>
          <w:b/>
          <w:bCs/>
          <w:i w:val="0"/>
          <w:iCs w:val="0"/>
          <w:sz w:val="24"/>
          <w:szCs w:val="24"/>
          <w:u w:val="single"/>
        </w:rPr>
      </w:pPr>
      <w:r w:rsidRPr="000754B4">
        <w:rPr>
          <w:rStyle w:val="Strong"/>
          <w:rFonts w:asciiTheme="minorHAnsi" w:hAnsiTheme="minorHAnsi" w:cstheme="minorHAnsi"/>
          <w:b/>
          <w:bCs/>
          <w:i w:val="0"/>
          <w:iCs w:val="0"/>
          <w:sz w:val="24"/>
          <w:szCs w:val="24"/>
          <w:u w:val="single"/>
        </w:rPr>
        <w:t>SCOPE</w:t>
      </w:r>
    </w:p>
    <w:p w14:paraId="3371EF75" w14:textId="1F752EF9" w:rsidR="00974D90" w:rsidRPr="00974D90" w:rsidRDefault="00974D90" w:rsidP="00974D90">
      <w:pPr>
        <w:pStyle w:val="NormalWeb"/>
        <w:ind w:left="980"/>
        <w:rPr>
          <w:rFonts w:asciiTheme="minorHAnsi" w:hAnsiTheme="minorHAnsi" w:cstheme="minorHAnsi"/>
        </w:rPr>
      </w:pPr>
      <w:r w:rsidRPr="00974D90">
        <w:rPr>
          <w:rFonts w:asciiTheme="minorHAnsi" w:hAnsiTheme="minorHAnsi" w:cstheme="minorHAnsi"/>
        </w:rPr>
        <w:t>This policy applies to all operations, personnel, and environments within the food production, storage, and handling areas of Spices, Inc. It encompasses the implementation and maintenance of Current Good Manufacturing Practices (cGMPs) in compliance with FDA regulations and the Safe Quality Food (SQF) Code, Module 11 requirements.</w:t>
      </w:r>
    </w:p>
    <w:p w14:paraId="017893F2" w14:textId="77777777" w:rsidR="00CC61B6" w:rsidRDefault="00CC61B6" w:rsidP="0023664E">
      <w:pPr>
        <w:pStyle w:val="Heading2"/>
        <w:ind w:left="980"/>
        <w:rPr>
          <w:rStyle w:val="Strong"/>
          <w:rFonts w:asciiTheme="minorHAnsi" w:hAnsiTheme="minorHAnsi" w:cstheme="minorHAnsi"/>
          <w:b/>
          <w:bCs/>
          <w:i w:val="0"/>
          <w:iCs w:val="0"/>
          <w:sz w:val="24"/>
          <w:szCs w:val="24"/>
          <w:u w:val="single"/>
        </w:rPr>
      </w:pPr>
      <w:r w:rsidRPr="000754B4">
        <w:rPr>
          <w:rStyle w:val="Strong"/>
          <w:rFonts w:asciiTheme="minorHAnsi" w:hAnsiTheme="minorHAnsi" w:cstheme="minorHAnsi"/>
          <w:b/>
          <w:bCs/>
          <w:i w:val="0"/>
          <w:iCs w:val="0"/>
          <w:sz w:val="24"/>
          <w:szCs w:val="24"/>
          <w:u w:val="single"/>
        </w:rPr>
        <w:t>RESPONSIBILITY</w:t>
      </w:r>
    </w:p>
    <w:p w14:paraId="1E54C51D" w14:textId="65A8B89D" w:rsidR="00847F00" w:rsidRPr="00847F00" w:rsidRDefault="00847F00" w:rsidP="00847F00">
      <w:pPr>
        <w:pStyle w:val="NormalWeb"/>
        <w:ind w:left="980"/>
        <w:rPr>
          <w:rFonts w:asciiTheme="minorHAnsi" w:hAnsiTheme="minorHAnsi" w:cstheme="minorHAnsi"/>
        </w:rPr>
      </w:pPr>
      <w:r w:rsidRPr="00DA56BC">
        <w:rPr>
          <w:rFonts w:asciiTheme="minorHAnsi" w:hAnsiTheme="minorHAnsi" w:cstheme="minorHAnsi"/>
        </w:rPr>
        <w:t>This policy applies to all employees, contractors, and visitors within the production, storage, and handling areas of the facility.</w:t>
      </w:r>
    </w:p>
    <w:p w14:paraId="00C8A9A7" w14:textId="77777777" w:rsidR="00CC61B6" w:rsidRPr="000754B4" w:rsidRDefault="00CC61B6" w:rsidP="00DA56BC">
      <w:pPr>
        <w:pStyle w:val="NormalWeb"/>
        <w:ind w:left="980"/>
        <w:rPr>
          <w:rFonts w:asciiTheme="minorHAnsi" w:hAnsiTheme="minorHAnsi" w:cstheme="minorHAnsi"/>
          <w:b/>
          <w:bCs/>
          <w:u w:val="single"/>
        </w:rPr>
      </w:pPr>
      <w:r w:rsidRPr="000754B4">
        <w:rPr>
          <w:rFonts w:asciiTheme="minorHAnsi" w:hAnsiTheme="minorHAnsi" w:cstheme="minorHAnsi"/>
          <w:b/>
          <w:bCs/>
          <w:u w:val="single"/>
        </w:rPr>
        <w:t>PROCEDURE</w:t>
      </w:r>
    </w:p>
    <w:p w14:paraId="3283EE7A" w14:textId="06397142"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Personnel Hygiene &amp; Health</w:t>
      </w:r>
    </w:p>
    <w:p w14:paraId="0A607C84" w14:textId="77777777" w:rsidR="00DA56BC" w:rsidRPr="00DA56BC" w:rsidRDefault="00DA56BC" w:rsidP="00F025E1">
      <w:pPr>
        <w:widowControl/>
        <w:numPr>
          <w:ilvl w:val="0"/>
          <w:numId w:val="2"/>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Employees must maintain </w:t>
      </w:r>
      <w:r w:rsidRPr="00DA56BC">
        <w:rPr>
          <w:rStyle w:val="Strong"/>
          <w:rFonts w:asciiTheme="minorHAnsi" w:hAnsiTheme="minorHAnsi" w:cstheme="minorHAnsi"/>
          <w:b w:val="0"/>
          <w:bCs w:val="0"/>
          <w:sz w:val="24"/>
          <w:szCs w:val="24"/>
        </w:rPr>
        <w:t>good personal hygiene</w:t>
      </w:r>
      <w:r w:rsidRPr="00DA56BC">
        <w:rPr>
          <w:rFonts w:asciiTheme="minorHAnsi" w:hAnsiTheme="minorHAnsi" w:cstheme="minorHAnsi"/>
          <w:sz w:val="24"/>
          <w:szCs w:val="24"/>
        </w:rPr>
        <w:t xml:space="preserve"> and wash hands thoroughly before starting work, after breaks, and after any activity that may cause contamination.</w:t>
      </w:r>
    </w:p>
    <w:p w14:paraId="32957E4A" w14:textId="77777777" w:rsidR="00DA56BC" w:rsidRPr="00DA56BC" w:rsidRDefault="00DA56BC" w:rsidP="00F025E1">
      <w:pPr>
        <w:widowControl/>
        <w:numPr>
          <w:ilvl w:val="0"/>
          <w:numId w:val="2"/>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Style w:val="Strong"/>
          <w:rFonts w:asciiTheme="minorHAnsi" w:hAnsiTheme="minorHAnsi" w:cstheme="minorHAnsi"/>
          <w:b w:val="0"/>
          <w:bCs w:val="0"/>
          <w:sz w:val="24"/>
          <w:szCs w:val="24"/>
        </w:rPr>
        <w:t>Protective clothing</w:t>
      </w:r>
      <w:r w:rsidRPr="00DA56BC">
        <w:rPr>
          <w:rFonts w:asciiTheme="minorHAnsi" w:hAnsiTheme="minorHAnsi" w:cstheme="minorHAnsi"/>
          <w:sz w:val="24"/>
          <w:szCs w:val="24"/>
        </w:rPr>
        <w:t>, including hairnets, gloves, and uniforms, must be worn as required.</w:t>
      </w:r>
    </w:p>
    <w:p w14:paraId="2C1AA869" w14:textId="77777777" w:rsidR="00DA56BC" w:rsidRPr="00DA56BC" w:rsidRDefault="00DA56BC" w:rsidP="00F025E1">
      <w:pPr>
        <w:widowControl/>
        <w:numPr>
          <w:ilvl w:val="0"/>
          <w:numId w:val="2"/>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Employees with </w:t>
      </w:r>
      <w:r w:rsidRPr="00DA56BC">
        <w:rPr>
          <w:rStyle w:val="Strong"/>
          <w:rFonts w:asciiTheme="minorHAnsi" w:hAnsiTheme="minorHAnsi" w:cstheme="minorHAnsi"/>
          <w:b w:val="0"/>
          <w:bCs w:val="0"/>
          <w:sz w:val="24"/>
          <w:szCs w:val="24"/>
        </w:rPr>
        <w:t>illnesses or open wounds</w:t>
      </w:r>
      <w:r w:rsidRPr="00DA56BC">
        <w:rPr>
          <w:rFonts w:asciiTheme="minorHAnsi" w:hAnsiTheme="minorHAnsi" w:cstheme="minorHAnsi"/>
          <w:sz w:val="24"/>
          <w:szCs w:val="24"/>
        </w:rPr>
        <w:t xml:space="preserve"> must report to management and may be restricted from food-handling areas.</w:t>
      </w:r>
    </w:p>
    <w:p w14:paraId="15BBA195" w14:textId="77777777" w:rsidR="00DA56BC" w:rsidRDefault="00DA56BC" w:rsidP="00F025E1">
      <w:pPr>
        <w:widowControl/>
        <w:numPr>
          <w:ilvl w:val="0"/>
          <w:numId w:val="2"/>
        </w:numPr>
        <w:tabs>
          <w:tab w:val="clear" w:pos="720"/>
        </w:tabs>
        <w:autoSpaceDE/>
        <w:autoSpaceDN/>
        <w:spacing w:before="100" w:beforeAutospacing="1" w:after="100" w:afterAutospacing="1"/>
        <w:ind w:left="1700"/>
        <w:rPr>
          <w:ins w:id="0" w:author="Penny Patterson" w:date="2026-02-09T15:30:00Z" w16du:dateUtc="2026-02-09T20:30:00Z"/>
          <w:rFonts w:asciiTheme="minorHAnsi" w:hAnsiTheme="minorHAnsi" w:cstheme="minorHAnsi"/>
          <w:sz w:val="24"/>
          <w:szCs w:val="24"/>
        </w:rPr>
      </w:pPr>
      <w:r w:rsidRPr="00DA56BC">
        <w:rPr>
          <w:rFonts w:asciiTheme="minorHAnsi" w:hAnsiTheme="minorHAnsi" w:cstheme="minorHAnsi"/>
          <w:sz w:val="24"/>
          <w:szCs w:val="24"/>
        </w:rPr>
        <w:t xml:space="preserve">No </w:t>
      </w:r>
      <w:r w:rsidRPr="00DA56BC">
        <w:rPr>
          <w:rStyle w:val="Strong"/>
          <w:rFonts w:asciiTheme="minorHAnsi" w:hAnsiTheme="minorHAnsi" w:cstheme="minorHAnsi"/>
          <w:b w:val="0"/>
          <w:bCs w:val="0"/>
          <w:sz w:val="24"/>
          <w:szCs w:val="24"/>
        </w:rPr>
        <w:t>eating, drinking, chewing gum, or tobacco use</w:t>
      </w:r>
      <w:r w:rsidRPr="00DA56BC">
        <w:rPr>
          <w:rFonts w:asciiTheme="minorHAnsi" w:hAnsiTheme="minorHAnsi" w:cstheme="minorHAnsi"/>
          <w:sz w:val="24"/>
          <w:szCs w:val="24"/>
        </w:rPr>
        <w:t xml:space="preserve"> is permitted in production </w:t>
      </w:r>
      <w:commentRangeStart w:id="1"/>
      <w:r w:rsidRPr="00DA56BC">
        <w:rPr>
          <w:rFonts w:asciiTheme="minorHAnsi" w:hAnsiTheme="minorHAnsi" w:cstheme="minorHAnsi"/>
          <w:sz w:val="24"/>
          <w:szCs w:val="24"/>
        </w:rPr>
        <w:t>areas</w:t>
      </w:r>
      <w:commentRangeEnd w:id="1"/>
      <w:r w:rsidR="00575CB8" w:rsidRPr="00DA56BC">
        <w:rPr>
          <w:rStyle w:val="CommentReference"/>
          <w:rFonts w:asciiTheme="minorHAnsi" w:hAnsiTheme="minorHAnsi" w:cstheme="minorHAnsi"/>
          <w:sz w:val="24"/>
          <w:szCs w:val="24"/>
        </w:rPr>
        <w:commentReference w:id="1"/>
      </w:r>
      <w:r w:rsidRPr="00DA56BC">
        <w:rPr>
          <w:rFonts w:asciiTheme="minorHAnsi" w:hAnsiTheme="minorHAnsi" w:cstheme="minorHAnsi"/>
          <w:sz w:val="24"/>
          <w:szCs w:val="24"/>
        </w:rPr>
        <w:t>.</w:t>
      </w:r>
    </w:p>
    <w:p w14:paraId="1CB65379" w14:textId="31906E38" w:rsidR="0038156F" w:rsidRDefault="0038156F" w:rsidP="00F025E1">
      <w:pPr>
        <w:widowControl/>
        <w:numPr>
          <w:ilvl w:val="0"/>
          <w:numId w:val="2"/>
        </w:numPr>
        <w:tabs>
          <w:tab w:val="clear" w:pos="720"/>
        </w:tabs>
        <w:autoSpaceDE/>
        <w:autoSpaceDN/>
        <w:spacing w:before="100" w:beforeAutospacing="1" w:after="100" w:afterAutospacing="1"/>
        <w:ind w:left="1700"/>
        <w:rPr>
          <w:rFonts w:asciiTheme="minorHAnsi" w:hAnsiTheme="minorHAnsi" w:cstheme="minorHAnsi"/>
          <w:sz w:val="24"/>
          <w:szCs w:val="24"/>
        </w:rPr>
      </w:pPr>
      <w:ins w:id="2" w:author="Penny Patterson" w:date="2026-02-09T15:30:00Z" w16du:dateUtc="2026-02-09T20:30:00Z">
        <w:r>
          <w:rPr>
            <w:rFonts w:asciiTheme="minorHAnsi" w:hAnsiTheme="minorHAnsi" w:cstheme="minorHAnsi"/>
            <w:sz w:val="24"/>
            <w:szCs w:val="24"/>
          </w:rPr>
          <w:t>No prescription or over-the-counter (OTC) medicines should also be restricted.</w:t>
        </w:r>
      </w:ins>
    </w:p>
    <w:p w14:paraId="0C4F7D6C" w14:textId="0E0E35D4" w:rsidR="00CE0209" w:rsidRDefault="007E764D" w:rsidP="00C74825">
      <w:pPr>
        <w:widowControl/>
        <w:autoSpaceDE/>
        <w:autoSpaceDN/>
        <w:spacing w:before="100" w:beforeAutospacing="1" w:after="100" w:afterAutospacing="1"/>
        <w:ind w:left="720" w:firstLine="260"/>
        <w:rPr>
          <w:rFonts w:asciiTheme="minorHAnsi" w:hAnsiTheme="minorHAnsi" w:cstheme="minorHAnsi"/>
          <w:sz w:val="24"/>
          <w:szCs w:val="24"/>
        </w:rPr>
      </w:pPr>
      <w:r>
        <w:rPr>
          <w:rFonts w:asciiTheme="minorHAnsi" w:hAnsiTheme="minorHAnsi" w:cstheme="minorHAnsi"/>
          <w:sz w:val="24"/>
          <w:szCs w:val="24"/>
        </w:rPr>
        <w:t>Personnel Practices – Personal Items, Electronics, and Drink Containers</w:t>
      </w:r>
    </w:p>
    <w:p w14:paraId="0FE34809" w14:textId="2952E3B1" w:rsidR="00C74825" w:rsidRDefault="00C74825" w:rsidP="00C74825">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Pr>
          <w:rFonts w:asciiTheme="minorHAnsi" w:hAnsiTheme="minorHAnsi" w:cstheme="minorHAnsi"/>
          <w:sz w:val="24"/>
          <w:szCs w:val="24"/>
        </w:rPr>
        <w:t>Personal items and equipment present a potential risk of foreign material and bacterial contamination and must be controlled in accordance with Good Manufacturing Practices and the approved Risk Assessment – Personal Items, Jewelry, Electronics and Drink Containers (RA-001)</w:t>
      </w:r>
    </w:p>
    <w:p w14:paraId="76684246" w14:textId="70296AA9" w:rsidR="00A21CC7" w:rsidRDefault="00A21CC7" w:rsidP="00A21CC7">
      <w:pPr>
        <w:widowControl/>
        <w:autoSpaceDE/>
        <w:autoSpaceDN/>
        <w:spacing w:before="100" w:beforeAutospacing="1" w:after="100" w:afterAutospacing="1"/>
        <w:ind w:left="980"/>
        <w:rPr>
          <w:rFonts w:asciiTheme="minorHAnsi" w:hAnsiTheme="minorHAnsi" w:cstheme="minorHAnsi"/>
          <w:sz w:val="24"/>
          <w:szCs w:val="24"/>
        </w:rPr>
      </w:pPr>
      <w:r>
        <w:rPr>
          <w:rFonts w:asciiTheme="minorHAnsi" w:hAnsiTheme="minorHAnsi" w:cstheme="minorHAnsi"/>
          <w:sz w:val="24"/>
          <w:szCs w:val="24"/>
        </w:rPr>
        <w:t>Jewelry and Loose Objects</w:t>
      </w:r>
    </w:p>
    <w:p w14:paraId="34D11B6F" w14:textId="24C53F37" w:rsidR="005E18EB" w:rsidRPr="005E18EB" w:rsidRDefault="005E18EB" w:rsidP="005E18EB">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5E18EB">
        <w:rPr>
          <w:rFonts w:asciiTheme="minorHAnsi" w:hAnsiTheme="minorHAnsi" w:cstheme="minorHAnsi"/>
          <w:sz w:val="24"/>
          <w:szCs w:val="24"/>
        </w:rPr>
        <w:lastRenderedPageBreak/>
        <w:t xml:space="preserve">Production employees involved in food handling, processing, or packaging are prohibited from wearing or carrying </w:t>
      </w:r>
      <w:r w:rsidR="00F04448">
        <w:rPr>
          <w:rFonts w:asciiTheme="minorHAnsi" w:hAnsiTheme="minorHAnsi" w:cstheme="minorHAnsi"/>
          <w:sz w:val="24"/>
          <w:szCs w:val="24"/>
        </w:rPr>
        <w:t xml:space="preserve">uncontrolled </w:t>
      </w:r>
      <w:r w:rsidRPr="005E18EB">
        <w:rPr>
          <w:rFonts w:asciiTheme="minorHAnsi" w:hAnsiTheme="minorHAnsi" w:cstheme="minorHAnsi"/>
          <w:sz w:val="24"/>
          <w:szCs w:val="24"/>
        </w:rPr>
        <w:t>jewelry or other loose objects in designated GMP food handling or processing areas.</w:t>
      </w:r>
    </w:p>
    <w:p w14:paraId="54B139DE" w14:textId="77777777" w:rsidR="00BC044B" w:rsidRDefault="005E18EB" w:rsidP="00595CA3">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5E18EB">
        <w:rPr>
          <w:rFonts w:asciiTheme="minorHAnsi" w:hAnsiTheme="minorHAnsi" w:cstheme="minorHAnsi"/>
          <w:sz w:val="24"/>
          <w:szCs w:val="24"/>
        </w:rPr>
        <w:t xml:space="preserve">Support staff (office, administrative, management), contractors, and visitors handling materials or material containers are also prohibited from wearing or carrying </w:t>
      </w:r>
      <w:r w:rsidR="000E7C3C">
        <w:rPr>
          <w:rFonts w:asciiTheme="minorHAnsi" w:hAnsiTheme="minorHAnsi" w:cstheme="minorHAnsi"/>
          <w:sz w:val="24"/>
          <w:szCs w:val="24"/>
        </w:rPr>
        <w:t xml:space="preserve">uncontrolled </w:t>
      </w:r>
      <w:r w:rsidRPr="005E18EB">
        <w:rPr>
          <w:rFonts w:asciiTheme="minorHAnsi" w:hAnsiTheme="minorHAnsi" w:cstheme="minorHAnsi"/>
          <w:sz w:val="24"/>
          <w:szCs w:val="24"/>
        </w:rPr>
        <w:t>jewelry or other loose objects in designated GMP food handling or processing areas.</w:t>
      </w:r>
    </w:p>
    <w:p w14:paraId="2C5F01B1" w14:textId="768F454D" w:rsidR="00595CA3" w:rsidRPr="00BC044B" w:rsidRDefault="00BC044B" w:rsidP="00346D5D">
      <w:pPr>
        <w:widowControl/>
        <w:autoSpaceDE/>
        <w:autoSpaceDN/>
        <w:spacing w:before="100" w:beforeAutospacing="1" w:after="100" w:afterAutospacing="1"/>
        <w:ind w:left="990"/>
        <w:rPr>
          <w:rFonts w:asciiTheme="minorHAnsi" w:hAnsiTheme="minorHAnsi" w:cstheme="minorHAnsi"/>
          <w:sz w:val="24"/>
          <w:szCs w:val="24"/>
        </w:rPr>
      </w:pPr>
      <w:r>
        <w:rPr>
          <w:rFonts w:asciiTheme="minorHAnsi" w:hAnsiTheme="minorHAnsi" w:cstheme="minorHAnsi"/>
          <w:sz w:val="24"/>
          <w:szCs w:val="24"/>
        </w:rPr>
        <w:t>Controlled and Uncontrolled Jewelry and Objects</w:t>
      </w:r>
    </w:p>
    <w:p w14:paraId="6AACF317" w14:textId="23141B89" w:rsidR="00595CA3" w:rsidRPr="00595CA3" w:rsidRDefault="00595CA3" w:rsidP="00595CA3">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595CA3">
        <w:rPr>
          <w:rFonts w:asciiTheme="minorHAnsi" w:hAnsiTheme="minorHAnsi" w:cstheme="minorHAnsi"/>
          <w:sz w:val="24"/>
          <w:szCs w:val="24"/>
        </w:rPr>
        <w:t>Loose objects are items that may present a foreign material or contamination risk if they become detached or handled in food handling or processing areas.</w:t>
      </w:r>
    </w:p>
    <w:p w14:paraId="07F69E10" w14:textId="77777777" w:rsidR="00595CA3" w:rsidRPr="00595CA3" w:rsidRDefault="00595CA3" w:rsidP="00595CA3">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595CA3">
        <w:rPr>
          <w:rFonts w:asciiTheme="minorHAnsi" w:hAnsiTheme="minorHAnsi" w:cstheme="minorHAnsi"/>
          <w:sz w:val="24"/>
          <w:szCs w:val="24"/>
        </w:rPr>
        <w:t>Controlled Loose Objects are items that are secured, covered, or otherwise managed in a manner that prevents loss, detachment, or contamination and are permitted only under defined conditions.</w:t>
      </w:r>
    </w:p>
    <w:p w14:paraId="35E4EC27" w14:textId="7CCF6F1B" w:rsidR="00C36272" w:rsidRPr="00046301" w:rsidRDefault="00595CA3" w:rsidP="00046301">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595CA3">
        <w:rPr>
          <w:rFonts w:asciiTheme="minorHAnsi" w:hAnsiTheme="minorHAnsi" w:cstheme="minorHAnsi"/>
          <w:sz w:val="24"/>
          <w:szCs w:val="24"/>
        </w:rPr>
        <w:t>Uncontrolled Loose Objects are items that are unsecured, exposed, or not effectively contained and are prohibited in designated GMP food handling or processing areas.</w:t>
      </w:r>
    </w:p>
    <w:p w14:paraId="58A790BC" w14:textId="6A6DEF26" w:rsidR="00B52721" w:rsidRPr="00E4258A" w:rsidRDefault="00B52721" w:rsidP="00346D5D">
      <w:pPr>
        <w:pStyle w:val="NormalWeb"/>
        <w:ind w:left="990"/>
        <w:rPr>
          <w:rFonts w:asciiTheme="minorHAnsi" w:hAnsiTheme="minorHAnsi" w:cstheme="minorHAnsi"/>
        </w:rPr>
      </w:pPr>
      <w:r w:rsidRPr="000A0378">
        <w:rPr>
          <w:rFonts w:asciiTheme="minorHAnsi" w:hAnsiTheme="minorHAnsi" w:cstheme="minorHAnsi"/>
        </w:rPr>
        <w:t>Earrings</w:t>
      </w:r>
      <w:r w:rsidR="00046301">
        <w:rPr>
          <w:rFonts w:asciiTheme="minorHAnsi" w:hAnsiTheme="minorHAnsi" w:cstheme="minorHAnsi"/>
        </w:rPr>
        <w:br/>
      </w:r>
      <w:r w:rsidRPr="000A0378">
        <w:rPr>
          <w:rFonts w:asciiTheme="minorHAnsi" w:hAnsiTheme="minorHAnsi" w:cstheme="minorHAnsi"/>
        </w:rPr>
        <w:br/>
      </w:r>
      <w:r w:rsidRPr="00E4258A">
        <w:rPr>
          <w:rFonts w:asciiTheme="minorHAnsi" w:hAnsiTheme="minorHAnsi" w:cstheme="minorHAnsi"/>
        </w:rPr>
        <w:t>Earrings are considered a potential loose object and are generally prohibited in food handling or processing areas unless controlled as described below.</w:t>
      </w:r>
    </w:p>
    <w:p w14:paraId="2F686DF7" w14:textId="4A3CF4C7" w:rsidR="00B52721" w:rsidRPr="00046301" w:rsidRDefault="00B52721" w:rsidP="00046301">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046301">
        <w:rPr>
          <w:rFonts w:asciiTheme="minorHAnsi" w:hAnsiTheme="minorHAnsi" w:cstheme="minorHAnsi"/>
          <w:sz w:val="24"/>
          <w:szCs w:val="24"/>
        </w:rPr>
        <w:t>Small stud earrings and small hoop earrings may be permitted in food production areas</w:t>
      </w:r>
      <w:r w:rsidR="00255A3E">
        <w:rPr>
          <w:rFonts w:asciiTheme="minorHAnsi" w:hAnsiTheme="minorHAnsi" w:cstheme="minorHAnsi"/>
          <w:sz w:val="24"/>
          <w:szCs w:val="24"/>
        </w:rPr>
        <w:t>,</w:t>
      </w:r>
      <w:r w:rsidRPr="00046301">
        <w:rPr>
          <w:rFonts w:asciiTheme="minorHAnsi" w:hAnsiTheme="minorHAnsi" w:cstheme="minorHAnsi"/>
          <w:sz w:val="24"/>
          <w:szCs w:val="24"/>
        </w:rPr>
        <w:t xml:space="preserve"> provided they are fully contained under an approved hair restraint and are not exposed at any time while in the GMP area.</w:t>
      </w:r>
    </w:p>
    <w:p w14:paraId="544F6543" w14:textId="77777777" w:rsidR="00B52721" w:rsidRPr="00046301" w:rsidRDefault="00B52721" w:rsidP="00046301">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046301">
        <w:rPr>
          <w:rFonts w:asciiTheme="minorHAnsi" w:hAnsiTheme="minorHAnsi" w:cstheme="minorHAnsi"/>
          <w:sz w:val="24"/>
          <w:szCs w:val="24"/>
        </w:rPr>
        <w:t>Dangling earrings, large hoops, decorative earrings, or earrings that cannot be fully contained under a hair restraint are not permitted.</w:t>
      </w:r>
    </w:p>
    <w:p w14:paraId="1115993F" w14:textId="562A9642" w:rsidR="00B52721" w:rsidRDefault="00B52721" w:rsidP="00346D5D">
      <w:pPr>
        <w:widowControl/>
        <w:autoSpaceDE/>
        <w:autoSpaceDN/>
        <w:spacing w:before="100" w:beforeAutospacing="1" w:after="100" w:afterAutospacing="1"/>
        <w:ind w:left="990"/>
        <w:rPr>
          <w:rFonts w:asciiTheme="minorHAnsi" w:hAnsiTheme="minorHAnsi" w:cstheme="minorHAnsi"/>
          <w:sz w:val="24"/>
          <w:szCs w:val="24"/>
        </w:rPr>
      </w:pPr>
      <w:r w:rsidRPr="00046301">
        <w:rPr>
          <w:rFonts w:asciiTheme="minorHAnsi" w:hAnsiTheme="minorHAnsi" w:cstheme="minorHAnsi"/>
          <w:sz w:val="24"/>
          <w:szCs w:val="24"/>
        </w:rPr>
        <w:t>If an earring becomes exposed, dislodged, or damaged, the employee must stop work immediately, notify a supervisor, and follow applicable product and area control procedures.</w:t>
      </w:r>
    </w:p>
    <w:p w14:paraId="284C7222" w14:textId="1847AF1D" w:rsidR="00E64046" w:rsidRPr="00E64046" w:rsidRDefault="00E64046" w:rsidP="00E64046">
      <w:pPr>
        <w:widowControl/>
        <w:autoSpaceDE/>
        <w:autoSpaceDN/>
        <w:spacing w:before="100" w:beforeAutospacing="1" w:after="100" w:afterAutospacing="1"/>
        <w:ind w:left="980"/>
        <w:rPr>
          <w:rFonts w:asciiTheme="minorHAnsi" w:hAnsiTheme="minorHAnsi" w:cstheme="minorHAnsi"/>
          <w:sz w:val="24"/>
          <w:szCs w:val="24"/>
        </w:rPr>
      </w:pPr>
      <w:r w:rsidRPr="00E64046">
        <w:rPr>
          <w:rFonts w:asciiTheme="minorHAnsi" w:hAnsiTheme="minorHAnsi" w:cstheme="minorHAnsi"/>
          <w:sz w:val="24"/>
          <w:szCs w:val="24"/>
        </w:rPr>
        <w:t>Artificial Nails</w:t>
      </w:r>
    </w:p>
    <w:p w14:paraId="09172791" w14:textId="1DB79E9B" w:rsidR="00E64046" w:rsidRPr="00340362" w:rsidRDefault="00E64046" w:rsidP="00340362">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340362">
        <w:rPr>
          <w:rFonts w:asciiTheme="minorHAnsi" w:hAnsiTheme="minorHAnsi" w:cstheme="minorHAnsi"/>
          <w:sz w:val="24"/>
          <w:szCs w:val="24"/>
        </w:rPr>
        <w:t>Artificial nails, nail extensions, and nail coverings present a potential contamination risk and are not permitted in food handling or processing areas unless fully controlled.</w:t>
      </w:r>
    </w:p>
    <w:p w14:paraId="58558F7C" w14:textId="77777777" w:rsidR="00E64046" w:rsidRPr="00340362" w:rsidRDefault="00E64046" w:rsidP="00340362">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340362">
        <w:rPr>
          <w:rFonts w:asciiTheme="minorHAnsi" w:hAnsiTheme="minorHAnsi" w:cstheme="minorHAnsi"/>
          <w:sz w:val="24"/>
          <w:szCs w:val="24"/>
        </w:rPr>
        <w:t>Artificial nails may be permitted in food production areas provided they are completely covered by intact, single-use gloves at all times when handling product, packaging, or food-contact surfaces.</w:t>
      </w:r>
    </w:p>
    <w:p w14:paraId="32970AC5" w14:textId="185333B7" w:rsidR="007E3EF7" w:rsidRPr="00340362" w:rsidRDefault="00E64046" w:rsidP="00340362">
      <w:pPr>
        <w:pStyle w:val="ListParagraph"/>
        <w:widowControl/>
        <w:numPr>
          <w:ilvl w:val="0"/>
          <w:numId w:val="12"/>
        </w:numPr>
        <w:autoSpaceDE/>
        <w:autoSpaceDN/>
        <w:spacing w:before="100" w:beforeAutospacing="1" w:after="100" w:afterAutospacing="1"/>
        <w:rPr>
          <w:rFonts w:asciiTheme="minorHAnsi" w:hAnsiTheme="minorHAnsi" w:cstheme="minorHAnsi"/>
          <w:sz w:val="24"/>
          <w:szCs w:val="24"/>
        </w:rPr>
      </w:pPr>
      <w:r w:rsidRPr="00340362">
        <w:rPr>
          <w:rFonts w:asciiTheme="minorHAnsi" w:hAnsiTheme="minorHAnsi" w:cstheme="minorHAnsi"/>
          <w:sz w:val="24"/>
          <w:szCs w:val="24"/>
        </w:rPr>
        <w:t xml:space="preserve">Gloves must be changed immediately if torn, damaged, </w:t>
      </w:r>
      <w:ins w:id="3" w:author="Penny Patterson" w:date="2026-02-09T15:31:00Z" w16du:dateUtc="2026-02-09T20:31:00Z">
        <w:r w:rsidR="0038156F">
          <w:rPr>
            <w:rFonts w:asciiTheme="minorHAnsi" w:hAnsiTheme="minorHAnsi" w:cstheme="minorHAnsi"/>
            <w:sz w:val="24"/>
            <w:szCs w:val="24"/>
          </w:rPr>
          <w:t xml:space="preserve">soiled, dirty </w:t>
        </w:r>
      </w:ins>
      <w:commentRangeStart w:id="4"/>
      <w:r w:rsidRPr="00340362">
        <w:rPr>
          <w:rFonts w:asciiTheme="minorHAnsi" w:hAnsiTheme="minorHAnsi" w:cstheme="minorHAnsi"/>
          <w:sz w:val="24"/>
          <w:szCs w:val="24"/>
        </w:rPr>
        <w:t>or</w:t>
      </w:r>
      <w:commentRangeEnd w:id="4"/>
      <w:r w:rsidR="00B80E46" w:rsidRPr="00340362">
        <w:rPr>
          <w:rStyle w:val="CommentReference"/>
          <w:rFonts w:asciiTheme="minorHAnsi" w:hAnsiTheme="minorHAnsi" w:cstheme="minorHAnsi"/>
          <w:sz w:val="24"/>
          <w:szCs w:val="24"/>
        </w:rPr>
        <w:commentReference w:id="4"/>
      </w:r>
      <w:r w:rsidRPr="00340362">
        <w:rPr>
          <w:rFonts w:asciiTheme="minorHAnsi" w:hAnsiTheme="minorHAnsi" w:cstheme="minorHAnsi"/>
          <w:sz w:val="24"/>
          <w:szCs w:val="24"/>
        </w:rPr>
        <w:t xml:space="preserve"> removed, and hands must be washed before donning new gloves. Artificial nails may not be exposed in GMP food handling or processing areas.</w:t>
      </w:r>
    </w:p>
    <w:p w14:paraId="131BB281" w14:textId="77777777" w:rsidR="008F5AC7" w:rsidRDefault="008F5AC7" w:rsidP="00A44D88">
      <w:pPr>
        <w:pStyle w:val="ListParagraph"/>
        <w:widowControl/>
        <w:autoSpaceDE/>
        <w:autoSpaceDN/>
        <w:spacing w:before="100" w:beforeAutospacing="1" w:after="100" w:afterAutospacing="1"/>
        <w:ind w:left="980" w:firstLine="0"/>
        <w:rPr>
          <w:rFonts w:asciiTheme="minorHAnsi" w:hAnsiTheme="minorHAnsi" w:cstheme="minorHAnsi"/>
          <w:sz w:val="24"/>
          <w:szCs w:val="24"/>
        </w:rPr>
      </w:pPr>
    </w:p>
    <w:p w14:paraId="6211215D" w14:textId="4F693B7B" w:rsidR="00A21CC7" w:rsidRDefault="00A44D88" w:rsidP="00A44D88">
      <w:pPr>
        <w:pStyle w:val="ListParagraph"/>
        <w:widowControl/>
        <w:autoSpaceDE/>
        <w:autoSpaceDN/>
        <w:spacing w:before="100" w:beforeAutospacing="1" w:after="100" w:afterAutospacing="1"/>
        <w:ind w:left="980" w:firstLine="0"/>
        <w:rPr>
          <w:rFonts w:asciiTheme="minorHAnsi" w:hAnsiTheme="minorHAnsi" w:cstheme="minorHAnsi"/>
          <w:sz w:val="24"/>
          <w:szCs w:val="24"/>
        </w:rPr>
      </w:pPr>
      <w:r>
        <w:rPr>
          <w:rFonts w:asciiTheme="minorHAnsi" w:hAnsiTheme="minorHAnsi" w:cstheme="minorHAnsi"/>
          <w:sz w:val="24"/>
          <w:szCs w:val="24"/>
        </w:rPr>
        <w:t>Exceptions (Warehouse / Limited Exposure Areas Only):</w:t>
      </w:r>
    </w:p>
    <w:p w14:paraId="01C9D66D" w14:textId="77777777" w:rsidR="00576016" w:rsidRPr="00576016" w:rsidRDefault="00576016" w:rsidP="00576016">
      <w:pPr>
        <w:pStyle w:val="NormalWeb"/>
        <w:numPr>
          <w:ilvl w:val="0"/>
          <w:numId w:val="15"/>
        </w:numPr>
        <w:rPr>
          <w:rFonts w:asciiTheme="minorHAnsi" w:hAnsiTheme="minorHAnsi" w:cstheme="minorHAnsi"/>
        </w:rPr>
      </w:pPr>
      <w:r w:rsidRPr="00576016">
        <w:rPr>
          <w:rFonts w:asciiTheme="minorHAnsi" w:hAnsiTheme="minorHAnsi" w:cstheme="minorHAnsi"/>
        </w:rPr>
        <w:t>The following exceptions are permitted in designated GMP warehouse areas where exposed product is not present:</w:t>
      </w:r>
    </w:p>
    <w:p w14:paraId="3733C653" w14:textId="77777777" w:rsidR="00576016" w:rsidRPr="004C0254" w:rsidRDefault="00576016" w:rsidP="004C0254">
      <w:pPr>
        <w:pStyle w:val="NormalWeb"/>
        <w:numPr>
          <w:ilvl w:val="0"/>
          <w:numId w:val="16"/>
        </w:numPr>
        <w:rPr>
          <w:rFonts w:asciiTheme="minorHAnsi" w:hAnsiTheme="minorHAnsi" w:cstheme="minorHAnsi"/>
        </w:rPr>
      </w:pPr>
      <w:r w:rsidRPr="004C0254">
        <w:rPr>
          <w:rFonts w:asciiTheme="minorHAnsi" w:hAnsiTheme="minorHAnsi" w:cstheme="minorHAnsi"/>
        </w:rPr>
        <w:t>A plain wedding band with no stones</w:t>
      </w:r>
    </w:p>
    <w:p w14:paraId="584C36DE" w14:textId="77777777" w:rsidR="00576016" w:rsidRPr="004C0254" w:rsidRDefault="00576016" w:rsidP="004C0254">
      <w:pPr>
        <w:pStyle w:val="NormalWeb"/>
        <w:numPr>
          <w:ilvl w:val="0"/>
          <w:numId w:val="16"/>
        </w:numPr>
        <w:rPr>
          <w:rFonts w:asciiTheme="minorHAnsi" w:hAnsiTheme="minorHAnsi" w:cstheme="minorHAnsi"/>
        </w:rPr>
      </w:pPr>
      <w:r w:rsidRPr="004C0254">
        <w:rPr>
          <w:rFonts w:asciiTheme="minorHAnsi" w:hAnsiTheme="minorHAnsi" w:cstheme="minorHAnsi"/>
        </w:rPr>
        <w:t>A Medic Alert bracelet or necklace, provided it is fully covered by sleeves or clothing</w:t>
      </w:r>
    </w:p>
    <w:p w14:paraId="7EE1D5E2" w14:textId="77777777" w:rsidR="00576016" w:rsidRPr="004C0254" w:rsidRDefault="00576016" w:rsidP="004C0254">
      <w:pPr>
        <w:pStyle w:val="NormalWeb"/>
        <w:numPr>
          <w:ilvl w:val="0"/>
          <w:numId w:val="16"/>
        </w:numPr>
        <w:rPr>
          <w:rFonts w:asciiTheme="minorHAnsi" w:hAnsiTheme="minorHAnsi" w:cstheme="minorHAnsi"/>
        </w:rPr>
      </w:pPr>
      <w:r w:rsidRPr="004C0254">
        <w:rPr>
          <w:rFonts w:asciiTheme="minorHAnsi" w:hAnsiTheme="minorHAnsi" w:cstheme="minorHAnsi"/>
        </w:rPr>
        <w:t>Jewelry that cannot be removed for medical or physical reasons, provided it is fully covered by gloves, sleeves, clothing, mask, bandage, or hair restraint</w:t>
      </w:r>
    </w:p>
    <w:p w14:paraId="15659748" w14:textId="3ECA7A7D" w:rsidR="00A44D88" w:rsidRDefault="00576016" w:rsidP="004C0254">
      <w:pPr>
        <w:pStyle w:val="NormalWeb"/>
        <w:numPr>
          <w:ilvl w:val="0"/>
          <w:numId w:val="16"/>
        </w:numPr>
        <w:rPr>
          <w:rFonts w:asciiTheme="minorHAnsi" w:hAnsiTheme="minorHAnsi" w:cstheme="minorHAnsi"/>
        </w:rPr>
      </w:pPr>
      <w:r w:rsidRPr="004C0254">
        <w:rPr>
          <w:rFonts w:asciiTheme="minorHAnsi" w:hAnsiTheme="minorHAnsi" w:cstheme="minorHAnsi"/>
        </w:rPr>
        <w:t>Support staff passing through GMP warehouse areas without handling materials may cover jewelry instead of removing it</w:t>
      </w:r>
    </w:p>
    <w:p w14:paraId="3C5F2FC7" w14:textId="748F8ED9" w:rsidR="008D3506" w:rsidRDefault="00C97A1E" w:rsidP="008D3506">
      <w:pPr>
        <w:pStyle w:val="NormalWeb"/>
        <w:ind w:left="980"/>
        <w:rPr>
          <w:rFonts w:asciiTheme="minorHAnsi" w:hAnsiTheme="minorHAnsi" w:cstheme="minorHAnsi"/>
        </w:rPr>
      </w:pPr>
      <w:r>
        <w:rPr>
          <w:rFonts w:asciiTheme="minorHAnsi" w:hAnsiTheme="minorHAnsi" w:cstheme="minorHAnsi"/>
        </w:rPr>
        <w:t>Electronic Devices</w:t>
      </w:r>
    </w:p>
    <w:p w14:paraId="2F21372C" w14:textId="3A9EE564" w:rsidR="00C97A1E" w:rsidRDefault="00B64369" w:rsidP="00C97A1E">
      <w:pPr>
        <w:pStyle w:val="NormalWeb"/>
        <w:numPr>
          <w:ilvl w:val="0"/>
          <w:numId w:val="17"/>
        </w:numPr>
        <w:rPr>
          <w:rFonts w:asciiTheme="minorHAnsi" w:hAnsiTheme="minorHAnsi" w:cstheme="minorHAnsi"/>
        </w:rPr>
      </w:pPr>
      <w:r>
        <w:rPr>
          <w:rFonts w:asciiTheme="minorHAnsi" w:hAnsiTheme="minorHAnsi" w:cstheme="minorHAnsi"/>
        </w:rPr>
        <w:t>Company-issued tablets required for inventory tracking, production records, or operational activities are classified as controlled production equipment and are permitted in GMP areas only when enclosed in approved protective cases and maintained, inspected, and cleaned per site procedures.</w:t>
      </w:r>
    </w:p>
    <w:p w14:paraId="47CC6286" w14:textId="2E59A90A" w:rsidR="00211193" w:rsidRDefault="00211193" w:rsidP="00C97A1E">
      <w:pPr>
        <w:pStyle w:val="NormalWeb"/>
        <w:numPr>
          <w:ilvl w:val="0"/>
          <w:numId w:val="17"/>
        </w:numPr>
        <w:rPr>
          <w:rFonts w:asciiTheme="minorHAnsi" w:hAnsiTheme="minorHAnsi" w:cstheme="minorHAnsi"/>
        </w:rPr>
      </w:pPr>
      <w:r>
        <w:rPr>
          <w:rFonts w:asciiTheme="minorHAnsi" w:hAnsiTheme="minorHAnsi" w:cstheme="minorHAnsi"/>
        </w:rPr>
        <w:t>Personal cell phones may be carried by production employees in des</w:t>
      </w:r>
      <w:r w:rsidR="00AC1DF2">
        <w:rPr>
          <w:rFonts w:asciiTheme="minorHAnsi" w:hAnsiTheme="minorHAnsi" w:cstheme="minorHAnsi"/>
        </w:rPr>
        <w:t xml:space="preserve">ignated GMP food handling or processing areas provided the device remains fully enclosed in a </w:t>
      </w:r>
      <w:commentRangeStart w:id="5"/>
      <w:r w:rsidR="00AC1DF2">
        <w:rPr>
          <w:rFonts w:asciiTheme="minorHAnsi" w:hAnsiTheme="minorHAnsi" w:cstheme="minorHAnsi"/>
        </w:rPr>
        <w:t>pocket</w:t>
      </w:r>
      <w:commentRangeEnd w:id="5"/>
      <w:r w:rsidR="00B80E46">
        <w:rPr>
          <w:rStyle w:val="CommentReference"/>
          <w:rFonts w:asciiTheme="minorHAnsi" w:hAnsiTheme="minorHAnsi" w:cstheme="minorHAnsi"/>
          <w:sz w:val="24"/>
          <w:szCs w:val="24"/>
        </w:rPr>
        <w:commentReference w:id="5"/>
      </w:r>
      <w:r w:rsidR="00AC1DF2">
        <w:rPr>
          <w:rFonts w:asciiTheme="minorHAnsi" w:hAnsiTheme="minorHAnsi" w:cstheme="minorHAnsi"/>
        </w:rPr>
        <w:t xml:space="preserve"> </w:t>
      </w:r>
      <w:ins w:id="6" w:author="Penny Patterson" w:date="2026-02-09T15:31:00Z" w16du:dateUtc="2026-02-09T20:31:00Z">
        <w:r w:rsidR="0038156F">
          <w:rPr>
            <w:rFonts w:asciiTheme="minorHAnsi" w:hAnsiTheme="minorHAnsi" w:cstheme="minorHAnsi"/>
          </w:rPr>
          <w:t xml:space="preserve">, below the waist, </w:t>
        </w:r>
      </w:ins>
      <w:r w:rsidR="00562182">
        <w:rPr>
          <w:rFonts w:asciiTheme="minorHAnsi" w:hAnsiTheme="minorHAnsi" w:cstheme="minorHAnsi"/>
        </w:rPr>
        <w:t>and covered by clothing at all times. Personal cell phones may not be handled, used, or placed on any surface within GMP food handling or processing areas.</w:t>
      </w:r>
    </w:p>
    <w:p w14:paraId="6114C5BE" w14:textId="53D80962" w:rsidR="007D167D" w:rsidRDefault="00037CF0" w:rsidP="00C97A1E">
      <w:pPr>
        <w:pStyle w:val="NormalWeb"/>
        <w:numPr>
          <w:ilvl w:val="0"/>
          <w:numId w:val="17"/>
        </w:numPr>
        <w:rPr>
          <w:ins w:id="7" w:author="Penny Patterson" w:date="2026-02-09T15:32:00Z" w16du:dateUtc="2026-02-09T20:32:00Z"/>
          <w:rFonts w:asciiTheme="minorHAnsi" w:hAnsiTheme="minorHAnsi" w:cstheme="minorHAnsi"/>
        </w:rPr>
      </w:pPr>
      <w:r>
        <w:rPr>
          <w:rFonts w:asciiTheme="minorHAnsi" w:hAnsiTheme="minorHAnsi" w:cstheme="minorHAnsi"/>
        </w:rPr>
        <w:t xml:space="preserve">If personal cell phone rings or must be answered, the employee must leave the production floor prior to touching the device. Before resuming work in a GMP food handling or processing area, the employee must wash hands and apply new gloves, if </w:t>
      </w:r>
      <w:commentRangeStart w:id="8"/>
      <w:r>
        <w:rPr>
          <w:rFonts w:asciiTheme="minorHAnsi" w:hAnsiTheme="minorHAnsi" w:cstheme="minorHAnsi"/>
        </w:rPr>
        <w:t>applicable</w:t>
      </w:r>
      <w:commentRangeEnd w:id="8"/>
      <w:r w:rsidR="00B80E46">
        <w:rPr>
          <w:rStyle w:val="CommentReference"/>
          <w:rFonts w:asciiTheme="minorHAnsi" w:hAnsiTheme="minorHAnsi" w:cstheme="minorHAnsi"/>
          <w:sz w:val="24"/>
          <w:szCs w:val="24"/>
        </w:rPr>
        <w:commentReference w:id="8"/>
      </w:r>
      <w:r>
        <w:rPr>
          <w:rFonts w:asciiTheme="minorHAnsi" w:hAnsiTheme="minorHAnsi" w:cstheme="minorHAnsi"/>
        </w:rPr>
        <w:t>.</w:t>
      </w:r>
    </w:p>
    <w:p w14:paraId="448E264D" w14:textId="797FAB3B" w:rsidR="0038156F" w:rsidRDefault="0038156F" w:rsidP="00C97A1E">
      <w:pPr>
        <w:pStyle w:val="NormalWeb"/>
        <w:numPr>
          <w:ilvl w:val="0"/>
          <w:numId w:val="17"/>
        </w:numPr>
        <w:rPr>
          <w:rFonts w:asciiTheme="minorHAnsi" w:hAnsiTheme="minorHAnsi" w:cstheme="minorHAnsi"/>
        </w:rPr>
      </w:pPr>
      <w:ins w:id="9" w:author="Penny Patterson" w:date="2026-02-09T15:32:00Z" w16du:dateUtc="2026-02-09T20:32:00Z">
        <w:r>
          <w:rPr>
            <w:rFonts w:asciiTheme="minorHAnsi" w:hAnsiTheme="minorHAnsi" w:cstheme="minorHAnsi"/>
          </w:rPr>
          <w:t xml:space="preserve">Employees must notify a supervisor if company-issued tablets </w:t>
        </w:r>
      </w:ins>
      <w:ins w:id="10" w:author="Penny Patterson" w:date="2026-02-11T13:23:00Z" w16du:dateUtc="2026-02-11T18:23:00Z">
        <w:r w:rsidR="0058126F">
          <w:rPr>
            <w:rFonts w:asciiTheme="minorHAnsi" w:hAnsiTheme="minorHAnsi" w:cstheme="minorHAnsi"/>
          </w:rPr>
          <w:t>are</w:t>
        </w:r>
      </w:ins>
      <w:ins w:id="11" w:author="Penny Patterson" w:date="2026-02-09T15:33:00Z" w16du:dateUtc="2026-02-09T20:33:00Z">
        <w:r>
          <w:rPr>
            <w:rFonts w:asciiTheme="minorHAnsi" w:hAnsiTheme="minorHAnsi" w:cstheme="minorHAnsi"/>
          </w:rPr>
          <w:t xml:space="preserve"> discovered to be cracked or broken.</w:t>
        </w:r>
      </w:ins>
    </w:p>
    <w:p w14:paraId="18700BEB" w14:textId="151DE249" w:rsidR="00037CF0" w:rsidRDefault="00325BE8" w:rsidP="00037CF0">
      <w:pPr>
        <w:pStyle w:val="NormalWeb"/>
        <w:ind w:left="980"/>
        <w:rPr>
          <w:rFonts w:asciiTheme="minorHAnsi" w:hAnsiTheme="minorHAnsi" w:cstheme="minorHAnsi"/>
        </w:rPr>
      </w:pPr>
      <w:r>
        <w:rPr>
          <w:rFonts w:asciiTheme="minorHAnsi" w:hAnsiTheme="minorHAnsi" w:cstheme="minorHAnsi"/>
        </w:rPr>
        <w:t>Drink Containers</w:t>
      </w:r>
    </w:p>
    <w:p w14:paraId="47F75E30" w14:textId="77777777" w:rsidR="0005196E" w:rsidRPr="0005196E" w:rsidRDefault="0005196E" w:rsidP="00325BE8">
      <w:pPr>
        <w:pStyle w:val="NormalWeb"/>
        <w:numPr>
          <w:ilvl w:val="0"/>
          <w:numId w:val="18"/>
        </w:numPr>
        <w:rPr>
          <w:rFonts w:asciiTheme="minorHAnsi" w:hAnsiTheme="minorHAnsi" w:cstheme="minorHAnsi"/>
        </w:rPr>
      </w:pPr>
      <w:r w:rsidRPr="0005196E">
        <w:rPr>
          <w:rFonts w:asciiTheme="minorHAnsi" w:hAnsiTheme="minorHAnsi" w:cstheme="minorHAnsi"/>
        </w:rPr>
        <w:t>Only clear plastic water bottles with secure lids are permitted on the production floor. Water bottles must be stored on a designated workstation shelf below waist level and consumption is restricted to designated areas away from exposed product and food-contact surfaces</w:t>
      </w:r>
      <w:r>
        <w:t>.</w:t>
      </w:r>
    </w:p>
    <w:p w14:paraId="091FA22D" w14:textId="521342D2" w:rsidR="00325BE8" w:rsidRDefault="00325BE8" w:rsidP="00325BE8">
      <w:pPr>
        <w:pStyle w:val="NormalWeb"/>
        <w:numPr>
          <w:ilvl w:val="0"/>
          <w:numId w:val="18"/>
        </w:numPr>
        <w:rPr>
          <w:rFonts w:asciiTheme="minorHAnsi" w:hAnsiTheme="minorHAnsi" w:cstheme="minorHAnsi"/>
        </w:rPr>
      </w:pPr>
      <w:r>
        <w:rPr>
          <w:rFonts w:asciiTheme="minorHAnsi" w:hAnsiTheme="minorHAnsi" w:cstheme="minorHAnsi"/>
        </w:rPr>
        <w:t>All other beverages and drink containers, including coffee, tea, soda, flavored drinks, stainless steel bottle, flip-top lids, or bottles/cups with straws</w:t>
      </w:r>
      <w:r w:rsidR="00CF5EEF">
        <w:rPr>
          <w:rFonts w:asciiTheme="minorHAnsi" w:hAnsiTheme="minorHAnsi" w:cstheme="minorHAnsi"/>
        </w:rPr>
        <w:t xml:space="preserve"> must be kept in designated hydration areas.</w:t>
      </w:r>
    </w:p>
    <w:p w14:paraId="1723E344" w14:textId="0557A3C4" w:rsidR="00CF5EEF" w:rsidRDefault="00CF5EEF" w:rsidP="00325BE8">
      <w:pPr>
        <w:pStyle w:val="NormalWeb"/>
        <w:numPr>
          <w:ilvl w:val="0"/>
          <w:numId w:val="18"/>
        </w:numPr>
        <w:rPr>
          <w:rFonts w:asciiTheme="minorHAnsi" w:hAnsiTheme="minorHAnsi" w:cstheme="minorHAnsi"/>
        </w:rPr>
      </w:pPr>
      <w:r>
        <w:rPr>
          <w:rFonts w:asciiTheme="minorHAnsi" w:hAnsiTheme="minorHAnsi" w:cstheme="minorHAnsi"/>
        </w:rPr>
        <w:lastRenderedPageBreak/>
        <w:t xml:space="preserve">Water bottles may not be handled </w:t>
      </w:r>
      <w:r w:rsidR="00155603">
        <w:rPr>
          <w:rFonts w:asciiTheme="minorHAnsi" w:hAnsiTheme="minorHAnsi" w:cstheme="minorHAnsi"/>
        </w:rPr>
        <w:t>over product, equipment, or food -contact surfaces. If a water bottle is touched or handled in a GMP area, the employee must wash hands and apply new gloves, if applicable, before resuming work.</w:t>
      </w:r>
    </w:p>
    <w:p w14:paraId="18A25A3A" w14:textId="6F202A3D" w:rsidR="005204AB" w:rsidRDefault="009C68DD" w:rsidP="00793505">
      <w:pPr>
        <w:pStyle w:val="NormalWeb"/>
        <w:ind w:left="720" w:firstLine="270"/>
        <w:rPr>
          <w:rFonts w:asciiTheme="minorHAnsi" w:hAnsiTheme="minorHAnsi" w:cstheme="minorHAnsi"/>
        </w:rPr>
      </w:pPr>
      <w:r>
        <w:rPr>
          <w:rFonts w:asciiTheme="minorHAnsi" w:hAnsiTheme="minorHAnsi" w:cstheme="minorHAnsi"/>
        </w:rPr>
        <w:t xml:space="preserve">Area-Based Allowances for </w:t>
      </w:r>
      <w:r w:rsidR="00454755">
        <w:rPr>
          <w:rFonts w:asciiTheme="minorHAnsi" w:hAnsiTheme="minorHAnsi" w:cstheme="minorHAnsi"/>
        </w:rPr>
        <w:t>Internal Communication Devices</w:t>
      </w:r>
    </w:p>
    <w:p w14:paraId="3D2EC006" w14:textId="17579363" w:rsidR="001658A1" w:rsidRDefault="004C5A93" w:rsidP="00793505">
      <w:pPr>
        <w:pStyle w:val="NormalWeb"/>
        <w:numPr>
          <w:ilvl w:val="0"/>
          <w:numId w:val="20"/>
        </w:numPr>
        <w:ind w:left="1710"/>
        <w:rPr>
          <w:rFonts w:asciiTheme="minorHAnsi" w:hAnsiTheme="minorHAnsi" w:cstheme="minorHAnsi"/>
        </w:rPr>
      </w:pPr>
      <w:r>
        <w:rPr>
          <w:rFonts w:asciiTheme="minorHAnsi" w:hAnsiTheme="minorHAnsi" w:cstheme="minorHAnsi"/>
        </w:rPr>
        <w:t xml:space="preserve">Management </w:t>
      </w:r>
      <w:r w:rsidR="00454755">
        <w:rPr>
          <w:rFonts w:asciiTheme="minorHAnsi" w:hAnsiTheme="minorHAnsi" w:cstheme="minorHAnsi"/>
        </w:rPr>
        <w:t xml:space="preserve">and/or non-production staff may carry personal cell </w:t>
      </w:r>
      <w:r w:rsidR="007A42DF">
        <w:rPr>
          <w:rFonts w:asciiTheme="minorHAnsi" w:hAnsiTheme="minorHAnsi" w:cstheme="minorHAnsi"/>
        </w:rPr>
        <w:t>phones</w:t>
      </w:r>
      <w:r w:rsidR="00454755">
        <w:rPr>
          <w:rFonts w:asciiTheme="minorHAnsi" w:hAnsiTheme="minorHAnsi" w:cstheme="minorHAnsi"/>
        </w:rPr>
        <w:t xml:space="preserve"> and wear watches for internal </w:t>
      </w:r>
      <w:r w:rsidR="007A42DF">
        <w:rPr>
          <w:rFonts w:asciiTheme="minorHAnsi" w:hAnsiTheme="minorHAnsi" w:cstheme="minorHAnsi"/>
        </w:rPr>
        <w:t>c</w:t>
      </w:r>
      <w:r w:rsidR="00454755">
        <w:rPr>
          <w:rFonts w:asciiTheme="minorHAnsi" w:hAnsiTheme="minorHAnsi" w:cstheme="minorHAnsi"/>
        </w:rPr>
        <w:t xml:space="preserve">ommunication while </w:t>
      </w:r>
      <w:r w:rsidR="00AB0FBB">
        <w:rPr>
          <w:rFonts w:asciiTheme="minorHAnsi" w:hAnsiTheme="minorHAnsi" w:cstheme="minorHAnsi"/>
        </w:rPr>
        <w:t xml:space="preserve">working on-food production areas, including packing, sealing, shipping, receiving and bulk storage. When entering food production areas, including fill tables and the blend room, all GMP requirements apply, and personal cell phones and watches must be </w:t>
      </w:r>
      <w:r w:rsidR="00992240">
        <w:rPr>
          <w:rFonts w:asciiTheme="minorHAnsi" w:hAnsiTheme="minorHAnsi" w:cstheme="minorHAnsi"/>
        </w:rPr>
        <w:t>removed, covered, or otherwise controlled in accordance with site GMP procedures.</w:t>
      </w:r>
    </w:p>
    <w:p w14:paraId="784AF435" w14:textId="235A57B6" w:rsidR="0076717B" w:rsidRDefault="0076717B" w:rsidP="006C66A9">
      <w:pPr>
        <w:pStyle w:val="NormalWeb"/>
        <w:ind w:left="990"/>
        <w:rPr>
          <w:rFonts w:asciiTheme="minorHAnsi" w:hAnsiTheme="minorHAnsi" w:cstheme="minorHAnsi"/>
        </w:rPr>
      </w:pPr>
      <w:r>
        <w:rPr>
          <w:rFonts w:asciiTheme="minorHAnsi" w:hAnsiTheme="minorHAnsi" w:cstheme="minorHAnsi"/>
        </w:rPr>
        <w:t>Handwashing and Restraints</w:t>
      </w:r>
    </w:p>
    <w:p w14:paraId="6565114B" w14:textId="24CF5B10" w:rsidR="00330E1B" w:rsidRDefault="00330E1B" w:rsidP="00DA56BC">
      <w:pPr>
        <w:pStyle w:val="Heading2"/>
        <w:ind w:left="980"/>
        <w:rPr>
          <w:rFonts w:asciiTheme="minorHAnsi" w:hAnsiTheme="minorHAnsi" w:cstheme="minorHAnsi"/>
          <w:b w:val="0"/>
          <w:bCs w:val="0"/>
          <w:i w:val="0"/>
          <w:iCs w:val="0"/>
          <w:sz w:val="24"/>
          <w:szCs w:val="24"/>
        </w:rPr>
      </w:pPr>
      <w:r w:rsidRPr="00B27031">
        <w:rPr>
          <w:rFonts w:asciiTheme="minorHAnsi" w:hAnsiTheme="minorHAnsi" w:cstheme="minorHAnsi"/>
          <w:b w:val="0"/>
          <w:bCs w:val="0"/>
          <w:i w:val="0"/>
          <w:iCs w:val="0"/>
          <w:sz w:val="24"/>
          <w:szCs w:val="24"/>
          <w:highlight w:val="yellow"/>
        </w:rPr>
        <w:t>Anyone entering a designated GMP food handling or processing area must wash hands prior to entry and wear an approved hair restraint. A hairnet is required for all personnel and must be worn as the outermost layer at all times, so that all hair is fully contained by the net. Additional headwear, including beanies and baseball caps, must be worn underneath the hairnet, not over it. A beard net is required for any employee with facial hair that cannot be fully contained by the hairnet. These requirements apply to all employees, contractors, and visitors entering any food handling or processing area. All personnel are responsible for verifying correct hair restraint configuration before entering the production floor</w:t>
      </w:r>
      <w:r w:rsidR="00B71255" w:rsidRPr="00B27031">
        <w:rPr>
          <w:rFonts w:asciiTheme="minorHAnsi" w:hAnsiTheme="minorHAnsi" w:cstheme="minorHAnsi"/>
          <w:b w:val="0"/>
          <w:bCs w:val="0"/>
          <w:i w:val="0"/>
          <w:iCs w:val="0"/>
          <w:sz w:val="24"/>
          <w:szCs w:val="24"/>
          <w:highlight w:val="yellow"/>
        </w:rPr>
        <w:t>.</w:t>
      </w:r>
    </w:p>
    <w:p w14:paraId="5A329803" w14:textId="22BA6FF0" w:rsidR="00DA56BC" w:rsidRPr="00330E1B" w:rsidRDefault="00DA56BC" w:rsidP="00DA56BC">
      <w:pPr>
        <w:pStyle w:val="Heading2"/>
        <w:ind w:left="980"/>
        <w:rPr>
          <w:rFonts w:asciiTheme="minorHAnsi" w:hAnsiTheme="minorHAnsi" w:cstheme="minorHAnsi"/>
          <w:i w:val="0"/>
          <w:iCs w:val="0"/>
          <w:sz w:val="24"/>
          <w:szCs w:val="24"/>
        </w:rPr>
      </w:pPr>
      <w:r w:rsidRPr="00B71255">
        <w:rPr>
          <w:rFonts w:asciiTheme="minorHAnsi" w:hAnsiTheme="minorHAnsi" w:cstheme="minorHAnsi"/>
          <w:b w:val="0"/>
          <w:bCs w:val="0"/>
          <w:i w:val="0"/>
          <w:iCs w:val="0"/>
          <w:sz w:val="24"/>
          <w:szCs w:val="24"/>
        </w:rPr>
        <w:t>Facility &amp; Equipment</w:t>
      </w:r>
      <w:r w:rsidRPr="00330E1B">
        <w:rPr>
          <w:rStyle w:val="Strong"/>
          <w:rFonts w:asciiTheme="minorHAnsi" w:hAnsiTheme="minorHAnsi" w:cstheme="minorHAnsi"/>
          <w:i w:val="0"/>
          <w:iCs w:val="0"/>
          <w:sz w:val="24"/>
          <w:szCs w:val="24"/>
        </w:rPr>
        <w:t xml:space="preserve"> Cleanliness</w:t>
      </w:r>
    </w:p>
    <w:p w14:paraId="61FE7E7C" w14:textId="77777777" w:rsidR="00DA56BC" w:rsidRDefault="00DA56BC" w:rsidP="00F025E1">
      <w:pPr>
        <w:widowControl/>
        <w:numPr>
          <w:ilvl w:val="0"/>
          <w:numId w:val="3"/>
        </w:numPr>
        <w:tabs>
          <w:tab w:val="clear" w:pos="720"/>
        </w:tabs>
        <w:autoSpaceDE/>
        <w:autoSpaceDN/>
        <w:spacing w:before="100" w:beforeAutospacing="1" w:after="100" w:afterAutospacing="1"/>
        <w:ind w:left="1700"/>
        <w:rPr>
          <w:ins w:id="12" w:author="Arlen Keller" w:date="2026-02-06T16:30:00Z" w16du:dateUtc="2026-02-06T21:30:00Z"/>
          <w:rFonts w:asciiTheme="minorHAnsi" w:hAnsiTheme="minorHAnsi" w:cstheme="minorHAnsi"/>
          <w:sz w:val="24"/>
          <w:szCs w:val="24"/>
        </w:rPr>
      </w:pPr>
      <w:r w:rsidRPr="00DA56BC">
        <w:rPr>
          <w:rFonts w:asciiTheme="minorHAnsi" w:hAnsiTheme="minorHAnsi" w:cstheme="minorHAnsi"/>
          <w:sz w:val="24"/>
          <w:szCs w:val="24"/>
        </w:rPr>
        <w:t xml:space="preserve">The facility must be kept in a </w:t>
      </w:r>
      <w:r w:rsidRPr="00DA56BC">
        <w:rPr>
          <w:rStyle w:val="Strong"/>
          <w:rFonts w:asciiTheme="minorHAnsi" w:hAnsiTheme="minorHAnsi" w:cstheme="minorHAnsi"/>
          <w:b w:val="0"/>
          <w:bCs w:val="0"/>
          <w:sz w:val="24"/>
          <w:szCs w:val="24"/>
        </w:rPr>
        <w:t>clean and sanitary condition</w:t>
      </w:r>
      <w:r w:rsidRPr="00DA56BC">
        <w:rPr>
          <w:rFonts w:asciiTheme="minorHAnsi" w:hAnsiTheme="minorHAnsi" w:cstheme="minorHAnsi"/>
          <w:sz w:val="24"/>
          <w:szCs w:val="24"/>
        </w:rPr>
        <w:t>, with regular cleaning schedules for equipment and work areas.</w:t>
      </w:r>
    </w:p>
    <w:p w14:paraId="36974560" w14:textId="77777777" w:rsidR="00CD6633" w:rsidRDefault="00CD6633" w:rsidP="00CD6633">
      <w:pPr>
        <w:widowControl/>
        <w:numPr>
          <w:ilvl w:val="0"/>
          <w:numId w:val="3"/>
        </w:numPr>
        <w:tabs>
          <w:tab w:val="clear" w:pos="720"/>
        </w:tabs>
        <w:autoSpaceDE/>
        <w:autoSpaceDN/>
        <w:spacing w:before="100" w:beforeAutospacing="1" w:after="100" w:afterAutospacing="1"/>
        <w:ind w:left="1700"/>
        <w:rPr>
          <w:ins w:id="13" w:author="Arlen Keller" w:date="2026-02-06T16:30:00Z" w16du:dateUtc="2026-02-06T21:30:00Z"/>
          <w:rFonts w:asciiTheme="minorHAnsi" w:hAnsiTheme="minorHAnsi" w:cstheme="minorHAnsi"/>
          <w:sz w:val="24"/>
          <w:szCs w:val="24"/>
        </w:rPr>
      </w:pPr>
      <w:ins w:id="14" w:author="Arlen Keller" w:date="2026-02-06T16:30:00Z" w16du:dateUtc="2026-02-06T21:30:00Z">
        <w:r w:rsidRPr="0077218E">
          <w:rPr>
            <w:rFonts w:asciiTheme="minorHAnsi" w:hAnsiTheme="minorHAnsi" w:cstheme="minorHAnsi"/>
            <w:sz w:val="24"/>
            <w:szCs w:val="24"/>
          </w:rPr>
          <w:t>Windows, doors, or other openings shall be adequately screened, sealed, or otherwise protected to prevent pest access into the building</w:t>
        </w:r>
        <w:r>
          <w:rPr>
            <w:rFonts w:asciiTheme="minorHAnsi" w:hAnsiTheme="minorHAnsi" w:cstheme="minorHAnsi"/>
            <w:sz w:val="24"/>
            <w:szCs w:val="24"/>
          </w:rPr>
          <w:t>.</w:t>
        </w:r>
      </w:ins>
    </w:p>
    <w:p w14:paraId="644D56DA" w14:textId="77777777" w:rsidR="00CD6633" w:rsidRDefault="00CD6633" w:rsidP="00CD6633">
      <w:pPr>
        <w:widowControl/>
        <w:numPr>
          <w:ilvl w:val="0"/>
          <w:numId w:val="3"/>
        </w:numPr>
        <w:tabs>
          <w:tab w:val="clear" w:pos="720"/>
        </w:tabs>
        <w:autoSpaceDE/>
        <w:autoSpaceDN/>
        <w:spacing w:before="100" w:beforeAutospacing="1" w:after="100" w:afterAutospacing="1"/>
        <w:ind w:left="1700"/>
        <w:rPr>
          <w:ins w:id="15" w:author="Arlen Keller" w:date="2026-02-06T16:30:00Z" w16du:dateUtc="2026-02-06T21:30:00Z"/>
          <w:rFonts w:asciiTheme="minorHAnsi" w:hAnsiTheme="minorHAnsi" w:cstheme="minorHAnsi"/>
          <w:sz w:val="24"/>
          <w:szCs w:val="24"/>
        </w:rPr>
      </w:pPr>
      <w:ins w:id="16" w:author="Arlen Keller" w:date="2026-02-06T16:30:00Z" w16du:dateUtc="2026-02-06T21:30:00Z">
        <w:r w:rsidRPr="0077218E">
          <w:rPr>
            <w:rFonts w:asciiTheme="minorHAnsi" w:hAnsiTheme="minorHAnsi" w:cstheme="minorHAnsi"/>
            <w:sz w:val="24"/>
            <w:szCs w:val="24"/>
          </w:rPr>
          <w:t>Waste is removed daily. Waste containers and storage areas are maintained and cleaned regularly to prevent the potential for the waste becoming an attractant and harborage or breeding place for pests</w:t>
        </w:r>
      </w:ins>
    </w:p>
    <w:p w14:paraId="30753D1F" w14:textId="3CC89ADB" w:rsidR="00CD6633" w:rsidRPr="00712C2E" w:rsidRDefault="00CD6633" w:rsidP="00712C2E">
      <w:pPr>
        <w:widowControl/>
        <w:numPr>
          <w:ilvl w:val="0"/>
          <w:numId w:val="3"/>
        </w:numPr>
        <w:tabs>
          <w:tab w:val="clear" w:pos="720"/>
        </w:tabs>
        <w:autoSpaceDE/>
        <w:autoSpaceDN/>
        <w:spacing w:before="100" w:beforeAutospacing="1" w:after="100" w:afterAutospacing="1"/>
        <w:ind w:left="1700"/>
        <w:rPr>
          <w:rFonts w:asciiTheme="minorHAnsi" w:hAnsiTheme="minorHAnsi" w:cstheme="minorHAnsi"/>
          <w:sz w:val="24"/>
          <w:szCs w:val="24"/>
        </w:rPr>
      </w:pPr>
      <w:ins w:id="17" w:author="Arlen Keller" w:date="2026-02-06T16:30:00Z" w16du:dateUtc="2026-02-06T21:30:00Z">
        <w:r w:rsidRPr="0077218E">
          <w:rPr>
            <w:rFonts w:asciiTheme="minorHAnsi" w:hAnsiTheme="minorHAnsi" w:cstheme="minorHAnsi"/>
            <w:sz w:val="24"/>
            <w:szCs w:val="24"/>
          </w:rPr>
          <w:t>Grounds shall be maintained free of obsolete equipment, litter, waste</w:t>
        </w:r>
        <w:r>
          <w:rPr>
            <w:rFonts w:asciiTheme="minorHAnsi" w:hAnsiTheme="minorHAnsi" w:cstheme="minorHAnsi"/>
            <w:sz w:val="24"/>
            <w:szCs w:val="24"/>
          </w:rPr>
          <w:t>, or weed growth.</w:t>
        </w:r>
      </w:ins>
    </w:p>
    <w:p w14:paraId="7B473B40" w14:textId="77777777" w:rsidR="00DA56BC" w:rsidRPr="00DA56BC" w:rsidRDefault="00DA56BC" w:rsidP="00F025E1">
      <w:pPr>
        <w:widowControl/>
        <w:numPr>
          <w:ilvl w:val="0"/>
          <w:numId w:val="3"/>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Equipment must be </w:t>
      </w:r>
      <w:r w:rsidRPr="00DA56BC">
        <w:rPr>
          <w:rStyle w:val="Strong"/>
          <w:rFonts w:asciiTheme="minorHAnsi" w:hAnsiTheme="minorHAnsi" w:cstheme="minorHAnsi"/>
          <w:b w:val="0"/>
          <w:bCs w:val="0"/>
          <w:sz w:val="24"/>
          <w:szCs w:val="24"/>
        </w:rPr>
        <w:t>maintained and sanitized</w:t>
      </w:r>
      <w:r w:rsidRPr="00DA56BC">
        <w:rPr>
          <w:rFonts w:asciiTheme="minorHAnsi" w:hAnsiTheme="minorHAnsi" w:cstheme="minorHAnsi"/>
          <w:sz w:val="24"/>
          <w:szCs w:val="24"/>
        </w:rPr>
        <w:t xml:space="preserve"> according to an established </w:t>
      </w:r>
      <w:r w:rsidRPr="00DA56BC">
        <w:rPr>
          <w:rStyle w:val="Strong"/>
          <w:rFonts w:asciiTheme="minorHAnsi" w:hAnsiTheme="minorHAnsi" w:cstheme="minorHAnsi"/>
          <w:b w:val="0"/>
          <w:bCs w:val="0"/>
          <w:sz w:val="24"/>
          <w:szCs w:val="24"/>
        </w:rPr>
        <w:t>cleaning and sanitation schedule</w:t>
      </w:r>
      <w:r w:rsidRPr="00DA56BC">
        <w:rPr>
          <w:rFonts w:asciiTheme="minorHAnsi" w:hAnsiTheme="minorHAnsi" w:cstheme="minorHAnsi"/>
          <w:sz w:val="24"/>
          <w:szCs w:val="24"/>
        </w:rPr>
        <w:t>.</w:t>
      </w:r>
    </w:p>
    <w:p w14:paraId="76B90F24" w14:textId="77777777" w:rsidR="00DA56BC" w:rsidRPr="00DA56BC" w:rsidRDefault="00DA56BC" w:rsidP="00F025E1">
      <w:pPr>
        <w:widowControl/>
        <w:numPr>
          <w:ilvl w:val="0"/>
          <w:numId w:val="3"/>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All utensils and tools must be stored properly to prevent contamination.</w:t>
      </w:r>
    </w:p>
    <w:p w14:paraId="3486D2E3" w14:textId="46950F71"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Cross-Contamination Prevention</w:t>
      </w:r>
    </w:p>
    <w:p w14:paraId="33551D37" w14:textId="77777777" w:rsidR="00DA56BC" w:rsidRPr="00DA56BC" w:rsidRDefault="00DA56BC" w:rsidP="00F025E1">
      <w:pPr>
        <w:widowControl/>
        <w:numPr>
          <w:ilvl w:val="0"/>
          <w:numId w:val="4"/>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Raw materials, work-in-progress, and finished products must be </w:t>
      </w:r>
      <w:r w:rsidRPr="00DA56BC">
        <w:rPr>
          <w:rStyle w:val="Strong"/>
          <w:rFonts w:asciiTheme="minorHAnsi" w:hAnsiTheme="minorHAnsi" w:cstheme="minorHAnsi"/>
          <w:b w:val="0"/>
          <w:bCs w:val="0"/>
          <w:sz w:val="24"/>
          <w:szCs w:val="24"/>
        </w:rPr>
        <w:t>stored and handled separately</w:t>
      </w:r>
      <w:r w:rsidRPr="00DA56BC">
        <w:rPr>
          <w:rFonts w:asciiTheme="minorHAnsi" w:hAnsiTheme="minorHAnsi" w:cstheme="minorHAnsi"/>
          <w:sz w:val="24"/>
          <w:szCs w:val="24"/>
        </w:rPr>
        <w:t xml:space="preserve"> to prevent cross-contamination.</w:t>
      </w:r>
    </w:p>
    <w:p w14:paraId="634E9D25" w14:textId="11B91F3A" w:rsidR="00DA56BC" w:rsidRPr="00DA56BC" w:rsidRDefault="00DA56BC" w:rsidP="00F025E1">
      <w:pPr>
        <w:widowControl/>
        <w:numPr>
          <w:ilvl w:val="0"/>
          <w:numId w:val="4"/>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lastRenderedPageBreak/>
        <w:t>Allergen control measures</w:t>
      </w:r>
      <w:r w:rsidR="007A23A2">
        <w:rPr>
          <w:rFonts w:asciiTheme="minorHAnsi" w:hAnsiTheme="minorHAnsi" w:cstheme="minorHAnsi"/>
          <w:sz w:val="24"/>
          <w:szCs w:val="24"/>
        </w:rPr>
        <w:t xml:space="preserve"> must be in place</w:t>
      </w:r>
      <w:r w:rsidRPr="00DA56BC">
        <w:rPr>
          <w:rFonts w:asciiTheme="minorHAnsi" w:hAnsiTheme="minorHAnsi" w:cstheme="minorHAnsi"/>
          <w:sz w:val="24"/>
          <w:szCs w:val="24"/>
        </w:rPr>
        <w:t>, including proper labeling and cleaning.</w:t>
      </w:r>
    </w:p>
    <w:p w14:paraId="59EF904C" w14:textId="77777777" w:rsidR="00DA56BC" w:rsidRPr="00DA56BC" w:rsidRDefault="00DA56BC" w:rsidP="00F025E1">
      <w:pPr>
        <w:widowControl/>
        <w:numPr>
          <w:ilvl w:val="0"/>
          <w:numId w:val="4"/>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Employees must follow </w:t>
      </w:r>
      <w:r w:rsidRPr="00DA56BC">
        <w:rPr>
          <w:rStyle w:val="Strong"/>
          <w:rFonts w:asciiTheme="minorHAnsi" w:hAnsiTheme="minorHAnsi" w:cstheme="minorHAnsi"/>
          <w:b w:val="0"/>
          <w:bCs w:val="0"/>
          <w:sz w:val="24"/>
          <w:szCs w:val="24"/>
        </w:rPr>
        <w:t>color-coded tools and work area segregation</w:t>
      </w:r>
      <w:r w:rsidRPr="00DA56BC">
        <w:rPr>
          <w:rFonts w:asciiTheme="minorHAnsi" w:hAnsiTheme="minorHAnsi" w:cstheme="minorHAnsi"/>
          <w:sz w:val="24"/>
          <w:szCs w:val="24"/>
        </w:rPr>
        <w:t xml:space="preserve"> protocols where applicable.</w:t>
      </w:r>
    </w:p>
    <w:p w14:paraId="567F971D" w14:textId="30EC797D"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Pest Control</w:t>
      </w:r>
    </w:p>
    <w:p w14:paraId="77D515C3" w14:textId="77777777" w:rsidR="00DA56BC" w:rsidRPr="00DA56BC" w:rsidRDefault="00DA56BC" w:rsidP="00F025E1">
      <w:pPr>
        <w:widowControl/>
        <w:numPr>
          <w:ilvl w:val="0"/>
          <w:numId w:val="5"/>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A </w:t>
      </w:r>
      <w:r w:rsidRPr="00DA56BC">
        <w:rPr>
          <w:rStyle w:val="Strong"/>
          <w:rFonts w:asciiTheme="minorHAnsi" w:hAnsiTheme="minorHAnsi" w:cstheme="minorHAnsi"/>
          <w:b w:val="0"/>
          <w:bCs w:val="0"/>
          <w:sz w:val="24"/>
          <w:szCs w:val="24"/>
        </w:rPr>
        <w:t>documented pest control program</w:t>
      </w:r>
      <w:r w:rsidRPr="00DA56BC">
        <w:rPr>
          <w:rFonts w:asciiTheme="minorHAnsi" w:hAnsiTheme="minorHAnsi" w:cstheme="minorHAnsi"/>
          <w:sz w:val="24"/>
          <w:szCs w:val="24"/>
        </w:rPr>
        <w:t xml:space="preserve"> must be in place and monitored regularly.</w:t>
      </w:r>
    </w:p>
    <w:p w14:paraId="44B0DF10" w14:textId="77777777" w:rsidR="00DA56BC" w:rsidRPr="00DA56BC" w:rsidRDefault="00DA56BC" w:rsidP="00F025E1">
      <w:pPr>
        <w:widowControl/>
        <w:numPr>
          <w:ilvl w:val="0"/>
          <w:numId w:val="5"/>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Any signs of pest activity must be reported immediately to management.</w:t>
      </w:r>
    </w:p>
    <w:p w14:paraId="506A4127" w14:textId="77777777" w:rsidR="00DA56BC" w:rsidRDefault="00DA56BC" w:rsidP="00F025E1">
      <w:pPr>
        <w:widowControl/>
        <w:numPr>
          <w:ilvl w:val="0"/>
          <w:numId w:val="5"/>
        </w:numPr>
        <w:tabs>
          <w:tab w:val="clear" w:pos="720"/>
        </w:tabs>
        <w:autoSpaceDE/>
        <w:autoSpaceDN/>
        <w:spacing w:before="100" w:beforeAutospacing="1" w:after="100" w:afterAutospacing="1"/>
        <w:ind w:left="1700"/>
        <w:rPr>
          <w:ins w:id="18" w:author="Penny Patterson" w:date="2026-02-11T13:24:00Z" w16du:dateUtc="2026-02-11T18:24:00Z"/>
          <w:rFonts w:asciiTheme="minorHAnsi" w:hAnsiTheme="minorHAnsi" w:cstheme="minorHAnsi"/>
          <w:sz w:val="24"/>
          <w:szCs w:val="24"/>
        </w:rPr>
      </w:pPr>
      <w:r w:rsidRPr="00DA56BC">
        <w:rPr>
          <w:rFonts w:asciiTheme="minorHAnsi" w:hAnsiTheme="minorHAnsi" w:cstheme="minorHAnsi"/>
          <w:sz w:val="24"/>
          <w:szCs w:val="24"/>
        </w:rPr>
        <w:t xml:space="preserve">No </w:t>
      </w:r>
      <w:r w:rsidRPr="00DA56BC">
        <w:rPr>
          <w:rStyle w:val="Strong"/>
          <w:rFonts w:asciiTheme="minorHAnsi" w:hAnsiTheme="minorHAnsi" w:cstheme="minorHAnsi"/>
          <w:b w:val="0"/>
          <w:bCs w:val="0"/>
          <w:sz w:val="24"/>
          <w:szCs w:val="24"/>
        </w:rPr>
        <w:t>unauthorized pesticides</w:t>
      </w:r>
      <w:r w:rsidRPr="00DA56BC">
        <w:rPr>
          <w:rFonts w:asciiTheme="minorHAnsi" w:hAnsiTheme="minorHAnsi" w:cstheme="minorHAnsi"/>
          <w:sz w:val="24"/>
          <w:szCs w:val="24"/>
        </w:rPr>
        <w:t xml:space="preserve"> may be used within the </w:t>
      </w:r>
      <w:commentRangeStart w:id="19"/>
      <w:r w:rsidRPr="00DA56BC">
        <w:rPr>
          <w:rFonts w:asciiTheme="minorHAnsi" w:hAnsiTheme="minorHAnsi" w:cstheme="minorHAnsi"/>
          <w:sz w:val="24"/>
          <w:szCs w:val="24"/>
        </w:rPr>
        <w:t>facility</w:t>
      </w:r>
      <w:commentRangeEnd w:id="19"/>
      <w:r w:rsidR="00575CB8" w:rsidRPr="00DA56BC">
        <w:rPr>
          <w:rStyle w:val="CommentReference"/>
          <w:rFonts w:asciiTheme="minorHAnsi" w:hAnsiTheme="minorHAnsi" w:cstheme="minorHAnsi"/>
          <w:sz w:val="24"/>
          <w:szCs w:val="24"/>
        </w:rPr>
        <w:commentReference w:id="19"/>
      </w:r>
      <w:r w:rsidRPr="00DA56BC">
        <w:rPr>
          <w:rFonts w:asciiTheme="minorHAnsi" w:hAnsiTheme="minorHAnsi" w:cstheme="minorHAnsi"/>
          <w:sz w:val="24"/>
          <w:szCs w:val="24"/>
        </w:rPr>
        <w:t>.</w:t>
      </w:r>
    </w:p>
    <w:p w14:paraId="1A866A12" w14:textId="714C563E" w:rsidR="0058126F" w:rsidRPr="00DA56BC" w:rsidRDefault="0058126F" w:rsidP="00F025E1">
      <w:pPr>
        <w:widowControl/>
        <w:numPr>
          <w:ilvl w:val="0"/>
          <w:numId w:val="5"/>
        </w:numPr>
        <w:tabs>
          <w:tab w:val="clear" w:pos="720"/>
        </w:tabs>
        <w:autoSpaceDE/>
        <w:autoSpaceDN/>
        <w:spacing w:before="100" w:beforeAutospacing="1" w:after="100" w:afterAutospacing="1"/>
        <w:ind w:left="1700"/>
        <w:rPr>
          <w:rFonts w:asciiTheme="minorHAnsi" w:hAnsiTheme="minorHAnsi" w:cstheme="minorHAnsi"/>
          <w:sz w:val="24"/>
          <w:szCs w:val="24"/>
        </w:rPr>
      </w:pPr>
      <w:ins w:id="20" w:author="Penny Patterson" w:date="2026-02-11T13:24:00Z" w16du:dateUtc="2026-02-11T18:24:00Z">
        <w:r>
          <w:rPr>
            <w:rFonts w:asciiTheme="minorHAnsi" w:hAnsiTheme="minorHAnsi" w:cstheme="minorHAnsi"/>
            <w:sz w:val="24"/>
            <w:szCs w:val="24"/>
          </w:rPr>
          <w:t>No bait traps may be used within the facility.</w:t>
        </w:r>
      </w:ins>
    </w:p>
    <w:p w14:paraId="175254EE" w14:textId="6487511C"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Foreign Material &amp; Chemical Control</w:t>
      </w:r>
    </w:p>
    <w:p w14:paraId="4C90E72E" w14:textId="77777777" w:rsidR="00DA56BC" w:rsidRPr="00DA56BC" w:rsidRDefault="00DA56BC" w:rsidP="00F025E1">
      <w:pPr>
        <w:widowControl/>
        <w:numPr>
          <w:ilvl w:val="0"/>
          <w:numId w:val="6"/>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Procedures must be followed to prevent foreign material contamination from </w:t>
      </w:r>
      <w:r w:rsidRPr="00DA56BC">
        <w:rPr>
          <w:rStyle w:val="Strong"/>
          <w:rFonts w:asciiTheme="minorHAnsi" w:hAnsiTheme="minorHAnsi" w:cstheme="minorHAnsi"/>
          <w:b w:val="0"/>
          <w:bCs w:val="0"/>
          <w:sz w:val="24"/>
          <w:szCs w:val="24"/>
        </w:rPr>
        <w:t>glass, metal, wood, plastic, or other debris</w:t>
      </w:r>
      <w:r w:rsidRPr="00DA56BC">
        <w:rPr>
          <w:rFonts w:asciiTheme="minorHAnsi" w:hAnsiTheme="minorHAnsi" w:cstheme="minorHAnsi"/>
          <w:sz w:val="24"/>
          <w:szCs w:val="24"/>
        </w:rPr>
        <w:t>.</w:t>
      </w:r>
    </w:p>
    <w:p w14:paraId="6E01BCCE" w14:textId="77777777" w:rsidR="00DA56BC" w:rsidRDefault="00DA56BC" w:rsidP="00F025E1">
      <w:pPr>
        <w:widowControl/>
        <w:numPr>
          <w:ilvl w:val="0"/>
          <w:numId w:val="6"/>
        </w:numPr>
        <w:tabs>
          <w:tab w:val="clear" w:pos="720"/>
        </w:tabs>
        <w:autoSpaceDE/>
        <w:autoSpaceDN/>
        <w:spacing w:before="100" w:beforeAutospacing="1" w:after="100" w:afterAutospacing="1"/>
        <w:ind w:left="1700"/>
        <w:rPr>
          <w:ins w:id="21" w:author="Penny Patterson" w:date="2026-02-11T13:24:00Z" w16du:dateUtc="2026-02-11T18:24:00Z"/>
          <w:rFonts w:asciiTheme="minorHAnsi" w:hAnsiTheme="minorHAnsi" w:cstheme="minorHAnsi"/>
          <w:sz w:val="24"/>
          <w:szCs w:val="24"/>
        </w:rPr>
      </w:pPr>
      <w:r w:rsidRPr="00DA56BC">
        <w:rPr>
          <w:rStyle w:val="Strong"/>
          <w:rFonts w:asciiTheme="minorHAnsi" w:hAnsiTheme="minorHAnsi" w:cstheme="minorHAnsi"/>
          <w:b w:val="0"/>
          <w:bCs w:val="0"/>
          <w:sz w:val="24"/>
          <w:szCs w:val="24"/>
        </w:rPr>
        <w:t>Chemical storage and usage</w:t>
      </w:r>
      <w:r w:rsidRPr="00DA56BC">
        <w:rPr>
          <w:rFonts w:asciiTheme="minorHAnsi" w:hAnsiTheme="minorHAnsi" w:cstheme="minorHAnsi"/>
          <w:sz w:val="24"/>
          <w:szCs w:val="24"/>
        </w:rPr>
        <w:t xml:space="preserve"> must comply with safety regulations, and only approved chemicals may be used near food </w:t>
      </w:r>
      <w:commentRangeStart w:id="22"/>
      <w:r w:rsidRPr="00DA56BC">
        <w:rPr>
          <w:rFonts w:asciiTheme="minorHAnsi" w:hAnsiTheme="minorHAnsi" w:cstheme="minorHAnsi"/>
          <w:sz w:val="24"/>
          <w:szCs w:val="24"/>
        </w:rPr>
        <w:t>products</w:t>
      </w:r>
      <w:commentRangeEnd w:id="22"/>
      <w:r w:rsidR="00575CB8" w:rsidRPr="00DA56BC">
        <w:rPr>
          <w:rStyle w:val="CommentReference"/>
          <w:rFonts w:asciiTheme="minorHAnsi" w:hAnsiTheme="minorHAnsi" w:cstheme="minorHAnsi"/>
          <w:sz w:val="24"/>
          <w:szCs w:val="24"/>
        </w:rPr>
        <w:commentReference w:id="22"/>
      </w:r>
      <w:r w:rsidRPr="00DA56BC">
        <w:rPr>
          <w:rFonts w:asciiTheme="minorHAnsi" w:hAnsiTheme="minorHAnsi" w:cstheme="minorHAnsi"/>
          <w:sz w:val="24"/>
          <w:szCs w:val="24"/>
        </w:rPr>
        <w:t>.</w:t>
      </w:r>
    </w:p>
    <w:p w14:paraId="2BD2FE26" w14:textId="1F6EE2ED" w:rsidR="0058126F" w:rsidRPr="00DA56BC" w:rsidRDefault="0058126F" w:rsidP="00F025E1">
      <w:pPr>
        <w:widowControl/>
        <w:numPr>
          <w:ilvl w:val="0"/>
          <w:numId w:val="6"/>
        </w:numPr>
        <w:tabs>
          <w:tab w:val="clear" w:pos="720"/>
        </w:tabs>
        <w:autoSpaceDE/>
        <w:autoSpaceDN/>
        <w:spacing w:before="100" w:beforeAutospacing="1" w:after="100" w:afterAutospacing="1"/>
        <w:ind w:left="1700"/>
        <w:rPr>
          <w:rFonts w:asciiTheme="minorHAnsi" w:hAnsiTheme="minorHAnsi" w:cstheme="minorHAnsi"/>
          <w:sz w:val="24"/>
          <w:szCs w:val="24"/>
        </w:rPr>
      </w:pPr>
      <w:ins w:id="23" w:author="Penny Patterson" w:date="2026-02-11T13:25:00Z" w16du:dateUtc="2026-02-11T18:25:00Z">
        <w:r>
          <w:rPr>
            <w:rFonts w:asciiTheme="minorHAnsi" w:hAnsiTheme="minorHAnsi" w:cstheme="minorHAnsi"/>
            <w:sz w:val="24"/>
            <w:szCs w:val="24"/>
          </w:rPr>
          <w:t>All chemicals should be properly and securely stored when not in use in the designated locked storage cabinet.</w:t>
        </w:r>
      </w:ins>
    </w:p>
    <w:p w14:paraId="53B516A8" w14:textId="1FBC51A2"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Equipment &amp; Process Controls</w:t>
      </w:r>
    </w:p>
    <w:p w14:paraId="6533138E" w14:textId="77777777" w:rsidR="00DA56BC" w:rsidRPr="00DA56BC" w:rsidRDefault="00DA56BC" w:rsidP="00F025E1">
      <w:pPr>
        <w:widowControl/>
        <w:numPr>
          <w:ilvl w:val="0"/>
          <w:numId w:val="7"/>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Equipment must be </w:t>
      </w:r>
      <w:r w:rsidRPr="00DA56BC">
        <w:rPr>
          <w:rStyle w:val="Strong"/>
          <w:rFonts w:asciiTheme="minorHAnsi" w:hAnsiTheme="minorHAnsi" w:cstheme="minorHAnsi"/>
          <w:b w:val="0"/>
          <w:bCs w:val="0"/>
          <w:sz w:val="24"/>
          <w:szCs w:val="24"/>
        </w:rPr>
        <w:t>calibrated and maintained</w:t>
      </w:r>
      <w:r w:rsidRPr="00DA56BC">
        <w:rPr>
          <w:rFonts w:asciiTheme="minorHAnsi" w:hAnsiTheme="minorHAnsi" w:cstheme="minorHAnsi"/>
          <w:sz w:val="24"/>
          <w:szCs w:val="24"/>
        </w:rPr>
        <w:t xml:space="preserve"> to ensure consistent product quality.</w:t>
      </w:r>
    </w:p>
    <w:p w14:paraId="73821755" w14:textId="77777777" w:rsidR="00DA56BC" w:rsidRPr="00DA56BC" w:rsidRDefault="00DA56BC" w:rsidP="00F025E1">
      <w:pPr>
        <w:widowControl/>
        <w:numPr>
          <w:ilvl w:val="0"/>
          <w:numId w:val="7"/>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Production processes must follow </w:t>
      </w:r>
      <w:r w:rsidRPr="00DA56BC">
        <w:rPr>
          <w:rStyle w:val="Strong"/>
          <w:rFonts w:asciiTheme="minorHAnsi" w:hAnsiTheme="minorHAnsi" w:cstheme="minorHAnsi"/>
          <w:b w:val="0"/>
          <w:bCs w:val="0"/>
          <w:sz w:val="24"/>
          <w:szCs w:val="24"/>
        </w:rPr>
        <w:t>approved work instructions and batch records</w:t>
      </w:r>
      <w:r w:rsidRPr="00DA56BC">
        <w:rPr>
          <w:rFonts w:asciiTheme="minorHAnsi" w:hAnsiTheme="minorHAnsi" w:cstheme="minorHAnsi"/>
          <w:sz w:val="24"/>
          <w:szCs w:val="24"/>
        </w:rPr>
        <w:t xml:space="preserve"> to ensure food safety.</w:t>
      </w:r>
    </w:p>
    <w:p w14:paraId="60C61588" w14:textId="7677B63A" w:rsidR="00DA56BC" w:rsidRPr="00DA56BC" w:rsidRDefault="00DA56BC" w:rsidP="00F025E1">
      <w:pPr>
        <w:widowControl/>
        <w:numPr>
          <w:ilvl w:val="0"/>
          <w:numId w:val="7"/>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In-process monitoring must include checks for </w:t>
      </w:r>
      <w:r w:rsidRPr="00DA56BC">
        <w:rPr>
          <w:rStyle w:val="Strong"/>
          <w:rFonts w:asciiTheme="minorHAnsi" w:hAnsiTheme="minorHAnsi" w:cstheme="minorHAnsi"/>
          <w:b w:val="0"/>
          <w:bCs w:val="0"/>
          <w:sz w:val="24"/>
          <w:szCs w:val="24"/>
        </w:rPr>
        <w:t>weight, and packaging integrity</w:t>
      </w:r>
      <w:r w:rsidRPr="00DA56BC">
        <w:rPr>
          <w:rFonts w:asciiTheme="minorHAnsi" w:hAnsiTheme="minorHAnsi" w:cstheme="minorHAnsi"/>
          <w:sz w:val="24"/>
          <w:szCs w:val="24"/>
        </w:rPr>
        <w:t>.</w:t>
      </w:r>
    </w:p>
    <w:p w14:paraId="2A34F3C6" w14:textId="7178B8BE"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Documentation &amp; Record-Keeping</w:t>
      </w:r>
    </w:p>
    <w:p w14:paraId="4C78C5F3" w14:textId="77777777" w:rsidR="00DA56BC" w:rsidRPr="00DA56BC" w:rsidRDefault="00DA56BC" w:rsidP="00F025E1">
      <w:pPr>
        <w:widowControl/>
        <w:numPr>
          <w:ilvl w:val="0"/>
          <w:numId w:val="8"/>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GMP compliance records must be maintained, including </w:t>
      </w:r>
      <w:r w:rsidRPr="00DA56BC">
        <w:rPr>
          <w:rStyle w:val="Strong"/>
          <w:rFonts w:asciiTheme="minorHAnsi" w:hAnsiTheme="minorHAnsi" w:cstheme="minorHAnsi"/>
          <w:b w:val="0"/>
          <w:bCs w:val="0"/>
          <w:sz w:val="24"/>
          <w:szCs w:val="24"/>
        </w:rPr>
        <w:t>cleaning logs, employee training, and process monitoring records</w:t>
      </w:r>
      <w:r w:rsidRPr="00DA56BC">
        <w:rPr>
          <w:rFonts w:asciiTheme="minorHAnsi" w:hAnsiTheme="minorHAnsi" w:cstheme="minorHAnsi"/>
          <w:sz w:val="24"/>
          <w:szCs w:val="24"/>
        </w:rPr>
        <w:t>.</w:t>
      </w:r>
    </w:p>
    <w:p w14:paraId="504EDF02" w14:textId="77777777" w:rsidR="00DA56BC" w:rsidRPr="00DA56BC" w:rsidRDefault="00DA56BC" w:rsidP="00F025E1">
      <w:pPr>
        <w:widowControl/>
        <w:numPr>
          <w:ilvl w:val="0"/>
          <w:numId w:val="8"/>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Any deviations or non-conformances must be documented and addressed through </w:t>
      </w:r>
      <w:r w:rsidRPr="00DA56BC">
        <w:rPr>
          <w:rStyle w:val="Strong"/>
          <w:rFonts w:asciiTheme="minorHAnsi" w:hAnsiTheme="minorHAnsi" w:cstheme="minorHAnsi"/>
          <w:b w:val="0"/>
          <w:bCs w:val="0"/>
          <w:sz w:val="24"/>
          <w:szCs w:val="24"/>
        </w:rPr>
        <w:t>corrective action procedures</w:t>
      </w:r>
      <w:r w:rsidRPr="00DA56BC">
        <w:rPr>
          <w:rFonts w:asciiTheme="minorHAnsi" w:hAnsiTheme="minorHAnsi" w:cstheme="minorHAnsi"/>
          <w:sz w:val="24"/>
          <w:szCs w:val="24"/>
        </w:rPr>
        <w:t>.</w:t>
      </w:r>
    </w:p>
    <w:p w14:paraId="7CCE207F" w14:textId="76790888"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Employee Training &amp; Compliance</w:t>
      </w:r>
    </w:p>
    <w:p w14:paraId="0AC1A100" w14:textId="66EED206" w:rsidR="00DA56BC" w:rsidRPr="00DA56BC" w:rsidRDefault="00DA56BC" w:rsidP="00F025E1">
      <w:pPr>
        <w:widowControl/>
        <w:numPr>
          <w:ilvl w:val="0"/>
          <w:numId w:val="9"/>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All employees must receive </w:t>
      </w:r>
      <w:r w:rsidRPr="00DA56BC">
        <w:rPr>
          <w:rStyle w:val="Strong"/>
          <w:rFonts w:asciiTheme="minorHAnsi" w:hAnsiTheme="minorHAnsi" w:cstheme="minorHAnsi"/>
          <w:b w:val="0"/>
          <w:bCs w:val="0"/>
          <w:sz w:val="24"/>
          <w:szCs w:val="24"/>
        </w:rPr>
        <w:t>GMP training</w:t>
      </w:r>
      <w:r w:rsidRPr="00DA56BC">
        <w:rPr>
          <w:rFonts w:asciiTheme="minorHAnsi" w:hAnsiTheme="minorHAnsi" w:cstheme="minorHAnsi"/>
          <w:sz w:val="24"/>
          <w:szCs w:val="24"/>
        </w:rPr>
        <w:t xml:space="preserve"> upon hiring and refresher training </w:t>
      </w:r>
      <w:r w:rsidR="00B70843">
        <w:rPr>
          <w:rFonts w:asciiTheme="minorHAnsi" w:hAnsiTheme="minorHAnsi" w:cstheme="minorHAnsi"/>
          <w:sz w:val="24"/>
          <w:szCs w:val="24"/>
        </w:rPr>
        <w:t xml:space="preserve">annually or </w:t>
      </w:r>
      <w:r w:rsidRPr="00DA56BC">
        <w:rPr>
          <w:rFonts w:asciiTheme="minorHAnsi" w:hAnsiTheme="minorHAnsi" w:cstheme="minorHAnsi"/>
          <w:sz w:val="24"/>
          <w:szCs w:val="24"/>
        </w:rPr>
        <w:t>as needed.</w:t>
      </w:r>
    </w:p>
    <w:p w14:paraId="414A3007" w14:textId="77777777" w:rsidR="00DA56BC" w:rsidRPr="00DA56BC" w:rsidRDefault="00DA56BC" w:rsidP="00F025E1">
      <w:pPr>
        <w:widowControl/>
        <w:numPr>
          <w:ilvl w:val="0"/>
          <w:numId w:val="9"/>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Supervisors are responsible for </w:t>
      </w:r>
      <w:r w:rsidRPr="00DA56BC">
        <w:rPr>
          <w:rStyle w:val="Strong"/>
          <w:rFonts w:asciiTheme="minorHAnsi" w:hAnsiTheme="minorHAnsi" w:cstheme="minorHAnsi"/>
          <w:b w:val="0"/>
          <w:bCs w:val="0"/>
          <w:sz w:val="24"/>
          <w:szCs w:val="24"/>
        </w:rPr>
        <w:t>enforcing GMP compliance</w:t>
      </w:r>
      <w:r w:rsidRPr="00DA56BC">
        <w:rPr>
          <w:rFonts w:asciiTheme="minorHAnsi" w:hAnsiTheme="minorHAnsi" w:cstheme="minorHAnsi"/>
          <w:sz w:val="24"/>
          <w:szCs w:val="24"/>
        </w:rPr>
        <w:t xml:space="preserve"> and addressing non-compliance issues immediately.</w:t>
      </w:r>
    </w:p>
    <w:p w14:paraId="56214AC4" w14:textId="1ED0E3ED"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lastRenderedPageBreak/>
        <w:t>Non-Compliance &amp; Corrective Action</w:t>
      </w:r>
    </w:p>
    <w:p w14:paraId="563E3351" w14:textId="77777777" w:rsidR="00DA56BC" w:rsidRPr="00DA56BC" w:rsidRDefault="00DA56BC" w:rsidP="00F025E1">
      <w:pPr>
        <w:widowControl/>
        <w:numPr>
          <w:ilvl w:val="0"/>
          <w:numId w:val="10"/>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Any violation of GMP policies must be reported to management.</w:t>
      </w:r>
    </w:p>
    <w:p w14:paraId="2B439CC5" w14:textId="77777777" w:rsidR="00DA56BC" w:rsidRPr="00DA56BC" w:rsidRDefault="00DA56BC" w:rsidP="00F025E1">
      <w:pPr>
        <w:widowControl/>
        <w:numPr>
          <w:ilvl w:val="0"/>
          <w:numId w:val="10"/>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Corrective actions will be taken, including </w:t>
      </w:r>
      <w:r w:rsidRPr="00DA56BC">
        <w:rPr>
          <w:rStyle w:val="Strong"/>
          <w:rFonts w:asciiTheme="minorHAnsi" w:hAnsiTheme="minorHAnsi" w:cstheme="minorHAnsi"/>
          <w:b w:val="0"/>
          <w:bCs w:val="0"/>
          <w:sz w:val="24"/>
          <w:szCs w:val="24"/>
        </w:rPr>
        <w:t>retraining, process changes, or disciplinary action</w:t>
      </w:r>
      <w:r w:rsidRPr="00DA56BC">
        <w:rPr>
          <w:rFonts w:asciiTheme="minorHAnsi" w:hAnsiTheme="minorHAnsi" w:cstheme="minorHAnsi"/>
          <w:sz w:val="24"/>
          <w:szCs w:val="24"/>
        </w:rPr>
        <w:t xml:space="preserve"> if necessary.</w:t>
      </w:r>
    </w:p>
    <w:p w14:paraId="5BE1EC16" w14:textId="45805333" w:rsidR="00DA56BC" w:rsidRPr="00DA56BC" w:rsidRDefault="00DA56BC" w:rsidP="00DA56BC">
      <w:pPr>
        <w:pStyle w:val="Heading2"/>
        <w:ind w:left="980"/>
        <w:rPr>
          <w:rFonts w:asciiTheme="minorHAnsi" w:hAnsiTheme="minorHAnsi" w:cstheme="minorHAnsi"/>
          <w:b w:val="0"/>
          <w:bCs w:val="0"/>
          <w:i w:val="0"/>
          <w:iCs w:val="0"/>
          <w:sz w:val="24"/>
          <w:szCs w:val="24"/>
        </w:rPr>
      </w:pPr>
      <w:r w:rsidRPr="00DA56BC">
        <w:rPr>
          <w:rStyle w:val="Strong"/>
          <w:rFonts w:asciiTheme="minorHAnsi" w:hAnsiTheme="minorHAnsi" w:cstheme="minorHAnsi"/>
          <w:i w:val="0"/>
          <w:iCs w:val="0"/>
          <w:sz w:val="24"/>
          <w:szCs w:val="24"/>
        </w:rPr>
        <w:t>Management Commitment</w:t>
      </w:r>
    </w:p>
    <w:p w14:paraId="052ADC84" w14:textId="77777777" w:rsidR="00DA56BC" w:rsidRDefault="00DA56BC" w:rsidP="00F025E1">
      <w:pPr>
        <w:widowControl/>
        <w:numPr>
          <w:ilvl w:val="0"/>
          <w:numId w:val="11"/>
        </w:numPr>
        <w:tabs>
          <w:tab w:val="clear" w:pos="720"/>
        </w:tabs>
        <w:autoSpaceDE/>
        <w:autoSpaceDN/>
        <w:spacing w:before="100" w:beforeAutospacing="1" w:after="100" w:afterAutospacing="1"/>
        <w:ind w:left="1700"/>
        <w:rPr>
          <w:rFonts w:asciiTheme="minorHAnsi" w:hAnsiTheme="minorHAnsi" w:cstheme="minorHAnsi"/>
          <w:sz w:val="24"/>
          <w:szCs w:val="24"/>
        </w:rPr>
      </w:pPr>
      <w:r w:rsidRPr="00DA56BC">
        <w:rPr>
          <w:rFonts w:asciiTheme="minorHAnsi" w:hAnsiTheme="minorHAnsi" w:cstheme="minorHAnsi"/>
          <w:sz w:val="24"/>
          <w:szCs w:val="24"/>
        </w:rPr>
        <w:t xml:space="preserve">Facility leadership is committed to ensuring compliance with </w:t>
      </w:r>
      <w:r w:rsidRPr="00DA56BC">
        <w:rPr>
          <w:rStyle w:val="Strong"/>
          <w:rFonts w:asciiTheme="minorHAnsi" w:hAnsiTheme="minorHAnsi" w:cstheme="minorHAnsi"/>
          <w:b w:val="0"/>
          <w:bCs w:val="0"/>
          <w:sz w:val="24"/>
          <w:szCs w:val="24"/>
        </w:rPr>
        <w:t>FDA and SQF Good Manufacturing Practices</w:t>
      </w:r>
      <w:r w:rsidRPr="00DA56BC">
        <w:rPr>
          <w:rFonts w:asciiTheme="minorHAnsi" w:hAnsiTheme="minorHAnsi" w:cstheme="minorHAnsi"/>
          <w:sz w:val="24"/>
          <w:szCs w:val="24"/>
        </w:rPr>
        <w:t xml:space="preserve"> by providing resources, training, and oversight.</w:t>
      </w:r>
    </w:p>
    <w:p w14:paraId="442982C6" w14:textId="6447BEDF" w:rsidR="00E44E33" w:rsidRPr="00A512C6" w:rsidRDefault="00E44E33" w:rsidP="006B37B7">
      <w:pPr>
        <w:widowControl/>
        <w:autoSpaceDE/>
        <w:autoSpaceDN/>
        <w:spacing w:before="100" w:beforeAutospacing="1" w:after="100" w:afterAutospacing="1"/>
        <w:ind w:left="980"/>
        <w:rPr>
          <w:rFonts w:asciiTheme="minorHAnsi" w:hAnsiTheme="minorHAnsi" w:cstheme="minorHAnsi"/>
          <w:sz w:val="24"/>
          <w:szCs w:val="24"/>
        </w:rPr>
      </w:pPr>
      <w:r w:rsidRPr="00A512C6">
        <w:rPr>
          <w:rFonts w:asciiTheme="minorHAnsi" w:hAnsiTheme="minorHAnsi" w:cstheme="minorHAnsi"/>
          <w:sz w:val="24"/>
          <w:szCs w:val="24"/>
        </w:rPr>
        <w:t xml:space="preserve">Reference: </w:t>
      </w:r>
      <w:r w:rsidR="006B37B7" w:rsidRPr="00A512C6">
        <w:rPr>
          <w:rFonts w:asciiTheme="minorHAnsi" w:hAnsiTheme="minorHAnsi" w:cstheme="minorHAnsi"/>
          <w:sz w:val="24"/>
          <w:szCs w:val="24"/>
        </w:rPr>
        <w:br/>
      </w:r>
      <w:r w:rsidR="0040494A" w:rsidRPr="00A512C6">
        <w:rPr>
          <w:rFonts w:asciiTheme="minorHAnsi" w:hAnsiTheme="minorHAnsi" w:cstheme="minorHAnsi"/>
          <w:sz w:val="24"/>
          <w:szCs w:val="24"/>
        </w:rPr>
        <w:t xml:space="preserve">11.3.1 </w:t>
      </w:r>
      <w:r w:rsidR="00AB3318">
        <w:rPr>
          <w:rFonts w:asciiTheme="minorHAnsi" w:hAnsiTheme="minorHAnsi" w:cstheme="minorHAnsi"/>
          <w:sz w:val="24"/>
          <w:szCs w:val="24"/>
        </w:rPr>
        <w:t xml:space="preserve">- </w:t>
      </w:r>
      <w:r w:rsidRPr="00A512C6">
        <w:rPr>
          <w:rFonts w:asciiTheme="minorHAnsi" w:hAnsiTheme="minorHAnsi" w:cstheme="minorHAnsi"/>
          <w:sz w:val="24"/>
          <w:szCs w:val="24"/>
        </w:rPr>
        <w:t xml:space="preserve">Personal </w:t>
      </w:r>
      <w:r w:rsidR="0040494A" w:rsidRPr="00A512C6">
        <w:rPr>
          <w:rFonts w:asciiTheme="minorHAnsi" w:hAnsiTheme="minorHAnsi" w:cstheme="minorHAnsi"/>
          <w:sz w:val="24"/>
          <w:szCs w:val="24"/>
        </w:rPr>
        <w:t>Hygiene</w:t>
      </w:r>
      <w:r w:rsidRPr="00A512C6">
        <w:rPr>
          <w:rFonts w:asciiTheme="minorHAnsi" w:hAnsiTheme="minorHAnsi" w:cstheme="minorHAnsi"/>
          <w:sz w:val="24"/>
          <w:szCs w:val="24"/>
        </w:rPr>
        <w:t xml:space="preserve"> and Wel</w:t>
      </w:r>
      <w:r w:rsidR="00F85D5D" w:rsidRPr="00A512C6">
        <w:rPr>
          <w:rFonts w:asciiTheme="minorHAnsi" w:hAnsiTheme="minorHAnsi" w:cstheme="minorHAnsi"/>
          <w:sz w:val="24"/>
          <w:szCs w:val="24"/>
        </w:rPr>
        <w:t>fare</w:t>
      </w:r>
      <w:r w:rsidRPr="00A512C6">
        <w:rPr>
          <w:rFonts w:asciiTheme="minorHAnsi" w:hAnsiTheme="minorHAnsi" w:cstheme="minorHAnsi"/>
          <w:sz w:val="24"/>
          <w:szCs w:val="24"/>
        </w:rPr>
        <w:t xml:space="preserve"> Policy</w:t>
      </w:r>
      <w:r w:rsidR="006B37B7" w:rsidRPr="00A512C6">
        <w:rPr>
          <w:rFonts w:asciiTheme="minorHAnsi" w:hAnsiTheme="minorHAnsi" w:cstheme="minorHAnsi"/>
          <w:sz w:val="24"/>
          <w:szCs w:val="24"/>
        </w:rPr>
        <w:br/>
      </w:r>
      <w:r w:rsidR="00A512C6" w:rsidRPr="00A512C6">
        <w:rPr>
          <w:rFonts w:asciiTheme="minorHAnsi" w:hAnsiTheme="minorHAnsi" w:cstheme="minorHAnsi"/>
          <w:sz w:val="24"/>
          <w:szCs w:val="24"/>
        </w:rPr>
        <w:t xml:space="preserve">RA-001 - </w:t>
      </w:r>
      <w:r w:rsidR="006B37B7" w:rsidRPr="00A512C6">
        <w:rPr>
          <w:rFonts w:asciiTheme="minorHAnsi" w:hAnsiTheme="minorHAnsi" w:cstheme="minorHAnsi"/>
          <w:sz w:val="24"/>
          <w:szCs w:val="24"/>
        </w:rPr>
        <w:t>Risk Assessment – Personal Items, Jewelry, Electronics and Drink Containers</w:t>
      </w:r>
    </w:p>
    <w:p w14:paraId="526D808C" w14:textId="77777777" w:rsidR="0014245D" w:rsidRPr="0033614F" w:rsidRDefault="0014245D" w:rsidP="0014245D">
      <w:pPr>
        <w:adjustRightInd w:val="0"/>
        <w:ind w:left="980"/>
        <w:rPr>
          <w:rFonts w:asciiTheme="minorHAnsi" w:hAnsiTheme="minorHAnsi" w:cstheme="minorHAnsi"/>
          <w:sz w:val="24"/>
          <w:szCs w:val="24"/>
          <w:u w:val="single"/>
        </w:rPr>
      </w:pPr>
      <w:r w:rsidRPr="0033614F">
        <w:rPr>
          <w:rFonts w:asciiTheme="minorHAnsi" w:hAnsiTheme="minorHAnsi" w:cstheme="minorHAnsi"/>
          <w:b/>
          <w:sz w:val="24"/>
          <w:szCs w:val="24"/>
          <w:u w:val="single"/>
        </w:rPr>
        <w:t>DOCUMENT HISTORY</w:t>
      </w:r>
      <w:r w:rsidRPr="0033614F">
        <w:rPr>
          <w:rFonts w:asciiTheme="minorHAnsi" w:hAnsiTheme="minorHAnsi" w:cstheme="minorHAnsi"/>
          <w:sz w:val="24"/>
          <w:szCs w:val="24"/>
          <w:u w:val="single"/>
        </w:rPr>
        <w:t xml:space="preserve"> </w:t>
      </w:r>
    </w:p>
    <w:p w14:paraId="4DE95778" w14:textId="77777777" w:rsidR="0014245D" w:rsidRPr="0033614F" w:rsidRDefault="0014245D" w:rsidP="0014245D">
      <w:pPr>
        <w:adjustRightInd w:val="0"/>
        <w:ind w:left="980"/>
        <w:rPr>
          <w:rFonts w:asciiTheme="minorHAnsi" w:hAnsiTheme="minorHAnsi" w:cstheme="minorHAnsi"/>
          <w:sz w:val="24"/>
          <w:szCs w:val="24"/>
        </w:rPr>
      </w:pPr>
      <w:r w:rsidRPr="0033614F">
        <w:rPr>
          <w:rFonts w:asciiTheme="minorHAnsi" w:hAnsiTheme="minorHAnsi" w:cstheme="minorHAnsi"/>
          <w:sz w:val="24"/>
          <w:szCs w:val="24"/>
        </w:rPr>
        <w:t xml:space="preserve">NOTE: Only record </w:t>
      </w:r>
      <w:r w:rsidRPr="0033614F">
        <w:rPr>
          <w:rFonts w:asciiTheme="minorHAnsi" w:hAnsiTheme="minorHAnsi" w:cstheme="minorHAnsi"/>
          <w:i/>
          <w:sz w:val="24"/>
          <w:szCs w:val="24"/>
        </w:rPr>
        <w:t>revisions</w:t>
      </w:r>
      <w:r w:rsidRPr="0033614F">
        <w:rPr>
          <w:rFonts w:asciiTheme="minorHAnsi" w:hAnsiTheme="minorHAnsi" w:cstheme="minorHAnsi"/>
          <w:sz w:val="24"/>
          <w:szCs w:val="24"/>
        </w:rPr>
        <w:t xml:space="preserve"> to this document. </w:t>
      </w:r>
      <w:r w:rsidRPr="0033614F">
        <w:rPr>
          <w:rFonts w:asciiTheme="minorHAnsi" w:hAnsiTheme="minorHAnsi" w:cstheme="minorHAnsi"/>
          <w:i/>
          <w:sz w:val="24"/>
          <w:szCs w:val="24"/>
        </w:rPr>
        <w:t>Reviews</w:t>
      </w:r>
      <w:r w:rsidRPr="0033614F">
        <w:rPr>
          <w:rFonts w:asciiTheme="minorHAnsi" w:hAnsiTheme="minorHAnsi" w:cstheme="minorHAnsi"/>
          <w:sz w:val="24"/>
          <w:szCs w:val="24"/>
        </w:rPr>
        <w:t xml:space="preserve"> are recorded only in the central Document Register.</w:t>
      </w:r>
    </w:p>
    <w:p w14:paraId="0BCD83EB" w14:textId="77777777" w:rsidR="0014245D" w:rsidRPr="0033614F" w:rsidRDefault="0014245D" w:rsidP="0014245D">
      <w:pPr>
        <w:adjustRightInd w:val="0"/>
        <w:ind w:left="980"/>
        <w:rPr>
          <w:rFonts w:asciiTheme="minorHAnsi" w:hAnsiTheme="minorHAnsi" w:cstheme="minorHAnsi"/>
          <w:color w:val="000000"/>
          <w:sz w:val="24"/>
          <w:szCs w:val="24"/>
        </w:rPr>
      </w:pPr>
    </w:p>
    <w:p w14:paraId="664A825F" w14:textId="32FD14AF" w:rsidR="0014245D" w:rsidRDefault="0014245D" w:rsidP="0014245D">
      <w:pPr>
        <w:ind w:left="980"/>
        <w:rPr>
          <w:rFonts w:asciiTheme="minorHAnsi" w:hAnsiTheme="minorHAnsi" w:cstheme="minorHAnsi"/>
          <w:sz w:val="24"/>
          <w:szCs w:val="24"/>
        </w:rPr>
      </w:pPr>
      <w:r w:rsidRPr="0033614F">
        <w:rPr>
          <w:rFonts w:asciiTheme="minorHAnsi" w:hAnsiTheme="minorHAnsi" w:cstheme="minorHAnsi"/>
          <w:b/>
          <w:sz w:val="24"/>
          <w:szCs w:val="24"/>
          <w:u w:val="single"/>
        </w:rPr>
        <w:t xml:space="preserve">REFERENCES </w:t>
      </w:r>
    </w:p>
    <w:p w14:paraId="2294BBA7" w14:textId="77777777" w:rsidR="00A2615E" w:rsidRPr="00CE6532" w:rsidRDefault="00A2615E" w:rsidP="00A2615E">
      <w:pPr>
        <w:adjustRightInd w:val="0"/>
        <w:ind w:left="980"/>
        <w:rPr>
          <w:rFonts w:asciiTheme="minorHAnsi" w:hAnsiTheme="minorHAnsi" w:cstheme="minorHAnsi"/>
          <w:sz w:val="24"/>
          <w:szCs w:val="24"/>
        </w:rPr>
      </w:pPr>
      <w:r w:rsidRPr="00CE6532">
        <w:rPr>
          <w:rFonts w:asciiTheme="minorHAnsi" w:hAnsiTheme="minorHAnsi" w:cstheme="minorHAnsi"/>
          <w:sz w:val="24"/>
          <w:szCs w:val="24"/>
        </w:rPr>
        <w:t>SQF Fundamentals for Manufacturing - Intermediate EDITION 1.1/ 2.</w:t>
      </w:r>
      <w:r>
        <w:rPr>
          <w:rFonts w:asciiTheme="minorHAnsi" w:hAnsiTheme="minorHAnsi" w:cstheme="minorHAnsi"/>
          <w:sz w:val="24"/>
          <w:szCs w:val="24"/>
        </w:rPr>
        <w:t>4</w:t>
      </w:r>
      <w:r w:rsidRPr="00CE6532">
        <w:rPr>
          <w:rFonts w:asciiTheme="minorHAnsi" w:hAnsiTheme="minorHAnsi" w:cstheme="minorHAnsi"/>
          <w:sz w:val="24"/>
          <w:szCs w:val="24"/>
        </w:rPr>
        <w:t xml:space="preserve"> </w:t>
      </w:r>
      <w:r>
        <w:rPr>
          <w:rFonts w:asciiTheme="minorHAnsi" w:hAnsiTheme="minorHAnsi" w:cstheme="minorHAnsi"/>
          <w:sz w:val="24"/>
          <w:szCs w:val="24"/>
        </w:rPr>
        <w:t>Food Safety System</w:t>
      </w:r>
    </w:p>
    <w:p w14:paraId="0E0CF80D" w14:textId="77777777" w:rsidR="00A2615E" w:rsidRPr="0033614F" w:rsidRDefault="00A2615E" w:rsidP="0014245D">
      <w:pPr>
        <w:ind w:left="980"/>
        <w:rPr>
          <w:rFonts w:asciiTheme="minorHAnsi" w:hAnsiTheme="minorHAnsi" w:cstheme="minorHAnsi"/>
          <w:sz w:val="24"/>
          <w:szCs w:val="24"/>
        </w:rPr>
      </w:pPr>
    </w:p>
    <w:p w14:paraId="5838127E" w14:textId="77777777" w:rsidR="00B47ABC" w:rsidRPr="00DA56BC" w:rsidRDefault="00B47ABC" w:rsidP="00DA56BC">
      <w:pPr>
        <w:ind w:left="980"/>
        <w:rPr>
          <w:rFonts w:asciiTheme="minorHAnsi" w:hAnsiTheme="minorHAnsi" w:cstheme="minorHAnsi"/>
          <w:sz w:val="24"/>
          <w:szCs w:val="24"/>
        </w:rPr>
      </w:pPr>
    </w:p>
    <w:tbl>
      <w:tblPr>
        <w:tblW w:w="9930" w:type="dxa"/>
        <w:tblInd w:w="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47ABC" w:rsidRPr="00DA56BC" w14:paraId="501EBC75" w14:textId="77777777" w:rsidTr="00DA56BC">
        <w:tc>
          <w:tcPr>
            <w:tcW w:w="1722" w:type="dxa"/>
          </w:tcPr>
          <w:p w14:paraId="7A2A5040" w14:textId="77777777" w:rsidR="00B47ABC" w:rsidRPr="00DA56BC" w:rsidRDefault="00B47ABC" w:rsidP="005713C5">
            <w:pPr>
              <w:jc w:val="center"/>
              <w:rPr>
                <w:rFonts w:asciiTheme="minorHAnsi" w:hAnsiTheme="minorHAnsi" w:cstheme="minorHAnsi"/>
                <w:sz w:val="24"/>
                <w:szCs w:val="24"/>
              </w:rPr>
            </w:pPr>
            <w:r w:rsidRPr="00DA56BC">
              <w:rPr>
                <w:rFonts w:asciiTheme="minorHAnsi" w:hAnsiTheme="minorHAnsi" w:cstheme="minorHAnsi"/>
                <w:sz w:val="24"/>
                <w:szCs w:val="24"/>
              </w:rPr>
              <w:t>Revision Date = Version #</w:t>
            </w:r>
          </w:p>
        </w:tc>
        <w:tc>
          <w:tcPr>
            <w:tcW w:w="8208" w:type="dxa"/>
          </w:tcPr>
          <w:p w14:paraId="44559758" w14:textId="77777777" w:rsidR="00B47ABC" w:rsidRPr="00DA56BC" w:rsidRDefault="00B47ABC" w:rsidP="005713C5">
            <w:pPr>
              <w:jc w:val="center"/>
              <w:rPr>
                <w:rFonts w:asciiTheme="minorHAnsi" w:hAnsiTheme="minorHAnsi" w:cstheme="minorHAnsi"/>
                <w:sz w:val="24"/>
                <w:szCs w:val="24"/>
              </w:rPr>
            </w:pPr>
          </w:p>
          <w:p w14:paraId="229BDA9F" w14:textId="77777777" w:rsidR="00B47ABC" w:rsidRPr="00DA56BC" w:rsidRDefault="00B47ABC" w:rsidP="005713C5">
            <w:pPr>
              <w:jc w:val="center"/>
              <w:rPr>
                <w:rFonts w:asciiTheme="minorHAnsi" w:hAnsiTheme="minorHAnsi" w:cstheme="minorHAnsi"/>
                <w:sz w:val="24"/>
                <w:szCs w:val="24"/>
              </w:rPr>
            </w:pPr>
            <w:r w:rsidRPr="00DA56BC">
              <w:rPr>
                <w:rFonts w:asciiTheme="minorHAnsi" w:hAnsiTheme="minorHAnsi" w:cstheme="minorHAnsi"/>
                <w:sz w:val="24"/>
                <w:szCs w:val="24"/>
              </w:rPr>
              <w:t>Changes</w:t>
            </w:r>
          </w:p>
        </w:tc>
      </w:tr>
      <w:tr w:rsidR="00B47ABC" w:rsidRPr="00DA56BC" w14:paraId="7E96FA82" w14:textId="77777777" w:rsidTr="00DA56BC">
        <w:tc>
          <w:tcPr>
            <w:tcW w:w="1722" w:type="dxa"/>
          </w:tcPr>
          <w:p w14:paraId="4630C545" w14:textId="55405ABF" w:rsidR="00B47ABC" w:rsidRPr="00230240" w:rsidRDefault="004D7299" w:rsidP="005713C5">
            <w:pPr>
              <w:jc w:val="center"/>
              <w:rPr>
                <w:rFonts w:asciiTheme="minorHAnsi" w:hAnsiTheme="minorHAnsi" w:cstheme="minorHAnsi"/>
                <w:sz w:val="24"/>
                <w:szCs w:val="24"/>
              </w:rPr>
            </w:pPr>
            <w:r w:rsidRPr="00230240">
              <w:rPr>
                <w:rFonts w:asciiTheme="minorHAnsi" w:hAnsiTheme="minorHAnsi" w:cstheme="minorHAnsi"/>
                <w:sz w:val="24"/>
                <w:szCs w:val="24"/>
              </w:rPr>
              <w:t>2</w:t>
            </w:r>
            <w:r w:rsidRPr="00230240">
              <w:rPr>
                <w:rFonts w:asciiTheme="minorHAnsi" w:hAnsiTheme="minorHAnsi" w:cstheme="minorHAnsi"/>
              </w:rPr>
              <w:t>025-03-13</w:t>
            </w:r>
          </w:p>
        </w:tc>
        <w:tc>
          <w:tcPr>
            <w:tcW w:w="8208" w:type="dxa"/>
          </w:tcPr>
          <w:p w14:paraId="580CD011" w14:textId="77777777" w:rsidR="00B47ABC" w:rsidRPr="00DA56BC" w:rsidRDefault="00B47ABC" w:rsidP="005713C5">
            <w:pPr>
              <w:rPr>
                <w:rFonts w:asciiTheme="minorHAnsi" w:hAnsiTheme="minorHAnsi" w:cstheme="minorHAnsi"/>
                <w:sz w:val="24"/>
                <w:szCs w:val="24"/>
              </w:rPr>
            </w:pPr>
            <w:r w:rsidRPr="00DA56BC">
              <w:rPr>
                <w:rFonts w:asciiTheme="minorHAnsi" w:hAnsiTheme="minorHAnsi" w:cstheme="minorHAnsi"/>
                <w:sz w:val="24"/>
                <w:szCs w:val="24"/>
              </w:rPr>
              <w:t>New program.</w:t>
            </w:r>
          </w:p>
        </w:tc>
      </w:tr>
      <w:tr w:rsidR="00743471" w:rsidRPr="00DA56BC" w14:paraId="1568521A" w14:textId="77777777" w:rsidTr="00DA56BC">
        <w:tc>
          <w:tcPr>
            <w:tcW w:w="1722" w:type="dxa"/>
          </w:tcPr>
          <w:p w14:paraId="0838B1C4" w14:textId="553934B0" w:rsidR="00743471" w:rsidRPr="00230240" w:rsidRDefault="00743471" w:rsidP="005713C5">
            <w:pPr>
              <w:jc w:val="center"/>
              <w:rPr>
                <w:rFonts w:asciiTheme="minorHAnsi" w:hAnsiTheme="minorHAnsi" w:cstheme="minorHAnsi"/>
                <w:sz w:val="24"/>
                <w:szCs w:val="24"/>
              </w:rPr>
            </w:pPr>
            <w:r>
              <w:rPr>
                <w:rFonts w:asciiTheme="minorHAnsi" w:hAnsiTheme="minorHAnsi" w:cstheme="minorHAnsi"/>
                <w:sz w:val="24"/>
                <w:szCs w:val="24"/>
              </w:rPr>
              <w:t>02/11/2026</w:t>
            </w:r>
          </w:p>
        </w:tc>
        <w:tc>
          <w:tcPr>
            <w:tcW w:w="8208" w:type="dxa"/>
          </w:tcPr>
          <w:p w14:paraId="020859C3" w14:textId="15CE6FA6" w:rsidR="00743471" w:rsidRPr="00DA56BC" w:rsidRDefault="00743471" w:rsidP="005713C5">
            <w:pPr>
              <w:rPr>
                <w:rFonts w:asciiTheme="minorHAnsi" w:hAnsiTheme="minorHAnsi" w:cstheme="minorHAnsi"/>
                <w:sz w:val="24"/>
                <w:szCs w:val="24"/>
              </w:rPr>
            </w:pPr>
            <w:r>
              <w:rPr>
                <w:rFonts w:asciiTheme="minorHAnsi" w:hAnsiTheme="minorHAnsi" w:cstheme="minorHAnsi"/>
                <w:sz w:val="24"/>
                <w:szCs w:val="24"/>
              </w:rPr>
              <w:t>Reviewed and revised in alignment with GMP training</w:t>
            </w:r>
            <w:r w:rsidR="006463BA">
              <w:rPr>
                <w:rFonts w:asciiTheme="minorHAnsi" w:hAnsiTheme="minorHAnsi" w:cstheme="minorHAnsi"/>
                <w:sz w:val="24"/>
                <w:szCs w:val="24"/>
              </w:rPr>
              <w:t xml:space="preserve"> </w:t>
            </w:r>
            <w:r w:rsidR="00E53C25">
              <w:rPr>
                <w:rFonts w:asciiTheme="minorHAnsi" w:hAnsiTheme="minorHAnsi" w:cstheme="minorHAnsi"/>
                <w:sz w:val="24"/>
                <w:szCs w:val="24"/>
              </w:rPr>
              <w:t>and RA-001 – Risk Assessment</w:t>
            </w:r>
            <w:r w:rsidR="004D243F">
              <w:rPr>
                <w:rFonts w:asciiTheme="minorHAnsi" w:hAnsiTheme="minorHAnsi" w:cstheme="minorHAnsi"/>
                <w:sz w:val="24"/>
                <w:szCs w:val="24"/>
              </w:rPr>
              <w:t xml:space="preserve"> – personal Items, Jewelry, Electronics, and Drink Containers</w:t>
            </w:r>
          </w:p>
        </w:tc>
      </w:tr>
      <w:tr w:rsidR="00D61269" w:rsidRPr="00DA56BC" w14:paraId="2ACF7C91" w14:textId="77777777" w:rsidTr="00DA56BC">
        <w:tc>
          <w:tcPr>
            <w:tcW w:w="1722" w:type="dxa"/>
          </w:tcPr>
          <w:p w14:paraId="68A8D4AA" w14:textId="79F6B8B9" w:rsidR="00D61269" w:rsidRDefault="00D61269" w:rsidP="005713C5">
            <w:pPr>
              <w:jc w:val="center"/>
              <w:rPr>
                <w:rFonts w:asciiTheme="minorHAnsi" w:hAnsiTheme="minorHAnsi" w:cstheme="minorHAnsi"/>
                <w:sz w:val="24"/>
                <w:szCs w:val="24"/>
              </w:rPr>
            </w:pPr>
            <w:r>
              <w:rPr>
                <w:rFonts w:asciiTheme="minorHAnsi" w:hAnsiTheme="minorHAnsi" w:cstheme="minorHAnsi"/>
                <w:sz w:val="24"/>
                <w:szCs w:val="24"/>
              </w:rPr>
              <w:t>04/27/2026</w:t>
            </w:r>
          </w:p>
        </w:tc>
        <w:tc>
          <w:tcPr>
            <w:tcW w:w="8208" w:type="dxa"/>
          </w:tcPr>
          <w:p w14:paraId="2FF37B57" w14:textId="404D9A0F" w:rsidR="00D61269" w:rsidRDefault="00D61269" w:rsidP="005713C5">
            <w:pPr>
              <w:rPr>
                <w:rFonts w:asciiTheme="minorHAnsi" w:hAnsiTheme="minorHAnsi" w:cstheme="minorHAnsi"/>
                <w:sz w:val="24"/>
                <w:szCs w:val="24"/>
              </w:rPr>
            </w:pPr>
            <w:r>
              <w:rPr>
                <w:rFonts w:asciiTheme="minorHAnsi" w:hAnsiTheme="minorHAnsi" w:cstheme="minorHAnsi"/>
                <w:sz w:val="24"/>
                <w:szCs w:val="24"/>
              </w:rPr>
              <w:t xml:space="preserve">Revised to add proper </w:t>
            </w:r>
            <w:r w:rsidR="00954FC5">
              <w:rPr>
                <w:rFonts w:asciiTheme="minorHAnsi" w:hAnsiTheme="minorHAnsi" w:cstheme="minorHAnsi"/>
                <w:sz w:val="24"/>
                <w:szCs w:val="24"/>
              </w:rPr>
              <w:t>application for hair restraints</w:t>
            </w:r>
          </w:p>
        </w:tc>
      </w:tr>
    </w:tbl>
    <w:p w14:paraId="73C0AD0F" w14:textId="77777777" w:rsidR="00D54A5C" w:rsidRPr="00C05179" w:rsidRDefault="00D54A5C" w:rsidP="00C05179">
      <w:pPr>
        <w:tabs>
          <w:tab w:val="left" w:pos="1900"/>
        </w:tabs>
        <w:spacing w:before="9" w:line="261" w:lineRule="auto"/>
        <w:ind w:right="151"/>
        <w:rPr>
          <w:rFonts w:asciiTheme="minorHAnsi" w:hAnsiTheme="minorHAnsi" w:cstheme="minorHAnsi"/>
          <w:sz w:val="24"/>
          <w:szCs w:val="24"/>
        </w:rPr>
      </w:pPr>
    </w:p>
    <w:sectPr w:rsidR="00D54A5C" w:rsidRPr="00C05179" w:rsidSect="00B0553C">
      <w:headerReference w:type="even" r:id="rId16"/>
      <w:headerReference w:type="default" r:id="rId17"/>
      <w:footerReference w:type="even" r:id="rId18"/>
      <w:footerReference w:type="default" r:id="rId19"/>
      <w:headerReference w:type="first" r:id="rId20"/>
      <w:footerReference w:type="first" r:id="rId21"/>
      <w:pgSz w:w="12240" w:h="15840"/>
      <w:pgMar w:top="2448" w:right="1339" w:bottom="763" w:left="259" w:header="576" w:footer="57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rlen Keller" w:date="2026-02-06T16:17:00Z" w:initials="AK">
    <w:p w14:paraId="3D7C24B3" w14:textId="77777777" w:rsidR="00575CB8" w:rsidRDefault="00575CB8" w:rsidP="00575CB8">
      <w:pPr>
        <w:pStyle w:val="CommentText"/>
      </w:pPr>
      <w:r>
        <w:rPr>
          <w:rStyle w:val="CommentReference"/>
        </w:rPr>
        <w:annotationRef/>
      </w:r>
      <w:r>
        <w:t>Prescription or over-the-counter (OTC) medicines should also be restricted.</w:t>
      </w:r>
    </w:p>
  </w:comment>
  <w:comment w:id="4" w:author="Arlen Keller" w:date="2026-02-06T16:05:00Z" w:initials="AK">
    <w:p w14:paraId="67A74DA2" w14:textId="77777777" w:rsidR="00B80E46" w:rsidRDefault="00B80E46" w:rsidP="00B80E46">
      <w:pPr>
        <w:pStyle w:val="CommentText"/>
      </w:pPr>
      <w:r>
        <w:rPr>
          <w:rStyle w:val="CommentReference"/>
        </w:rPr>
        <w:annotationRef/>
      </w:r>
      <w:r>
        <w:t>Should also include if they become soiled or dirty.</w:t>
      </w:r>
    </w:p>
  </w:comment>
  <w:comment w:id="5" w:author="Arlen Keller" w:date="2026-02-06T16:06:00Z" w:initials="AK">
    <w:p w14:paraId="1CD52B3D" w14:textId="77777777" w:rsidR="00B80E46" w:rsidRDefault="00B80E46" w:rsidP="00B80E46">
      <w:pPr>
        <w:pStyle w:val="CommentText"/>
      </w:pPr>
      <w:r>
        <w:rPr>
          <w:rStyle w:val="CommentReference"/>
        </w:rPr>
        <w:annotationRef/>
      </w:r>
      <w:r>
        <w:t>Should be pocket below the waist.</w:t>
      </w:r>
    </w:p>
  </w:comment>
  <w:comment w:id="8" w:author="Arlen Keller" w:date="2026-02-06T16:08:00Z" w:initials="AK">
    <w:p w14:paraId="627CF5ED" w14:textId="77777777" w:rsidR="00B80E46" w:rsidRDefault="00B80E46" w:rsidP="00B80E46">
      <w:pPr>
        <w:pStyle w:val="CommentText"/>
      </w:pPr>
      <w:r>
        <w:rPr>
          <w:rStyle w:val="CommentReference"/>
        </w:rPr>
        <w:annotationRef/>
      </w:r>
      <w:r>
        <w:t>Consider adding verbiage that requires employees to immediately notify management if company-issued tablets or a cell-phone screen id discovered cracked or broken.</w:t>
      </w:r>
    </w:p>
  </w:comment>
  <w:comment w:id="19" w:author="Arlen Keller" w:date="2026-02-06T16:13:00Z" w:initials="AK">
    <w:p w14:paraId="01192821" w14:textId="77777777" w:rsidR="00575CB8" w:rsidRDefault="00575CB8" w:rsidP="00575CB8">
      <w:pPr>
        <w:pStyle w:val="CommentText"/>
      </w:pPr>
      <w:r>
        <w:rPr>
          <w:rStyle w:val="CommentReference"/>
        </w:rPr>
        <w:annotationRef/>
      </w:r>
      <w:r>
        <w:t>Also no baits are allowed inside the facility.</w:t>
      </w:r>
    </w:p>
  </w:comment>
  <w:comment w:id="22" w:author="Arlen Keller" w:date="2026-02-06T16:14:00Z" w:initials="AK">
    <w:p w14:paraId="70616A68" w14:textId="77777777" w:rsidR="00575CB8" w:rsidRDefault="00575CB8" w:rsidP="00575CB8">
      <w:pPr>
        <w:pStyle w:val="CommentText"/>
      </w:pPr>
      <w:r>
        <w:rPr>
          <w:rStyle w:val="CommentReference"/>
        </w:rPr>
        <w:annotationRef/>
      </w:r>
      <w:r>
        <w:t>Chemicals should properly and securely stored when not in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C24B3" w15:done="1"/>
  <w15:commentEx w15:paraId="67A74DA2" w15:done="1"/>
  <w15:commentEx w15:paraId="1CD52B3D" w15:done="1"/>
  <w15:commentEx w15:paraId="627CF5ED" w15:done="1"/>
  <w15:commentEx w15:paraId="01192821" w15:done="1"/>
  <w15:commentEx w15:paraId="70616A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4AD11" w16cex:dateUtc="2026-02-06T21:17:00Z">
    <w16cex:extLst>
      <w16:ext w16:uri="{CE6994B0-6A32-4C9F-8C6B-6E91EDA988CE}">
        <cr:reactions xmlns:cr="http://schemas.microsoft.com/office/comments/2020/reactions">
          <cr:reaction reactionType="1">
            <cr:reactionInfo dateUtc="2026-02-09T20:30:57Z">
              <cr:user userId="S::penny@spicesinc.com::7bec89d0-993f-48ca-b90d-5a06f578d1d0" userProvider="AD" userName="Penny Patterson"/>
            </cr:reactionInfo>
          </cr:reaction>
        </cr:reactions>
      </w16:ext>
    </w16cex:extLst>
  </w16cex:commentExtensible>
  <w16cex:commentExtensible w16cex:durableId="5D051310" w16cex:dateUtc="2026-02-06T21:05:00Z">
    <w16cex:extLst>
      <w16:ext w16:uri="{CE6994B0-6A32-4C9F-8C6B-6E91EDA988CE}">
        <cr:reactions xmlns:cr="http://schemas.microsoft.com/office/comments/2020/reactions">
          <cr:reaction reactionType="1">
            <cr:reactionInfo dateUtc="2026-02-09T20:31:29Z">
              <cr:user userId="S::penny@spicesinc.com::7bec89d0-993f-48ca-b90d-5a06f578d1d0" userProvider="AD" userName="Penny Patterson"/>
            </cr:reactionInfo>
          </cr:reaction>
        </cr:reactions>
      </w16:ext>
    </w16cex:extLst>
  </w16cex:commentExtensible>
  <w16cex:commentExtensible w16cex:durableId="25737D67" w16cex:dateUtc="2026-02-06T21:06:00Z">
    <w16cex:extLst>
      <w16:ext w16:uri="{CE6994B0-6A32-4C9F-8C6B-6E91EDA988CE}">
        <cr:reactions xmlns:cr="http://schemas.microsoft.com/office/comments/2020/reactions">
          <cr:reaction reactionType="1">
            <cr:reactionInfo dateUtc="2026-02-09T20:31:51Z">
              <cr:user userId="S::penny@spicesinc.com::7bec89d0-993f-48ca-b90d-5a06f578d1d0" userProvider="AD" userName="Penny Patterson"/>
            </cr:reactionInfo>
          </cr:reaction>
        </cr:reactions>
      </w16:ext>
    </w16cex:extLst>
  </w16cex:commentExtensible>
  <w16cex:commentExtensible w16cex:durableId="590EBF5F" w16cex:dateUtc="2026-02-06T21:08:00Z">
    <w16cex:extLst>
      <w16:ext w16:uri="{CE6994B0-6A32-4C9F-8C6B-6E91EDA988CE}">
        <cr:reactions xmlns:cr="http://schemas.microsoft.com/office/comments/2020/reactions">
          <cr:reaction reactionType="1">
            <cr:reactionInfo dateUtc="2026-02-09T20:33:58Z">
              <cr:user userId="S::penny@spicesinc.com::7bec89d0-993f-48ca-b90d-5a06f578d1d0" userProvider="AD" userName="Penny Patterson"/>
            </cr:reactionInfo>
          </cr:reaction>
        </cr:reactions>
      </w16:ext>
    </w16cex:extLst>
  </w16cex:commentExtensible>
  <w16cex:commentExtensible w16cex:durableId="0FB485F6" w16cex:dateUtc="2026-02-06T21:13:00Z">
    <w16cex:extLst>
      <w16:ext w16:uri="{CE6994B0-6A32-4C9F-8C6B-6E91EDA988CE}">
        <cr:reactions xmlns:cr="http://schemas.microsoft.com/office/comments/2020/reactions">
          <cr:reaction reactionType="1">
            <cr:reactionInfo dateUtc="2026-02-11T18:24:39Z">
              <cr:user userId="S::penny@spicesinc.com::7bec89d0-993f-48ca-b90d-5a06f578d1d0" userProvider="AD" userName="Penny Patterson"/>
            </cr:reactionInfo>
          </cr:reaction>
        </cr:reactions>
      </w16:ext>
    </w16cex:extLst>
  </w16cex:commentExtensible>
  <w16cex:commentExtensible w16cex:durableId="6576FB0A" w16cex:dateUtc="2026-02-06T2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C24B3" w16cid:durableId="2234AD11"/>
  <w16cid:commentId w16cid:paraId="67A74DA2" w16cid:durableId="5D051310"/>
  <w16cid:commentId w16cid:paraId="1CD52B3D" w16cid:durableId="25737D67"/>
  <w16cid:commentId w16cid:paraId="627CF5ED" w16cid:durableId="590EBF5F"/>
  <w16cid:commentId w16cid:paraId="01192821" w16cid:durableId="0FB485F6"/>
  <w16cid:commentId w16cid:paraId="70616A68" w16cid:durableId="6576F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7A76" w14:textId="77777777" w:rsidR="00CA29F5" w:rsidRDefault="00CA29F5">
      <w:r>
        <w:separator/>
      </w:r>
    </w:p>
  </w:endnote>
  <w:endnote w:type="continuationSeparator" w:id="0">
    <w:p w14:paraId="645C5B3C" w14:textId="77777777" w:rsidR="00CA29F5" w:rsidRDefault="00CA29F5">
      <w:r>
        <w:continuationSeparator/>
      </w:r>
    </w:p>
  </w:endnote>
  <w:endnote w:type="continuationNotice" w:id="1">
    <w:p w14:paraId="16090F55" w14:textId="77777777" w:rsidR="00CA29F5" w:rsidRDefault="00CA29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48F3" w14:textId="77777777" w:rsidR="00954FC5" w:rsidRDefault="00954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517C" w14:textId="77777777" w:rsidR="00954FC5" w:rsidRDefault="00954F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52655" w14:textId="77777777" w:rsidR="00954FC5" w:rsidRDefault="00954F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CF85E" w14:textId="77777777" w:rsidR="00CA29F5" w:rsidRDefault="00CA29F5">
      <w:r>
        <w:separator/>
      </w:r>
    </w:p>
  </w:footnote>
  <w:footnote w:type="continuationSeparator" w:id="0">
    <w:p w14:paraId="366EDFFD" w14:textId="77777777" w:rsidR="00CA29F5" w:rsidRDefault="00CA29F5">
      <w:r>
        <w:continuationSeparator/>
      </w:r>
    </w:p>
  </w:footnote>
  <w:footnote w:type="continuationNotice" w:id="1">
    <w:p w14:paraId="7B6B05E1" w14:textId="77777777" w:rsidR="00CA29F5" w:rsidRDefault="00CA29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1004" w14:textId="77777777" w:rsidR="00954FC5" w:rsidRDefault="00954F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1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9B1D9C" w:rsidRPr="0066470D" w14:paraId="580FAEEB" w14:textId="77777777" w:rsidTr="00D53E32">
      <w:trPr>
        <w:trHeight w:val="962"/>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64723544" w14:textId="77777777" w:rsidR="009B1D9C" w:rsidRDefault="009B1D9C" w:rsidP="00B26837">
          <w:pPr>
            <w:jc w:val="center"/>
            <w:rPr>
              <w:rFonts w:asciiTheme="minorHAnsi" w:hAnsiTheme="minorHAnsi" w:cstheme="minorBidi"/>
              <w:color w:val="202124"/>
              <w:shd w:val="clear" w:color="auto" w:fill="FFFFFF"/>
            </w:rPr>
          </w:pPr>
          <w:r w:rsidRPr="00EE205C">
            <w:rPr>
              <w:rFonts w:asciiTheme="minorHAnsi" w:hAnsiTheme="minorHAnsi" w:cstheme="minorHAnsi"/>
              <w:noProof/>
            </w:rPr>
            <w:drawing>
              <wp:anchor distT="0" distB="0" distL="114300" distR="114300" simplePos="0" relativeHeight="251658240" behindDoc="0" locked="0" layoutInCell="1" allowOverlap="1" wp14:anchorId="185E5E72" wp14:editId="7759FE52">
                <wp:simplePos x="0" y="0"/>
                <wp:positionH relativeFrom="column">
                  <wp:posOffset>-40640</wp:posOffset>
                </wp:positionH>
                <wp:positionV relativeFrom="paragraph">
                  <wp:posOffset>-1905</wp:posOffset>
                </wp:positionV>
                <wp:extent cx="645795" cy="469265"/>
                <wp:effectExtent l="0" t="0" r="1905" b="6985"/>
                <wp:wrapNone/>
                <wp:docPr id="522460401" name="Picture 522460401"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Pr="3422EDE4">
            <w:rPr>
              <w:rFonts w:asciiTheme="minorHAnsi" w:hAnsiTheme="minorHAnsi" w:cstheme="minorBidi"/>
              <w:color w:val="202124"/>
              <w:shd w:val="clear" w:color="auto" w:fill="FFFFFF"/>
            </w:rPr>
            <w:t>315 Point Township Drive</w:t>
          </w:r>
        </w:p>
        <w:p w14:paraId="7FB9D9A0" w14:textId="0C724F71" w:rsidR="009B1D9C" w:rsidRPr="00EE205C" w:rsidRDefault="009B1D9C" w:rsidP="00E27D77">
          <w:pPr>
            <w:jc w:val="center"/>
            <w:rPr>
              <w:rFonts w:asciiTheme="minorHAnsi" w:hAnsiTheme="minorHAnsi" w:cstheme="minorHAnsi"/>
            </w:rPr>
          </w:pPr>
          <w:r w:rsidRPr="3422EDE4">
            <w:rPr>
              <w:rFonts w:asciiTheme="minorHAnsi" w:hAnsiTheme="minorHAnsi" w:cstheme="minorBidi"/>
              <w:color w:val="202124"/>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5D94A75D" w:rsidR="009B1D9C" w:rsidRPr="0066470D" w:rsidRDefault="009B1D9C" w:rsidP="005A79B2">
          <w:pPr>
            <w:jc w:val="center"/>
            <w:rPr>
              <w:rFonts w:ascii="Calibri" w:hAnsi="Calibri"/>
              <w:b/>
              <w:bCs/>
              <w:sz w:val="24"/>
              <w:szCs w:val="24"/>
            </w:rPr>
          </w:pPr>
          <w:r>
            <w:rPr>
              <w:rFonts w:ascii="Calibri" w:hAnsi="Calibri"/>
              <w:b/>
              <w:bCs/>
              <w:sz w:val="24"/>
              <w:szCs w:val="24"/>
            </w:rPr>
            <w:t>2.4.2 Good Manufacturing Practices (GMPs)</w:t>
          </w:r>
        </w:p>
      </w:tc>
    </w:tr>
    <w:tr w:rsidR="009B1D9C" w:rsidRPr="0066470D" w14:paraId="52081CC4" w14:textId="77777777" w:rsidTr="00D53E32">
      <w:trPr>
        <w:trHeight w:val="557"/>
      </w:trPr>
      <w:tc>
        <w:tcPr>
          <w:tcW w:w="1443" w:type="dxa"/>
          <w:noWrap/>
          <w:hideMark/>
        </w:tcPr>
        <w:p w14:paraId="6CB65A50" w14:textId="43CB60DA" w:rsidR="009B1D9C" w:rsidRPr="0066470D" w:rsidRDefault="009B1D9C" w:rsidP="005A79B2">
          <w:pPr>
            <w:jc w:val="right"/>
            <w:rPr>
              <w:rFonts w:ascii="Calibri" w:hAnsi="Calibri"/>
            </w:rPr>
          </w:pPr>
          <w:r w:rsidRPr="0066470D">
            <w:rPr>
              <w:rFonts w:ascii="Calibri" w:hAnsi="Calibri"/>
            </w:rPr>
            <w:t>Filename &amp; Version #:</w:t>
          </w:r>
        </w:p>
      </w:tc>
      <w:tc>
        <w:tcPr>
          <w:tcW w:w="3402" w:type="dxa"/>
          <w:noWrap/>
        </w:tcPr>
        <w:p w14:paraId="2AB3B350" w14:textId="69ED25B9" w:rsidR="009B1D9C" w:rsidRPr="0066470D" w:rsidRDefault="009B1D9C" w:rsidP="005A79B2">
          <w:pPr>
            <w:rPr>
              <w:rFonts w:ascii="Calibri" w:hAnsi="Calibri"/>
            </w:rPr>
          </w:pPr>
          <w:r>
            <w:rPr>
              <w:rFonts w:ascii="Calibri" w:hAnsi="Calibri"/>
              <w:b/>
              <w:bCs/>
              <w:sz w:val="24"/>
              <w:szCs w:val="24"/>
            </w:rPr>
            <w:t>2.4.2 Good Manufacturing Practices (GMPs)</w:t>
          </w:r>
        </w:p>
      </w:tc>
      <w:tc>
        <w:tcPr>
          <w:tcW w:w="1563" w:type="dxa"/>
          <w:noWrap/>
          <w:hideMark/>
        </w:tcPr>
        <w:p w14:paraId="4AF2CE77" w14:textId="23322C0A" w:rsidR="009B1D9C" w:rsidRPr="0066470D" w:rsidRDefault="009B1D9C" w:rsidP="005A79B2">
          <w:pPr>
            <w:jc w:val="right"/>
            <w:rPr>
              <w:rFonts w:ascii="Calibri" w:hAnsi="Calibri"/>
            </w:rPr>
          </w:pPr>
          <w:r w:rsidRPr="0066470D">
            <w:rPr>
              <w:rFonts w:ascii="Calibri" w:hAnsi="Calibri"/>
            </w:rPr>
            <w:t>Page:</w:t>
          </w:r>
        </w:p>
      </w:tc>
      <w:tc>
        <w:tcPr>
          <w:tcW w:w="3168" w:type="dxa"/>
          <w:noWrap/>
          <w:hideMark/>
        </w:tcPr>
        <w:p w14:paraId="5FE7933B" w14:textId="1046A1D3" w:rsidR="009B1D9C" w:rsidRPr="0066470D" w:rsidRDefault="009B1D9C" w:rsidP="005A79B2">
          <w:pPr>
            <w:rPr>
              <w:rFonts w:ascii="Calibri" w:hAnsi="Calibri"/>
            </w:rPr>
          </w:pPr>
          <w:r w:rsidRPr="0066470D">
            <w:rPr>
              <w:rFonts w:ascii="Calibri" w:hAnsi="Calibri"/>
            </w:rPr>
            <w:t xml:space="preserve">Page </w:t>
          </w:r>
          <w:r w:rsidRPr="0066470D">
            <w:rPr>
              <w:rFonts w:ascii="Calibri" w:hAnsi="Calibri"/>
              <w:b/>
            </w:rPr>
            <w:fldChar w:fldCharType="begin"/>
          </w:r>
          <w:r w:rsidRPr="0066470D">
            <w:rPr>
              <w:rFonts w:ascii="Calibri" w:hAnsi="Calibri"/>
              <w:b/>
            </w:rPr>
            <w:instrText xml:space="preserve"> PAGE  \* Arabic  \* MERGEFORMAT </w:instrText>
          </w:r>
          <w:r w:rsidRPr="0066470D">
            <w:rPr>
              <w:rFonts w:ascii="Calibri" w:hAnsi="Calibri"/>
              <w:b/>
            </w:rPr>
            <w:fldChar w:fldCharType="separate"/>
          </w:r>
          <w:r>
            <w:rPr>
              <w:rFonts w:ascii="Calibri" w:hAnsi="Calibri"/>
              <w:b/>
              <w:noProof/>
            </w:rPr>
            <w:t>1</w:t>
          </w:r>
          <w:r w:rsidRPr="0066470D">
            <w:rPr>
              <w:rFonts w:ascii="Calibri" w:hAnsi="Calibri"/>
              <w:b/>
            </w:rPr>
            <w:fldChar w:fldCharType="end"/>
          </w:r>
          <w:r w:rsidRPr="0066470D">
            <w:rPr>
              <w:rFonts w:ascii="Calibri" w:hAnsi="Calibri"/>
            </w:rPr>
            <w:t xml:space="preserve"> of </w:t>
          </w:r>
          <w:r w:rsidRPr="0066470D">
            <w:rPr>
              <w:rFonts w:ascii="Calibri" w:hAnsi="Calibri"/>
              <w:b/>
            </w:rPr>
            <w:fldChar w:fldCharType="begin"/>
          </w:r>
          <w:r w:rsidRPr="0066470D">
            <w:rPr>
              <w:rFonts w:ascii="Calibri" w:hAnsi="Calibri"/>
              <w:b/>
            </w:rPr>
            <w:instrText xml:space="preserve"> NUMPAGES  \* Arabic  \* MERGEFORMAT </w:instrText>
          </w:r>
          <w:r w:rsidRPr="0066470D">
            <w:rPr>
              <w:rFonts w:ascii="Calibri" w:hAnsi="Calibri"/>
              <w:b/>
            </w:rPr>
            <w:fldChar w:fldCharType="separate"/>
          </w:r>
          <w:r>
            <w:rPr>
              <w:rFonts w:ascii="Calibri" w:hAnsi="Calibri"/>
              <w:b/>
              <w:noProof/>
            </w:rPr>
            <w:t>2</w:t>
          </w:r>
          <w:r w:rsidRPr="0066470D">
            <w:rPr>
              <w:rFonts w:ascii="Calibri" w:hAnsi="Calibri"/>
              <w:b/>
            </w:rPr>
            <w:fldChar w:fldCharType="end"/>
          </w:r>
        </w:p>
      </w:tc>
    </w:tr>
    <w:tr w:rsidR="009B1D9C" w:rsidRPr="0066470D" w14:paraId="7E398431" w14:textId="77777777" w:rsidTr="00D53E32">
      <w:trPr>
        <w:trHeight w:val="413"/>
      </w:trPr>
      <w:tc>
        <w:tcPr>
          <w:tcW w:w="1443" w:type="dxa"/>
          <w:noWrap/>
          <w:hideMark/>
        </w:tcPr>
        <w:p w14:paraId="1C447F58" w14:textId="19587A49" w:rsidR="009B1D9C" w:rsidRPr="0066470D" w:rsidRDefault="009B1D9C" w:rsidP="005A79B2">
          <w:pPr>
            <w:jc w:val="right"/>
            <w:rPr>
              <w:rFonts w:ascii="Calibri" w:hAnsi="Calibri"/>
            </w:rPr>
          </w:pPr>
          <w:r w:rsidRPr="0066470D">
            <w:rPr>
              <w:rFonts w:ascii="Calibri" w:hAnsi="Calibri"/>
            </w:rPr>
            <w:t>Approved By:</w:t>
          </w:r>
        </w:p>
      </w:tc>
      <w:tc>
        <w:tcPr>
          <w:tcW w:w="3402" w:type="dxa"/>
          <w:noWrap/>
          <w:hideMark/>
        </w:tcPr>
        <w:p w14:paraId="0AD61B47" w14:textId="337F5512" w:rsidR="009B1D9C" w:rsidRPr="0066470D" w:rsidRDefault="009B1D9C" w:rsidP="005A79B2">
          <w:pPr>
            <w:rPr>
              <w:rFonts w:ascii="Calibri" w:hAnsi="Calibri"/>
            </w:rPr>
          </w:pPr>
          <w:r>
            <w:rPr>
              <w:rFonts w:ascii="Calibri" w:hAnsi="Calibri"/>
            </w:rPr>
            <w:t>Glenna Depoe</w:t>
          </w:r>
        </w:p>
      </w:tc>
      <w:tc>
        <w:tcPr>
          <w:tcW w:w="1563" w:type="dxa"/>
          <w:noWrap/>
          <w:hideMark/>
        </w:tcPr>
        <w:p w14:paraId="52E13122" w14:textId="17E28F54" w:rsidR="009B1D9C" w:rsidRPr="0066470D" w:rsidRDefault="009B1D9C" w:rsidP="005A79B2">
          <w:pPr>
            <w:jc w:val="right"/>
            <w:rPr>
              <w:rFonts w:ascii="Calibri" w:hAnsi="Calibri"/>
            </w:rPr>
          </w:pPr>
          <w:r w:rsidRPr="0066470D">
            <w:rPr>
              <w:rFonts w:ascii="Calibri" w:hAnsi="Calibri"/>
            </w:rPr>
            <w:t>Approval Date:</w:t>
          </w:r>
        </w:p>
      </w:tc>
      <w:tc>
        <w:tcPr>
          <w:tcW w:w="3168" w:type="dxa"/>
          <w:noWrap/>
          <w:hideMark/>
        </w:tcPr>
        <w:p w14:paraId="2426C3FD" w14:textId="6185B6D6" w:rsidR="009B1D9C" w:rsidRPr="0066470D" w:rsidRDefault="00954FC5" w:rsidP="005A79B2">
          <w:pPr>
            <w:rPr>
              <w:rFonts w:ascii="Calibri" w:hAnsi="Calibri"/>
            </w:rPr>
          </w:pPr>
          <w:r>
            <w:rPr>
              <w:rFonts w:ascii="Calibri" w:hAnsi="Calibri"/>
            </w:rPr>
            <w:t>04/27/2026</w:t>
          </w:r>
        </w:p>
      </w:tc>
    </w:tr>
  </w:tbl>
  <w:p w14:paraId="720EA353" w14:textId="77777777" w:rsidR="00230240" w:rsidRDefault="002302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E07C" w14:textId="77777777" w:rsidR="00954FC5" w:rsidRDefault="00954F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C35"/>
    <w:multiLevelType w:val="multilevel"/>
    <w:tmpl w:val="D6C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ED0"/>
    <w:multiLevelType w:val="multilevel"/>
    <w:tmpl w:val="389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6F56"/>
    <w:multiLevelType w:val="multilevel"/>
    <w:tmpl w:val="FF7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F0F64"/>
    <w:multiLevelType w:val="hybridMultilevel"/>
    <w:tmpl w:val="2E0859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41D336F"/>
    <w:multiLevelType w:val="hybridMultilevel"/>
    <w:tmpl w:val="E2AC9682"/>
    <w:lvl w:ilvl="0" w:tplc="7E46A10C">
      <w:numFmt w:val="bullet"/>
      <w:lvlText w:val=""/>
      <w:lvlJc w:val="left"/>
      <w:pPr>
        <w:ind w:left="1900" w:hanging="360"/>
      </w:pPr>
      <w:rPr>
        <w:rFonts w:ascii="Symbol" w:eastAsia="Symbol" w:hAnsi="Symbol" w:cs="Symbol" w:hint="default"/>
        <w:b w:val="0"/>
        <w:bCs w:val="0"/>
        <w:i w:val="0"/>
        <w:iCs w:val="0"/>
        <w:spacing w:val="0"/>
        <w:w w:val="76"/>
        <w:sz w:val="24"/>
        <w:szCs w:val="24"/>
        <w:lang w:val="en-US" w:eastAsia="en-US" w:bidi="ar-SA"/>
      </w:rPr>
    </w:lvl>
    <w:lvl w:ilvl="1" w:tplc="F5B009A6">
      <w:numFmt w:val="bullet"/>
      <w:lvlText w:val="•"/>
      <w:lvlJc w:val="left"/>
      <w:pPr>
        <w:ind w:left="2774" w:hanging="360"/>
      </w:pPr>
      <w:rPr>
        <w:rFonts w:hint="default"/>
        <w:lang w:val="en-US" w:eastAsia="en-US" w:bidi="ar-SA"/>
      </w:rPr>
    </w:lvl>
    <w:lvl w:ilvl="2" w:tplc="723AA754">
      <w:numFmt w:val="bullet"/>
      <w:lvlText w:val="•"/>
      <w:lvlJc w:val="left"/>
      <w:pPr>
        <w:ind w:left="3648" w:hanging="360"/>
      </w:pPr>
      <w:rPr>
        <w:rFonts w:hint="default"/>
        <w:lang w:val="en-US" w:eastAsia="en-US" w:bidi="ar-SA"/>
      </w:rPr>
    </w:lvl>
    <w:lvl w:ilvl="3" w:tplc="EDEE83A4">
      <w:numFmt w:val="bullet"/>
      <w:lvlText w:val="•"/>
      <w:lvlJc w:val="left"/>
      <w:pPr>
        <w:ind w:left="4522" w:hanging="360"/>
      </w:pPr>
      <w:rPr>
        <w:rFonts w:hint="default"/>
        <w:lang w:val="en-US" w:eastAsia="en-US" w:bidi="ar-SA"/>
      </w:rPr>
    </w:lvl>
    <w:lvl w:ilvl="4" w:tplc="C3260E0A">
      <w:numFmt w:val="bullet"/>
      <w:lvlText w:val="•"/>
      <w:lvlJc w:val="left"/>
      <w:pPr>
        <w:ind w:left="5396" w:hanging="360"/>
      </w:pPr>
      <w:rPr>
        <w:rFonts w:hint="default"/>
        <w:lang w:val="en-US" w:eastAsia="en-US" w:bidi="ar-SA"/>
      </w:rPr>
    </w:lvl>
    <w:lvl w:ilvl="5" w:tplc="E97A6D3C">
      <w:numFmt w:val="bullet"/>
      <w:lvlText w:val="•"/>
      <w:lvlJc w:val="left"/>
      <w:pPr>
        <w:ind w:left="6270" w:hanging="360"/>
      </w:pPr>
      <w:rPr>
        <w:rFonts w:hint="default"/>
        <w:lang w:val="en-US" w:eastAsia="en-US" w:bidi="ar-SA"/>
      </w:rPr>
    </w:lvl>
    <w:lvl w:ilvl="6" w:tplc="0D34D3E2">
      <w:numFmt w:val="bullet"/>
      <w:lvlText w:val="•"/>
      <w:lvlJc w:val="left"/>
      <w:pPr>
        <w:ind w:left="7144" w:hanging="360"/>
      </w:pPr>
      <w:rPr>
        <w:rFonts w:hint="default"/>
        <w:lang w:val="en-US" w:eastAsia="en-US" w:bidi="ar-SA"/>
      </w:rPr>
    </w:lvl>
    <w:lvl w:ilvl="7" w:tplc="FD66CBE6">
      <w:numFmt w:val="bullet"/>
      <w:lvlText w:val="•"/>
      <w:lvlJc w:val="left"/>
      <w:pPr>
        <w:ind w:left="8018" w:hanging="360"/>
      </w:pPr>
      <w:rPr>
        <w:rFonts w:hint="default"/>
        <w:lang w:val="en-US" w:eastAsia="en-US" w:bidi="ar-SA"/>
      </w:rPr>
    </w:lvl>
    <w:lvl w:ilvl="8" w:tplc="CD5E3AA0">
      <w:numFmt w:val="bullet"/>
      <w:lvlText w:val="•"/>
      <w:lvlJc w:val="left"/>
      <w:pPr>
        <w:ind w:left="8892" w:hanging="360"/>
      </w:pPr>
      <w:rPr>
        <w:rFonts w:hint="default"/>
        <w:lang w:val="en-US" w:eastAsia="en-US" w:bidi="ar-SA"/>
      </w:rPr>
    </w:lvl>
  </w:abstractNum>
  <w:abstractNum w:abstractNumId="5" w15:restartNumberingAfterBreak="0">
    <w:nsid w:val="24E40711"/>
    <w:multiLevelType w:val="hybridMultilevel"/>
    <w:tmpl w:val="E9341A3E"/>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6" w15:restartNumberingAfterBreak="0">
    <w:nsid w:val="304E4FD6"/>
    <w:multiLevelType w:val="multilevel"/>
    <w:tmpl w:val="12D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E3F24"/>
    <w:multiLevelType w:val="multilevel"/>
    <w:tmpl w:val="080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07BBA"/>
    <w:multiLevelType w:val="hybridMultilevel"/>
    <w:tmpl w:val="A3D6F0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AE1110A"/>
    <w:multiLevelType w:val="multilevel"/>
    <w:tmpl w:val="D6A2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C0208"/>
    <w:multiLevelType w:val="multilevel"/>
    <w:tmpl w:val="144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B0530"/>
    <w:multiLevelType w:val="multilevel"/>
    <w:tmpl w:val="96E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E64C2"/>
    <w:multiLevelType w:val="hybridMultilevel"/>
    <w:tmpl w:val="6382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572893"/>
    <w:multiLevelType w:val="hybridMultilevel"/>
    <w:tmpl w:val="B69CEE22"/>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4" w15:restartNumberingAfterBreak="0">
    <w:nsid w:val="77293E99"/>
    <w:multiLevelType w:val="hybridMultilevel"/>
    <w:tmpl w:val="1E20F262"/>
    <w:lvl w:ilvl="0" w:tplc="04090003">
      <w:start w:val="1"/>
      <w:numFmt w:val="bullet"/>
      <w:lvlText w:val="o"/>
      <w:lvlJc w:val="left"/>
      <w:pPr>
        <w:ind w:left="2060" w:hanging="360"/>
      </w:pPr>
      <w:rPr>
        <w:rFonts w:ascii="Courier New" w:hAnsi="Courier New" w:cs="Courier New" w:hint="default"/>
      </w:rPr>
    </w:lvl>
    <w:lvl w:ilvl="1" w:tplc="FFFFFFFF" w:tentative="1">
      <w:start w:val="1"/>
      <w:numFmt w:val="bullet"/>
      <w:lvlText w:val="o"/>
      <w:lvlJc w:val="left"/>
      <w:pPr>
        <w:ind w:left="2780" w:hanging="360"/>
      </w:pPr>
      <w:rPr>
        <w:rFonts w:ascii="Courier New" w:hAnsi="Courier New" w:cs="Courier New" w:hint="default"/>
      </w:rPr>
    </w:lvl>
    <w:lvl w:ilvl="2" w:tplc="FFFFFFFF" w:tentative="1">
      <w:start w:val="1"/>
      <w:numFmt w:val="bullet"/>
      <w:lvlText w:val=""/>
      <w:lvlJc w:val="left"/>
      <w:pPr>
        <w:ind w:left="3500" w:hanging="360"/>
      </w:pPr>
      <w:rPr>
        <w:rFonts w:ascii="Wingdings" w:hAnsi="Wingdings" w:hint="default"/>
      </w:rPr>
    </w:lvl>
    <w:lvl w:ilvl="3" w:tplc="FFFFFFFF" w:tentative="1">
      <w:start w:val="1"/>
      <w:numFmt w:val="bullet"/>
      <w:lvlText w:val=""/>
      <w:lvlJc w:val="left"/>
      <w:pPr>
        <w:ind w:left="4220" w:hanging="360"/>
      </w:pPr>
      <w:rPr>
        <w:rFonts w:ascii="Symbol" w:hAnsi="Symbol" w:hint="default"/>
      </w:rPr>
    </w:lvl>
    <w:lvl w:ilvl="4" w:tplc="FFFFFFFF" w:tentative="1">
      <w:start w:val="1"/>
      <w:numFmt w:val="bullet"/>
      <w:lvlText w:val="o"/>
      <w:lvlJc w:val="left"/>
      <w:pPr>
        <w:ind w:left="4940" w:hanging="360"/>
      </w:pPr>
      <w:rPr>
        <w:rFonts w:ascii="Courier New" w:hAnsi="Courier New" w:cs="Courier New" w:hint="default"/>
      </w:rPr>
    </w:lvl>
    <w:lvl w:ilvl="5" w:tplc="FFFFFFFF" w:tentative="1">
      <w:start w:val="1"/>
      <w:numFmt w:val="bullet"/>
      <w:lvlText w:val=""/>
      <w:lvlJc w:val="left"/>
      <w:pPr>
        <w:ind w:left="5660" w:hanging="360"/>
      </w:pPr>
      <w:rPr>
        <w:rFonts w:ascii="Wingdings" w:hAnsi="Wingdings" w:hint="default"/>
      </w:rPr>
    </w:lvl>
    <w:lvl w:ilvl="6" w:tplc="FFFFFFFF" w:tentative="1">
      <w:start w:val="1"/>
      <w:numFmt w:val="bullet"/>
      <w:lvlText w:val=""/>
      <w:lvlJc w:val="left"/>
      <w:pPr>
        <w:ind w:left="6380" w:hanging="360"/>
      </w:pPr>
      <w:rPr>
        <w:rFonts w:ascii="Symbol" w:hAnsi="Symbol" w:hint="default"/>
      </w:rPr>
    </w:lvl>
    <w:lvl w:ilvl="7" w:tplc="FFFFFFFF" w:tentative="1">
      <w:start w:val="1"/>
      <w:numFmt w:val="bullet"/>
      <w:lvlText w:val="o"/>
      <w:lvlJc w:val="left"/>
      <w:pPr>
        <w:ind w:left="7100" w:hanging="360"/>
      </w:pPr>
      <w:rPr>
        <w:rFonts w:ascii="Courier New" w:hAnsi="Courier New" w:cs="Courier New" w:hint="default"/>
      </w:rPr>
    </w:lvl>
    <w:lvl w:ilvl="8" w:tplc="FFFFFFFF" w:tentative="1">
      <w:start w:val="1"/>
      <w:numFmt w:val="bullet"/>
      <w:lvlText w:val=""/>
      <w:lvlJc w:val="left"/>
      <w:pPr>
        <w:ind w:left="7820" w:hanging="360"/>
      </w:pPr>
      <w:rPr>
        <w:rFonts w:ascii="Wingdings" w:hAnsi="Wingdings" w:hint="default"/>
      </w:rPr>
    </w:lvl>
  </w:abstractNum>
  <w:abstractNum w:abstractNumId="15" w15:restartNumberingAfterBreak="0">
    <w:nsid w:val="787330EA"/>
    <w:multiLevelType w:val="multilevel"/>
    <w:tmpl w:val="671C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36265"/>
    <w:multiLevelType w:val="multilevel"/>
    <w:tmpl w:val="223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462A6"/>
    <w:multiLevelType w:val="hybridMultilevel"/>
    <w:tmpl w:val="BC10482E"/>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8" w15:restartNumberingAfterBreak="0">
    <w:nsid w:val="7A543D5B"/>
    <w:multiLevelType w:val="multilevel"/>
    <w:tmpl w:val="06B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145C4"/>
    <w:multiLevelType w:val="hybridMultilevel"/>
    <w:tmpl w:val="51021CA2"/>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num w:numId="1" w16cid:durableId="1250651882">
    <w:abstractNumId w:val="4"/>
  </w:num>
  <w:num w:numId="2" w16cid:durableId="1006518517">
    <w:abstractNumId w:val="15"/>
  </w:num>
  <w:num w:numId="3" w16cid:durableId="1299451440">
    <w:abstractNumId w:val="6"/>
  </w:num>
  <w:num w:numId="4" w16cid:durableId="804932884">
    <w:abstractNumId w:val="2"/>
  </w:num>
  <w:num w:numId="5" w16cid:durableId="1133476545">
    <w:abstractNumId w:val="7"/>
  </w:num>
  <w:num w:numId="6" w16cid:durableId="923338481">
    <w:abstractNumId w:val="0"/>
  </w:num>
  <w:num w:numId="7" w16cid:durableId="819426086">
    <w:abstractNumId w:val="18"/>
  </w:num>
  <w:num w:numId="8" w16cid:durableId="912351253">
    <w:abstractNumId w:val="9"/>
  </w:num>
  <w:num w:numId="9" w16cid:durableId="1808159709">
    <w:abstractNumId w:val="10"/>
  </w:num>
  <w:num w:numId="10" w16cid:durableId="1549955429">
    <w:abstractNumId w:val="1"/>
  </w:num>
  <w:num w:numId="11" w16cid:durableId="1566792315">
    <w:abstractNumId w:val="16"/>
  </w:num>
  <w:num w:numId="12" w16cid:durableId="335503499">
    <w:abstractNumId w:val="17"/>
  </w:num>
  <w:num w:numId="13" w16cid:durableId="963927310">
    <w:abstractNumId w:val="8"/>
  </w:num>
  <w:num w:numId="14" w16cid:durableId="571744881">
    <w:abstractNumId w:val="11"/>
  </w:num>
  <w:num w:numId="15" w16cid:durableId="1120762277">
    <w:abstractNumId w:val="19"/>
  </w:num>
  <w:num w:numId="16" w16cid:durableId="680665877">
    <w:abstractNumId w:val="14"/>
  </w:num>
  <w:num w:numId="17" w16cid:durableId="1965772822">
    <w:abstractNumId w:val="5"/>
  </w:num>
  <w:num w:numId="18" w16cid:durableId="1070881139">
    <w:abstractNumId w:val="13"/>
  </w:num>
  <w:num w:numId="19" w16cid:durableId="1562210921">
    <w:abstractNumId w:val="12"/>
  </w:num>
  <w:num w:numId="20" w16cid:durableId="607591215">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revisionView w:markup="0"/>
  <w:defaultTabStop w:val="720"/>
  <w:drawingGridHorizontalSpacing w:val="110"/>
  <w:displayHorizont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BA"/>
    <w:rsid w:val="00003275"/>
    <w:rsid w:val="00016B35"/>
    <w:rsid w:val="000173FA"/>
    <w:rsid w:val="00026FCF"/>
    <w:rsid w:val="00036142"/>
    <w:rsid w:val="00037CF0"/>
    <w:rsid w:val="00046301"/>
    <w:rsid w:val="00046C5F"/>
    <w:rsid w:val="0004733A"/>
    <w:rsid w:val="0005196E"/>
    <w:rsid w:val="00060C52"/>
    <w:rsid w:val="00074E10"/>
    <w:rsid w:val="000754B4"/>
    <w:rsid w:val="000838CB"/>
    <w:rsid w:val="00093FC1"/>
    <w:rsid w:val="000A033A"/>
    <w:rsid w:val="000A0378"/>
    <w:rsid w:val="000C3DFB"/>
    <w:rsid w:val="000C4D1C"/>
    <w:rsid w:val="000C4DBF"/>
    <w:rsid w:val="000C5195"/>
    <w:rsid w:val="000D206C"/>
    <w:rsid w:val="000E1F57"/>
    <w:rsid w:val="000E4FA2"/>
    <w:rsid w:val="000E5771"/>
    <w:rsid w:val="000E753E"/>
    <w:rsid w:val="000E7C3C"/>
    <w:rsid w:val="000E7DF9"/>
    <w:rsid w:val="000F20CE"/>
    <w:rsid w:val="000F650D"/>
    <w:rsid w:val="00101B29"/>
    <w:rsid w:val="00106B38"/>
    <w:rsid w:val="00110795"/>
    <w:rsid w:val="00111A0F"/>
    <w:rsid w:val="00123F65"/>
    <w:rsid w:val="00125CC0"/>
    <w:rsid w:val="00127DF3"/>
    <w:rsid w:val="00135663"/>
    <w:rsid w:val="00135869"/>
    <w:rsid w:val="0014245D"/>
    <w:rsid w:val="0014552F"/>
    <w:rsid w:val="00145C63"/>
    <w:rsid w:val="00151E5E"/>
    <w:rsid w:val="00153A0B"/>
    <w:rsid w:val="00155603"/>
    <w:rsid w:val="00162813"/>
    <w:rsid w:val="001658A1"/>
    <w:rsid w:val="00166C26"/>
    <w:rsid w:val="0017202C"/>
    <w:rsid w:val="00172A59"/>
    <w:rsid w:val="00173C6B"/>
    <w:rsid w:val="00175E47"/>
    <w:rsid w:val="00177A35"/>
    <w:rsid w:val="00183E0A"/>
    <w:rsid w:val="00184332"/>
    <w:rsid w:val="0018745A"/>
    <w:rsid w:val="00196267"/>
    <w:rsid w:val="001A22D8"/>
    <w:rsid w:val="001A6359"/>
    <w:rsid w:val="001B57D6"/>
    <w:rsid w:val="001C5395"/>
    <w:rsid w:val="001D10A0"/>
    <w:rsid w:val="001D56CE"/>
    <w:rsid w:val="001F16DC"/>
    <w:rsid w:val="001F1B09"/>
    <w:rsid w:val="001F42B4"/>
    <w:rsid w:val="001F606C"/>
    <w:rsid w:val="00206719"/>
    <w:rsid w:val="00207F9E"/>
    <w:rsid w:val="00211193"/>
    <w:rsid w:val="00212704"/>
    <w:rsid w:val="002211F2"/>
    <w:rsid w:val="00226655"/>
    <w:rsid w:val="00230240"/>
    <w:rsid w:val="0023664E"/>
    <w:rsid w:val="00242865"/>
    <w:rsid w:val="00252605"/>
    <w:rsid w:val="00255A3E"/>
    <w:rsid w:val="0025756B"/>
    <w:rsid w:val="0028093F"/>
    <w:rsid w:val="00280A98"/>
    <w:rsid w:val="002A2587"/>
    <w:rsid w:val="002B4D21"/>
    <w:rsid w:val="002D1B2C"/>
    <w:rsid w:val="002D1CEE"/>
    <w:rsid w:val="002D45E7"/>
    <w:rsid w:val="002E271B"/>
    <w:rsid w:val="002E7946"/>
    <w:rsid w:val="002E7B69"/>
    <w:rsid w:val="002F114D"/>
    <w:rsid w:val="002F28A9"/>
    <w:rsid w:val="002F388E"/>
    <w:rsid w:val="003077C9"/>
    <w:rsid w:val="0032103F"/>
    <w:rsid w:val="00324C53"/>
    <w:rsid w:val="00325BE8"/>
    <w:rsid w:val="00330E1B"/>
    <w:rsid w:val="00331A58"/>
    <w:rsid w:val="00340362"/>
    <w:rsid w:val="00346D5D"/>
    <w:rsid w:val="0034769E"/>
    <w:rsid w:val="0035095C"/>
    <w:rsid w:val="00364498"/>
    <w:rsid w:val="00364E80"/>
    <w:rsid w:val="00365C13"/>
    <w:rsid w:val="003717A2"/>
    <w:rsid w:val="0038156F"/>
    <w:rsid w:val="00390965"/>
    <w:rsid w:val="00397926"/>
    <w:rsid w:val="003A00DC"/>
    <w:rsid w:val="003A5CE5"/>
    <w:rsid w:val="003B50E2"/>
    <w:rsid w:val="003B7B02"/>
    <w:rsid w:val="003C1E5F"/>
    <w:rsid w:val="003E17D2"/>
    <w:rsid w:val="003E784E"/>
    <w:rsid w:val="003F1E0C"/>
    <w:rsid w:val="003F7B66"/>
    <w:rsid w:val="003F7C16"/>
    <w:rsid w:val="0040047C"/>
    <w:rsid w:val="00400FAF"/>
    <w:rsid w:val="004030E5"/>
    <w:rsid w:val="0040494A"/>
    <w:rsid w:val="00414D25"/>
    <w:rsid w:val="00417159"/>
    <w:rsid w:val="00417538"/>
    <w:rsid w:val="00423B51"/>
    <w:rsid w:val="0042563B"/>
    <w:rsid w:val="00450A01"/>
    <w:rsid w:val="00454755"/>
    <w:rsid w:val="00456BC1"/>
    <w:rsid w:val="00467EB0"/>
    <w:rsid w:val="00474582"/>
    <w:rsid w:val="00480D14"/>
    <w:rsid w:val="00493CE1"/>
    <w:rsid w:val="004A3C89"/>
    <w:rsid w:val="004C0254"/>
    <w:rsid w:val="004C5A93"/>
    <w:rsid w:val="004C6FCC"/>
    <w:rsid w:val="004D2308"/>
    <w:rsid w:val="004D243F"/>
    <w:rsid w:val="004D7299"/>
    <w:rsid w:val="004E51DD"/>
    <w:rsid w:val="004E567E"/>
    <w:rsid w:val="004E5996"/>
    <w:rsid w:val="004F27FD"/>
    <w:rsid w:val="00512A52"/>
    <w:rsid w:val="005204AB"/>
    <w:rsid w:val="00522D80"/>
    <w:rsid w:val="0053209D"/>
    <w:rsid w:val="00535B3C"/>
    <w:rsid w:val="005412C7"/>
    <w:rsid w:val="0054390F"/>
    <w:rsid w:val="005548EB"/>
    <w:rsid w:val="005559F2"/>
    <w:rsid w:val="00557FAE"/>
    <w:rsid w:val="00562182"/>
    <w:rsid w:val="005713C5"/>
    <w:rsid w:val="00573E35"/>
    <w:rsid w:val="00575CB8"/>
    <w:rsid w:val="00576016"/>
    <w:rsid w:val="0058126F"/>
    <w:rsid w:val="005823C4"/>
    <w:rsid w:val="00587056"/>
    <w:rsid w:val="00595CA3"/>
    <w:rsid w:val="0059683B"/>
    <w:rsid w:val="005A3C66"/>
    <w:rsid w:val="005A62C3"/>
    <w:rsid w:val="005A79B2"/>
    <w:rsid w:val="005B6E30"/>
    <w:rsid w:val="005C2BA7"/>
    <w:rsid w:val="005C696F"/>
    <w:rsid w:val="005D4509"/>
    <w:rsid w:val="005E18EB"/>
    <w:rsid w:val="005E7CFD"/>
    <w:rsid w:val="005F1C85"/>
    <w:rsid w:val="005F3260"/>
    <w:rsid w:val="0060755E"/>
    <w:rsid w:val="00612C0E"/>
    <w:rsid w:val="00621021"/>
    <w:rsid w:val="006463BA"/>
    <w:rsid w:val="00646F66"/>
    <w:rsid w:val="00655BD4"/>
    <w:rsid w:val="006662CD"/>
    <w:rsid w:val="006757AA"/>
    <w:rsid w:val="00676373"/>
    <w:rsid w:val="00682C5D"/>
    <w:rsid w:val="00686974"/>
    <w:rsid w:val="006870CE"/>
    <w:rsid w:val="00687C54"/>
    <w:rsid w:val="006945F8"/>
    <w:rsid w:val="006B37B7"/>
    <w:rsid w:val="006B6D1C"/>
    <w:rsid w:val="006B6ECF"/>
    <w:rsid w:val="006C3177"/>
    <w:rsid w:val="006C66A9"/>
    <w:rsid w:val="006D06A8"/>
    <w:rsid w:val="006D2B70"/>
    <w:rsid w:val="006D404B"/>
    <w:rsid w:val="006E399B"/>
    <w:rsid w:val="006E7719"/>
    <w:rsid w:val="006F5C3E"/>
    <w:rsid w:val="006F5FDD"/>
    <w:rsid w:val="006F6237"/>
    <w:rsid w:val="00700074"/>
    <w:rsid w:val="00707621"/>
    <w:rsid w:val="00712C2E"/>
    <w:rsid w:val="00713B79"/>
    <w:rsid w:val="00725BC8"/>
    <w:rsid w:val="00736BB2"/>
    <w:rsid w:val="00740887"/>
    <w:rsid w:val="00743471"/>
    <w:rsid w:val="00747794"/>
    <w:rsid w:val="00754AD1"/>
    <w:rsid w:val="0076717B"/>
    <w:rsid w:val="007707AD"/>
    <w:rsid w:val="00771934"/>
    <w:rsid w:val="00793505"/>
    <w:rsid w:val="007A1F22"/>
    <w:rsid w:val="007A23A2"/>
    <w:rsid w:val="007A42DF"/>
    <w:rsid w:val="007A42EF"/>
    <w:rsid w:val="007A5318"/>
    <w:rsid w:val="007B0229"/>
    <w:rsid w:val="007B06A7"/>
    <w:rsid w:val="007B1AAA"/>
    <w:rsid w:val="007B1AE1"/>
    <w:rsid w:val="007C6BEA"/>
    <w:rsid w:val="007C7270"/>
    <w:rsid w:val="007C7643"/>
    <w:rsid w:val="007D167D"/>
    <w:rsid w:val="007D53D1"/>
    <w:rsid w:val="007E3EF7"/>
    <w:rsid w:val="007E47D0"/>
    <w:rsid w:val="007E5159"/>
    <w:rsid w:val="007E5680"/>
    <w:rsid w:val="007E764D"/>
    <w:rsid w:val="007F3998"/>
    <w:rsid w:val="00802C60"/>
    <w:rsid w:val="00810830"/>
    <w:rsid w:val="00821259"/>
    <w:rsid w:val="008215CD"/>
    <w:rsid w:val="0082425E"/>
    <w:rsid w:val="00825222"/>
    <w:rsid w:val="00825A93"/>
    <w:rsid w:val="00833BE2"/>
    <w:rsid w:val="00837058"/>
    <w:rsid w:val="00840D1E"/>
    <w:rsid w:val="008431FA"/>
    <w:rsid w:val="0084606F"/>
    <w:rsid w:val="00847F00"/>
    <w:rsid w:val="00861FF2"/>
    <w:rsid w:val="0086279A"/>
    <w:rsid w:val="00863D71"/>
    <w:rsid w:val="0086404A"/>
    <w:rsid w:val="008843F4"/>
    <w:rsid w:val="00890066"/>
    <w:rsid w:val="0089363F"/>
    <w:rsid w:val="00893651"/>
    <w:rsid w:val="00893782"/>
    <w:rsid w:val="00894432"/>
    <w:rsid w:val="008A094C"/>
    <w:rsid w:val="008A2D52"/>
    <w:rsid w:val="008A6B96"/>
    <w:rsid w:val="008B750E"/>
    <w:rsid w:val="008D0CFC"/>
    <w:rsid w:val="008D3506"/>
    <w:rsid w:val="008D654E"/>
    <w:rsid w:val="008E51F2"/>
    <w:rsid w:val="008E5AFE"/>
    <w:rsid w:val="008F5AC7"/>
    <w:rsid w:val="00904752"/>
    <w:rsid w:val="009056D1"/>
    <w:rsid w:val="0090692D"/>
    <w:rsid w:val="00912F9F"/>
    <w:rsid w:val="00920B5A"/>
    <w:rsid w:val="009269CF"/>
    <w:rsid w:val="00927664"/>
    <w:rsid w:val="00942988"/>
    <w:rsid w:val="0094405B"/>
    <w:rsid w:val="00944842"/>
    <w:rsid w:val="00953C68"/>
    <w:rsid w:val="00954FC5"/>
    <w:rsid w:val="0096298E"/>
    <w:rsid w:val="00971AA6"/>
    <w:rsid w:val="0097225C"/>
    <w:rsid w:val="00973646"/>
    <w:rsid w:val="00974D90"/>
    <w:rsid w:val="009812F3"/>
    <w:rsid w:val="009826CD"/>
    <w:rsid w:val="009828CF"/>
    <w:rsid w:val="00992240"/>
    <w:rsid w:val="009924D1"/>
    <w:rsid w:val="0099548C"/>
    <w:rsid w:val="009B1D9C"/>
    <w:rsid w:val="009B7183"/>
    <w:rsid w:val="009C68DD"/>
    <w:rsid w:val="009E1583"/>
    <w:rsid w:val="00A119C8"/>
    <w:rsid w:val="00A168C5"/>
    <w:rsid w:val="00A21CC7"/>
    <w:rsid w:val="00A2615E"/>
    <w:rsid w:val="00A26C01"/>
    <w:rsid w:val="00A34AA3"/>
    <w:rsid w:val="00A44D88"/>
    <w:rsid w:val="00A512C6"/>
    <w:rsid w:val="00A60633"/>
    <w:rsid w:val="00A6173D"/>
    <w:rsid w:val="00A639C6"/>
    <w:rsid w:val="00A71B9E"/>
    <w:rsid w:val="00A7731D"/>
    <w:rsid w:val="00A81B8F"/>
    <w:rsid w:val="00A869D6"/>
    <w:rsid w:val="00A9568C"/>
    <w:rsid w:val="00A97EE4"/>
    <w:rsid w:val="00AA51B5"/>
    <w:rsid w:val="00AB0FBB"/>
    <w:rsid w:val="00AB3318"/>
    <w:rsid w:val="00AC1140"/>
    <w:rsid w:val="00AC1DF2"/>
    <w:rsid w:val="00AC37FC"/>
    <w:rsid w:val="00AC4C0B"/>
    <w:rsid w:val="00AD2945"/>
    <w:rsid w:val="00AD366B"/>
    <w:rsid w:val="00AE226B"/>
    <w:rsid w:val="00AF047B"/>
    <w:rsid w:val="00AF3D0E"/>
    <w:rsid w:val="00AF550B"/>
    <w:rsid w:val="00B0553C"/>
    <w:rsid w:val="00B14DF5"/>
    <w:rsid w:val="00B24E2B"/>
    <w:rsid w:val="00B260A1"/>
    <w:rsid w:val="00B26837"/>
    <w:rsid w:val="00B27031"/>
    <w:rsid w:val="00B47ABC"/>
    <w:rsid w:val="00B52721"/>
    <w:rsid w:val="00B61AF4"/>
    <w:rsid w:val="00B6214A"/>
    <w:rsid w:val="00B64369"/>
    <w:rsid w:val="00B666E0"/>
    <w:rsid w:val="00B70843"/>
    <w:rsid w:val="00B71255"/>
    <w:rsid w:val="00B737E9"/>
    <w:rsid w:val="00B76676"/>
    <w:rsid w:val="00B76B58"/>
    <w:rsid w:val="00B80E46"/>
    <w:rsid w:val="00B85FDB"/>
    <w:rsid w:val="00B9256E"/>
    <w:rsid w:val="00B954D7"/>
    <w:rsid w:val="00BA23E6"/>
    <w:rsid w:val="00BB1640"/>
    <w:rsid w:val="00BB7826"/>
    <w:rsid w:val="00BC044B"/>
    <w:rsid w:val="00BC32BF"/>
    <w:rsid w:val="00BC73CC"/>
    <w:rsid w:val="00BE0207"/>
    <w:rsid w:val="00C01DEE"/>
    <w:rsid w:val="00C05179"/>
    <w:rsid w:val="00C12895"/>
    <w:rsid w:val="00C14373"/>
    <w:rsid w:val="00C2104D"/>
    <w:rsid w:val="00C211DC"/>
    <w:rsid w:val="00C313E3"/>
    <w:rsid w:val="00C33DA5"/>
    <w:rsid w:val="00C36272"/>
    <w:rsid w:val="00C42DE8"/>
    <w:rsid w:val="00C519C5"/>
    <w:rsid w:val="00C536EE"/>
    <w:rsid w:val="00C5633F"/>
    <w:rsid w:val="00C7121C"/>
    <w:rsid w:val="00C72929"/>
    <w:rsid w:val="00C74825"/>
    <w:rsid w:val="00C74DEB"/>
    <w:rsid w:val="00C826CF"/>
    <w:rsid w:val="00C852AD"/>
    <w:rsid w:val="00C97A1E"/>
    <w:rsid w:val="00CA01CF"/>
    <w:rsid w:val="00CA29EF"/>
    <w:rsid w:val="00CA29F5"/>
    <w:rsid w:val="00CC3396"/>
    <w:rsid w:val="00CC3F27"/>
    <w:rsid w:val="00CC61B6"/>
    <w:rsid w:val="00CD07BC"/>
    <w:rsid w:val="00CD26AE"/>
    <w:rsid w:val="00CD6633"/>
    <w:rsid w:val="00CD77D6"/>
    <w:rsid w:val="00CE0209"/>
    <w:rsid w:val="00CE4622"/>
    <w:rsid w:val="00CE53E2"/>
    <w:rsid w:val="00CF4826"/>
    <w:rsid w:val="00CF5EEF"/>
    <w:rsid w:val="00CF7021"/>
    <w:rsid w:val="00D15E32"/>
    <w:rsid w:val="00D32F6F"/>
    <w:rsid w:val="00D331B3"/>
    <w:rsid w:val="00D40E80"/>
    <w:rsid w:val="00D46A65"/>
    <w:rsid w:val="00D47774"/>
    <w:rsid w:val="00D52B4B"/>
    <w:rsid w:val="00D52CE0"/>
    <w:rsid w:val="00D53E32"/>
    <w:rsid w:val="00D54A5C"/>
    <w:rsid w:val="00D57F77"/>
    <w:rsid w:val="00D61269"/>
    <w:rsid w:val="00D62F06"/>
    <w:rsid w:val="00D672C9"/>
    <w:rsid w:val="00D700B7"/>
    <w:rsid w:val="00D727EC"/>
    <w:rsid w:val="00D72F10"/>
    <w:rsid w:val="00D842E6"/>
    <w:rsid w:val="00D85BF2"/>
    <w:rsid w:val="00D87612"/>
    <w:rsid w:val="00DA56BC"/>
    <w:rsid w:val="00DA701D"/>
    <w:rsid w:val="00DA7AA7"/>
    <w:rsid w:val="00DB308C"/>
    <w:rsid w:val="00DB635C"/>
    <w:rsid w:val="00DC1ED8"/>
    <w:rsid w:val="00DC74CA"/>
    <w:rsid w:val="00DE0561"/>
    <w:rsid w:val="00DE312D"/>
    <w:rsid w:val="00DE3A16"/>
    <w:rsid w:val="00DE55DE"/>
    <w:rsid w:val="00DE6441"/>
    <w:rsid w:val="00DE72D0"/>
    <w:rsid w:val="00DF14CF"/>
    <w:rsid w:val="00E001BE"/>
    <w:rsid w:val="00E06023"/>
    <w:rsid w:val="00E10530"/>
    <w:rsid w:val="00E13EBE"/>
    <w:rsid w:val="00E15433"/>
    <w:rsid w:val="00E21932"/>
    <w:rsid w:val="00E235FA"/>
    <w:rsid w:val="00E24BAA"/>
    <w:rsid w:val="00E27D77"/>
    <w:rsid w:val="00E34173"/>
    <w:rsid w:val="00E35DF7"/>
    <w:rsid w:val="00E40BEB"/>
    <w:rsid w:val="00E4258A"/>
    <w:rsid w:val="00E44E33"/>
    <w:rsid w:val="00E52B31"/>
    <w:rsid w:val="00E53C25"/>
    <w:rsid w:val="00E549EF"/>
    <w:rsid w:val="00E64046"/>
    <w:rsid w:val="00E66DC4"/>
    <w:rsid w:val="00EB0D03"/>
    <w:rsid w:val="00EB5412"/>
    <w:rsid w:val="00EC19CC"/>
    <w:rsid w:val="00EC5020"/>
    <w:rsid w:val="00ED04B7"/>
    <w:rsid w:val="00EE01D1"/>
    <w:rsid w:val="00EE04BA"/>
    <w:rsid w:val="00EE205C"/>
    <w:rsid w:val="00EE29FD"/>
    <w:rsid w:val="00EF1662"/>
    <w:rsid w:val="00EF2C12"/>
    <w:rsid w:val="00EF51EB"/>
    <w:rsid w:val="00F025E1"/>
    <w:rsid w:val="00F04448"/>
    <w:rsid w:val="00F25ECE"/>
    <w:rsid w:val="00F35287"/>
    <w:rsid w:val="00F47860"/>
    <w:rsid w:val="00F51BB4"/>
    <w:rsid w:val="00F543B6"/>
    <w:rsid w:val="00F61C4D"/>
    <w:rsid w:val="00F64965"/>
    <w:rsid w:val="00F71C41"/>
    <w:rsid w:val="00F73178"/>
    <w:rsid w:val="00F7505C"/>
    <w:rsid w:val="00F85D5D"/>
    <w:rsid w:val="00F870BA"/>
    <w:rsid w:val="00F90E0F"/>
    <w:rsid w:val="00F96065"/>
    <w:rsid w:val="00FA6724"/>
    <w:rsid w:val="00FB44B8"/>
    <w:rsid w:val="00FB65F6"/>
    <w:rsid w:val="00FB7B3D"/>
    <w:rsid w:val="00FC7DC2"/>
    <w:rsid w:val="00FD0330"/>
    <w:rsid w:val="00FD789C"/>
    <w:rsid w:val="00FE3A54"/>
    <w:rsid w:val="00FF5B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B79E3"/>
  <w15:docId w15:val="{B0BD78C8-0A1B-43ED-8DFC-EA5A01CD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autoSpaceDE w:val="0"/>
      <w:autoSpaceDN w:val="0"/>
    </w:pPr>
    <w:rPr>
      <w:sz w:val="22"/>
      <w:szCs w:val="22"/>
    </w:rPr>
  </w:style>
  <w:style w:type="paragraph" w:styleId="Heading1">
    <w:name w:val="heading 1"/>
    <w:basedOn w:val="Normal"/>
    <w:uiPriority w:val="9"/>
    <w:qFormat/>
    <w:pPr>
      <w:ind w:left="1180"/>
      <w:outlineLvl w:val="0"/>
    </w:pPr>
    <w:rPr>
      <w:b/>
      <w:bCs/>
      <w:sz w:val="24"/>
      <w:szCs w:val="24"/>
    </w:rPr>
  </w:style>
  <w:style w:type="paragraph" w:styleId="Heading2">
    <w:name w:val="heading 2"/>
    <w:basedOn w:val="Normal"/>
    <w:next w:val="Normal"/>
    <w:link w:val="Heading2Char"/>
    <w:qFormat/>
    <w:rsid w:val="00D52B4B"/>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D52B4B"/>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77"/>
      <w:jc w:val="center"/>
    </w:pPr>
    <w:rPr>
      <w:b/>
      <w:bCs/>
      <w:sz w:val="28"/>
      <w:szCs w:val="28"/>
    </w:rPr>
  </w:style>
  <w:style w:type="paragraph" w:styleId="ListParagraph">
    <w:name w:val="List Paragraph"/>
    <w:basedOn w:val="Normal"/>
    <w:uiPriority w:val="1"/>
    <w:qFormat/>
    <w:pPr>
      <w:ind w:left="225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rsid w:val="00400FAF"/>
    <w:pPr>
      <w:tabs>
        <w:tab w:val="center" w:pos="4320"/>
        <w:tab w:val="right" w:pos="8640"/>
      </w:tabs>
    </w:pPr>
  </w:style>
  <w:style w:type="character" w:customStyle="1" w:styleId="HeaderChar">
    <w:name w:val="Header Char"/>
    <w:basedOn w:val="DefaultParagraphFont"/>
    <w:link w:val="Header"/>
    <w:uiPriority w:val="99"/>
    <w:rsid w:val="00A7731D"/>
    <w:rPr>
      <w:sz w:val="22"/>
      <w:szCs w:val="22"/>
    </w:rPr>
  </w:style>
  <w:style w:type="paragraph" w:styleId="Footer">
    <w:name w:val="footer"/>
    <w:basedOn w:val="Normal"/>
    <w:link w:val="FooterChar"/>
    <w:uiPriority w:val="99"/>
    <w:unhideWhenUsed/>
    <w:rsid w:val="00A7731D"/>
    <w:pPr>
      <w:tabs>
        <w:tab w:val="center" w:pos="4680"/>
        <w:tab w:val="right" w:pos="9360"/>
      </w:tabs>
    </w:pPr>
  </w:style>
  <w:style w:type="character" w:customStyle="1" w:styleId="FooterChar">
    <w:name w:val="Footer Char"/>
    <w:basedOn w:val="DefaultParagraphFont"/>
    <w:link w:val="Footer"/>
    <w:uiPriority w:val="99"/>
    <w:rsid w:val="00A7731D"/>
    <w:rPr>
      <w:rFonts w:ascii="Times New Roman" w:eastAsia="Times New Roman" w:hAnsi="Times New Roman" w:cs="Times New Roman"/>
    </w:rPr>
  </w:style>
  <w:style w:type="character" w:customStyle="1" w:styleId="Heading2Char">
    <w:name w:val="Heading 2 Char"/>
    <w:basedOn w:val="DefaultParagraphFont"/>
    <w:link w:val="Heading2"/>
    <w:rsid w:val="00D52B4B"/>
    <w:rPr>
      <w:rFonts w:ascii="Times New Roman" w:eastAsia="Times New Roman" w:hAnsi="Times New Roman" w:cs="Arial"/>
      <w:b/>
      <w:bCs/>
      <w:i/>
      <w:iCs/>
      <w:sz w:val="28"/>
      <w:szCs w:val="28"/>
    </w:rPr>
  </w:style>
  <w:style w:type="character" w:customStyle="1" w:styleId="Heading3Char">
    <w:name w:val="Heading 3 Char"/>
    <w:basedOn w:val="DefaultParagraphFont"/>
    <w:link w:val="Heading3"/>
    <w:rsid w:val="00D52B4B"/>
    <w:rPr>
      <w:rFonts w:ascii="Times New Roman" w:eastAsia="Times New Roman" w:hAnsi="Times New Roman" w:cs="Arial"/>
      <w:b/>
      <w:bCs/>
      <w:sz w:val="26"/>
      <w:szCs w:val="26"/>
    </w:rPr>
  </w:style>
  <w:style w:type="table" w:styleId="TableGrid">
    <w:name w:val="Table Grid"/>
    <w:basedOn w:val="TableNormal"/>
    <w:uiPriority w:val="59"/>
    <w:rsid w:val="00D52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D52B4B"/>
    <w:rPr>
      <w:rFonts w:ascii="Tahoma" w:hAnsi="Tahoma" w:cs="Tahoma"/>
      <w:sz w:val="16"/>
      <w:szCs w:val="16"/>
    </w:rPr>
  </w:style>
  <w:style w:type="character" w:customStyle="1" w:styleId="BalloonTextChar">
    <w:name w:val="Balloon Text Char"/>
    <w:basedOn w:val="DefaultParagraphFont"/>
    <w:link w:val="BalloonText"/>
    <w:semiHidden/>
    <w:rsid w:val="00D52B4B"/>
    <w:rPr>
      <w:rFonts w:ascii="Tahoma" w:eastAsia="Times New Roman" w:hAnsi="Tahoma" w:cs="Tahoma"/>
      <w:sz w:val="16"/>
      <w:szCs w:val="16"/>
    </w:rPr>
  </w:style>
  <w:style w:type="character" w:styleId="Hyperlink">
    <w:name w:val="Hyperlink"/>
    <w:rsid w:val="00D52B4B"/>
    <w:rPr>
      <w:color w:val="0000FF"/>
      <w:u w:val="single"/>
    </w:rPr>
  </w:style>
  <w:style w:type="character" w:styleId="Strong">
    <w:name w:val="Strong"/>
    <w:uiPriority w:val="22"/>
    <w:qFormat/>
    <w:rsid w:val="00D52B4B"/>
    <w:rPr>
      <w:b/>
      <w:bCs/>
    </w:rPr>
  </w:style>
  <w:style w:type="character" w:customStyle="1" w:styleId="BodyTextChar">
    <w:name w:val="Body Text Char"/>
    <w:link w:val="BodyText"/>
    <w:uiPriority w:val="1"/>
    <w:rsid w:val="00D52B4B"/>
    <w:rPr>
      <w:sz w:val="24"/>
      <w:szCs w:val="24"/>
    </w:rPr>
  </w:style>
  <w:style w:type="character" w:customStyle="1" w:styleId="UnresolvedMention1">
    <w:name w:val="Unresolved Mention1"/>
    <w:uiPriority w:val="99"/>
    <w:semiHidden/>
    <w:unhideWhenUsed/>
    <w:rsid w:val="00D52B4B"/>
    <w:rPr>
      <w:color w:val="808080"/>
      <w:shd w:val="clear" w:color="auto" w:fill="E6E6E6"/>
    </w:rPr>
  </w:style>
  <w:style w:type="character" w:customStyle="1" w:styleId="TitleChar">
    <w:name w:val="Title Char"/>
    <w:basedOn w:val="DefaultParagraphFont"/>
    <w:link w:val="Title"/>
    <w:uiPriority w:val="10"/>
    <w:rsid w:val="00D52B4B"/>
    <w:rPr>
      <w:b/>
      <w:bCs/>
      <w:sz w:val="28"/>
      <w:szCs w:val="28"/>
    </w:rPr>
  </w:style>
  <w:style w:type="paragraph" w:styleId="NormalWeb">
    <w:name w:val="Normal (Web)"/>
    <w:basedOn w:val="Normal"/>
    <w:uiPriority w:val="99"/>
    <w:unhideWhenUsed/>
    <w:rsid w:val="00DA56BC"/>
    <w:pPr>
      <w:widowControl/>
      <w:autoSpaceDE/>
      <w:autoSpaceDN/>
      <w:spacing w:before="100" w:beforeAutospacing="1" w:after="100" w:afterAutospacing="1"/>
    </w:pPr>
    <w:rPr>
      <w:sz w:val="24"/>
      <w:szCs w:val="24"/>
    </w:rPr>
  </w:style>
  <w:style w:type="paragraph" w:styleId="Revision">
    <w:name w:val="Revision"/>
    <w:hidden/>
    <w:uiPriority w:val="99"/>
    <w:semiHidden/>
    <w:rsid w:val="00B80E46"/>
    <w:rPr>
      <w:sz w:val="22"/>
      <w:szCs w:val="22"/>
    </w:rPr>
  </w:style>
  <w:style w:type="character" w:styleId="CommentReference">
    <w:name w:val="annotation reference"/>
    <w:basedOn w:val="DefaultParagraphFont"/>
    <w:uiPriority w:val="99"/>
    <w:semiHidden/>
    <w:unhideWhenUsed/>
    <w:rsid w:val="00B80E46"/>
    <w:rPr>
      <w:sz w:val="16"/>
      <w:szCs w:val="16"/>
    </w:rPr>
  </w:style>
  <w:style w:type="paragraph" w:styleId="CommentText">
    <w:name w:val="annotation text"/>
    <w:basedOn w:val="Normal"/>
    <w:link w:val="CommentTextChar"/>
    <w:uiPriority w:val="99"/>
    <w:unhideWhenUsed/>
    <w:rsid w:val="00B80E46"/>
    <w:rPr>
      <w:sz w:val="20"/>
      <w:szCs w:val="20"/>
    </w:rPr>
  </w:style>
  <w:style w:type="character" w:customStyle="1" w:styleId="CommentTextChar">
    <w:name w:val="Comment Text Char"/>
    <w:basedOn w:val="DefaultParagraphFont"/>
    <w:link w:val="CommentText"/>
    <w:uiPriority w:val="99"/>
    <w:rsid w:val="00B80E46"/>
  </w:style>
  <w:style w:type="paragraph" w:styleId="CommentSubject">
    <w:name w:val="annotation subject"/>
    <w:basedOn w:val="CommentText"/>
    <w:next w:val="CommentText"/>
    <w:link w:val="CommentSubjectChar"/>
    <w:uiPriority w:val="99"/>
    <w:semiHidden/>
    <w:unhideWhenUsed/>
    <w:rsid w:val="00B80E46"/>
    <w:rPr>
      <w:b/>
      <w:bCs/>
    </w:rPr>
  </w:style>
  <w:style w:type="character" w:customStyle="1" w:styleId="CommentSubjectChar">
    <w:name w:val="Comment Subject Char"/>
    <w:basedOn w:val="CommentTextChar"/>
    <w:link w:val="CommentSubject"/>
    <w:uiPriority w:val="99"/>
    <w:semiHidden/>
    <w:rsid w:val="00B80E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66108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B2397-4BCA-407F-89BE-703C92BE93DB}">
  <ds:schemaRefs>
    <ds:schemaRef ds:uri="http://schemas.microsoft.com/sharepoint/v3/contenttype/forms"/>
  </ds:schemaRefs>
</ds:datastoreItem>
</file>

<file path=customXml/itemProps2.xml><?xml version="1.0" encoding="utf-8"?>
<ds:datastoreItem xmlns:ds="http://schemas.openxmlformats.org/officeDocument/2006/customXml" ds:itemID="{978CC165-829D-4945-B791-C1995B1AA7A3}">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0775C60A-127E-4943-89C6-41632F6D5067}">
  <ds:schemaRefs>
    <ds:schemaRef ds:uri="http://schemas.microsoft.com/sharepoint/v3/contenttype/forms"/>
  </ds:schemaRefs>
</ds:datastoreItem>
</file>

<file path=customXml/itemProps4.xml><?xml version="1.0" encoding="utf-8"?>
<ds:datastoreItem xmlns:ds="http://schemas.openxmlformats.org/officeDocument/2006/customXml" ds:itemID="{7818E16E-D3A9-4E13-983D-FFAB8B4E0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972A9C9-C5C2-4C48-8FBC-458FB9D9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6</Pages>
  <Words>1608</Words>
  <Characters>9542</Characters>
  <Application>Microsoft Office Word</Application>
  <DocSecurity>0</DocSecurity>
  <Lines>187</Lines>
  <Paragraphs>110</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cp:lastModifiedBy>Penny Patterson</cp:lastModifiedBy>
  <cp:revision>119</cp:revision>
  <cp:lastPrinted>2026-04-27T17:43:00Z</cp:lastPrinted>
  <dcterms:created xsi:type="dcterms:W3CDTF">2025-03-13T18:14:00Z</dcterms:created>
  <dcterms:modified xsi:type="dcterms:W3CDTF">2026-04-27T17:44:00Z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