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C0A2" w14:textId="1C5F5280" w:rsidR="00AF4AFF" w:rsidRPr="00BE57F2" w:rsidRDefault="006D021E" w:rsidP="00AF4AFF">
      <w:pPr>
        <w:rPr>
          <w:rFonts w:ascii="Calibri" w:hAnsi="Calibri" w:cs="Arial"/>
          <w:b/>
          <w:bCs/>
          <w:color w:val="auto"/>
          <w:sz w:val="24"/>
          <w:szCs w:val="24"/>
          <w:u w:val="single"/>
          <w:lang w:val="en-GB"/>
        </w:rPr>
      </w:pPr>
      <w:r w:rsidRPr="00BE57F2">
        <w:rPr>
          <w:rFonts w:ascii="Calibri" w:hAnsi="Calibri" w:cs="Arial"/>
          <w:b/>
          <w:bCs/>
          <w:color w:val="auto"/>
          <w:sz w:val="24"/>
          <w:szCs w:val="24"/>
          <w:u w:val="single"/>
          <w:lang w:val="en-GB"/>
        </w:rPr>
        <w:t>INTRODUCTION</w:t>
      </w:r>
    </w:p>
    <w:p w14:paraId="7F43CEEE" w14:textId="77777777" w:rsidR="00AF4AFF" w:rsidRPr="00AF4AFF" w:rsidRDefault="00AF4AFF" w:rsidP="00AF4AFF">
      <w:pPr>
        <w:rPr>
          <w:rFonts w:ascii="Calibri" w:hAnsi="Calibri" w:cs="Arial"/>
          <w:color w:val="auto"/>
          <w:sz w:val="24"/>
          <w:szCs w:val="24"/>
          <w:u w:val="single"/>
          <w:lang w:val="en-GB"/>
        </w:rPr>
      </w:pPr>
    </w:p>
    <w:p w14:paraId="6766769F" w14:textId="0E6A8D5A" w:rsidR="00AF4AFF" w:rsidRPr="00AF4AFF" w:rsidRDefault="00AF4AFF" w:rsidP="00AF4AFF">
      <w:pPr>
        <w:rPr>
          <w:rFonts w:ascii="Calibri" w:hAnsi="Calibri" w:cs="Arial"/>
          <w:color w:val="auto"/>
          <w:sz w:val="24"/>
          <w:szCs w:val="24"/>
          <w:lang w:val="en-GB"/>
        </w:rPr>
      </w:pPr>
      <w:r w:rsidRPr="00AF4AFF">
        <w:rPr>
          <w:rFonts w:ascii="Calibri" w:hAnsi="Calibri" w:cs="Arial"/>
          <w:color w:val="auto"/>
          <w:sz w:val="24"/>
          <w:szCs w:val="24"/>
          <w:lang w:val="en-GB"/>
        </w:rPr>
        <w:t>Spices</w:t>
      </w:r>
      <w:r w:rsidR="00E127E3">
        <w:rPr>
          <w:rFonts w:ascii="Calibri" w:hAnsi="Calibri" w:cs="Arial"/>
          <w:color w:val="auto"/>
          <w:sz w:val="24"/>
          <w:szCs w:val="24"/>
          <w:lang w:val="en-GB"/>
        </w:rPr>
        <w:t>,</w:t>
      </w:r>
      <w:r w:rsidRPr="00AF4AFF">
        <w:rPr>
          <w:rFonts w:ascii="Calibri" w:hAnsi="Calibri" w:cs="Arial"/>
          <w:color w:val="auto"/>
          <w:sz w:val="24"/>
          <w:szCs w:val="24"/>
          <w:lang w:val="en-GB"/>
        </w:rPr>
        <w:t xml:space="preserve"> Inc</w:t>
      </w:r>
      <w:r w:rsidR="00E127E3">
        <w:rPr>
          <w:rFonts w:ascii="Calibri" w:hAnsi="Calibri" w:cs="Arial"/>
          <w:color w:val="auto"/>
          <w:sz w:val="24"/>
          <w:szCs w:val="24"/>
          <w:lang w:val="en-GB"/>
        </w:rPr>
        <w:t>.</w:t>
      </w:r>
      <w:r w:rsidRPr="00AF4AFF">
        <w:rPr>
          <w:rFonts w:ascii="Calibri" w:hAnsi="Calibri" w:cs="Arial"/>
          <w:color w:val="auto"/>
          <w:sz w:val="24"/>
          <w:szCs w:val="24"/>
          <w:lang w:val="en-GB"/>
        </w:rPr>
        <w:t xml:space="preserve"> has planned, documented, and implemented</w:t>
      </w:r>
      <w:r w:rsidRPr="00AF4AFF">
        <w:rPr>
          <w:rFonts w:ascii="Calibri" w:hAnsi="Calibri" w:cs="Arial"/>
          <w:bCs/>
          <w:color w:val="auto"/>
          <w:sz w:val="24"/>
          <w:szCs w:val="24"/>
          <w:lang w:val="en-GB" w:eastAsia="en-GB"/>
        </w:rPr>
        <w:t xml:space="preserve"> applicable methods to inspect and validate products</w:t>
      </w:r>
      <w:r w:rsidRPr="00AF4AFF">
        <w:rPr>
          <w:rFonts w:ascii="Calibri" w:hAnsi="Calibri" w:cs="Arial"/>
          <w:color w:val="auto"/>
          <w:sz w:val="24"/>
          <w:szCs w:val="24"/>
          <w:lang w:val="en-GB"/>
        </w:rPr>
        <w:t xml:space="preserve"> prior to release to demonstrate compliance with regulatory requirements, industry best practice</w:t>
      </w:r>
      <w:r w:rsidR="00DC779A">
        <w:rPr>
          <w:rFonts w:ascii="Calibri" w:hAnsi="Calibri" w:cs="Arial"/>
          <w:color w:val="auto"/>
          <w:sz w:val="24"/>
          <w:szCs w:val="24"/>
          <w:lang w:val="en-GB"/>
        </w:rPr>
        <w:t>s</w:t>
      </w:r>
      <w:r w:rsidRPr="00AF4AFF">
        <w:rPr>
          <w:rFonts w:ascii="Calibri" w:hAnsi="Calibri" w:cs="Arial"/>
          <w:color w:val="auto"/>
          <w:sz w:val="24"/>
          <w:szCs w:val="24"/>
          <w:lang w:val="en-GB"/>
        </w:rPr>
        <w:t xml:space="preserve">, </w:t>
      </w:r>
      <w:r w:rsidR="00DC779A">
        <w:rPr>
          <w:rFonts w:ascii="Calibri" w:hAnsi="Calibri" w:cs="Arial"/>
          <w:color w:val="auto"/>
          <w:sz w:val="24"/>
          <w:szCs w:val="24"/>
          <w:lang w:val="en-GB"/>
        </w:rPr>
        <w:t xml:space="preserve">and </w:t>
      </w:r>
      <w:r w:rsidRPr="00AF4AFF">
        <w:rPr>
          <w:rFonts w:ascii="Calibri" w:hAnsi="Calibri" w:cs="Arial"/>
          <w:color w:val="auto"/>
          <w:sz w:val="24"/>
          <w:szCs w:val="24"/>
          <w:lang w:val="en-GB"/>
        </w:rPr>
        <w:t xml:space="preserve">company policies </w:t>
      </w:r>
      <w:r w:rsidR="00DC779A">
        <w:rPr>
          <w:rFonts w:ascii="Calibri" w:hAnsi="Calibri" w:cs="Arial"/>
          <w:color w:val="auto"/>
          <w:sz w:val="24"/>
          <w:szCs w:val="24"/>
          <w:lang w:val="en-GB"/>
        </w:rPr>
        <w:t xml:space="preserve">and </w:t>
      </w:r>
      <w:r w:rsidRPr="00AF4AFF">
        <w:rPr>
          <w:rFonts w:ascii="Calibri" w:hAnsi="Calibri" w:cs="Arial"/>
          <w:color w:val="auto"/>
          <w:sz w:val="24"/>
          <w:szCs w:val="24"/>
          <w:lang w:val="en-GB"/>
        </w:rPr>
        <w:t>meet company objectives and the requirements of the SQF Code.</w:t>
      </w:r>
    </w:p>
    <w:p w14:paraId="60E19CD5" w14:textId="77777777" w:rsidR="00AF4AFF" w:rsidRPr="00AF4AFF" w:rsidRDefault="00AF4AFF" w:rsidP="00AF4AFF">
      <w:pPr>
        <w:rPr>
          <w:rFonts w:ascii="Calibri" w:hAnsi="Calibri" w:cs="Arial"/>
          <w:color w:val="auto"/>
          <w:sz w:val="24"/>
          <w:szCs w:val="24"/>
          <w:u w:val="single"/>
          <w:lang w:val="en-GB"/>
        </w:rPr>
      </w:pPr>
    </w:p>
    <w:p w14:paraId="4A4A86DF" w14:textId="3B2E28C5" w:rsidR="00AF4AFF" w:rsidRPr="00BE57F2" w:rsidRDefault="006D021E" w:rsidP="00AF4AFF">
      <w:pPr>
        <w:rPr>
          <w:rFonts w:ascii="Calibri" w:hAnsi="Calibri" w:cs="Arial"/>
          <w:b/>
          <w:bCs/>
          <w:color w:val="auto"/>
          <w:sz w:val="24"/>
          <w:szCs w:val="24"/>
          <w:u w:val="single"/>
          <w:lang w:val="en-GB"/>
        </w:rPr>
      </w:pPr>
      <w:r w:rsidRPr="00BE57F2">
        <w:rPr>
          <w:rFonts w:ascii="Calibri" w:hAnsi="Calibri" w:cs="Arial"/>
          <w:b/>
          <w:bCs/>
          <w:color w:val="auto"/>
          <w:sz w:val="24"/>
          <w:szCs w:val="24"/>
          <w:u w:val="single"/>
          <w:lang w:val="en-GB"/>
        </w:rPr>
        <w:t>SCOPE</w:t>
      </w:r>
    </w:p>
    <w:p w14:paraId="2824FDA4" w14:textId="77777777" w:rsidR="00AF4AFF" w:rsidRPr="00AF4AFF" w:rsidRDefault="00AF4AFF" w:rsidP="00AF4AFF">
      <w:pPr>
        <w:rPr>
          <w:rFonts w:ascii="Calibri" w:hAnsi="Calibri" w:cs="Arial"/>
          <w:color w:val="auto"/>
          <w:sz w:val="24"/>
          <w:szCs w:val="24"/>
          <w:lang w:val="en-GB"/>
        </w:rPr>
      </w:pPr>
    </w:p>
    <w:p w14:paraId="2E23543F" w14:textId="77777777" w:rsidR="00AF4AFF" w:rsidRPr="00AF4AFF" w:rsidRDefault="00AF4AFF" w:rsidP="00AF4AFF">
      <w:pPr>
        <w:rPr>
          <w:rFonts w:ascii="Calibri" w:hAnsi="Calibri" w:cs="Arial"/>
          <w:bCs/>
          <w:iCs/>
          <w:color w:val="auto"/>
          <w:sz w:val="24"/>
          <w:szCs w:val="24"/>
          <w:lang w:val="en-GB"/>
        </w:rPr>
      </w:pPr>
      <w:r w:rsidRPr="00AF4AFF">
        <w:rPr>
          <w:rFonts w:ascii="Calibri" w:hAnsi="Calibri" w:cs="Arial"/>
          <w:color w:val="auto"/>
          <w:sz w:val="24"/>
          <w:szCs w:val="24"/>
          <w:lang w:val="en-GB"/>
        </w:rPr>
        <w:t>All the products manufactured on site are subject to this release procedure. The company has considered</w:t>
      </w:r>
      <w:r w:rsidRPr="00AF4AFF">
        <w:rPr>
          <w:rFonts w:ascii="Calibri" w:hAnsi="Calibri" w:cs="Arial"/>
          <w:bCs/>
          <w:iCs/>
          <w:color w:val="auto"/>
          <w:sz w:val="24"/>
          <w:szCs w:val="24"/>
          <w:lang w:val="en-GB"/>
        </w:rPr>
        <w:t xml:space="preserve"> the type, method (including statistical techniques) and extent of these activities necessary to ensure the products meet specification. </w:t>
      </w:r>
    </w:p>
    <w:p w14:paraId="1C63BC4C" w14:textId="77777777" w:rsidR="00AF4AFF" w:rsidRPr="00AF4AFF" w:rsidRDefault="00AF4AFF" w:rsidP="00AF4AFF">
      <w:pPr>
        <w:rPr>
          <w:rFonts w:ascii="Calibri" w:hAnsi="Calibri" w:cs="Arial"/>
          <w:color w:val="auto"/>
          <w:sz w:val="24"/>
          <w:szCs w:val="24"/>
          <w:lang w:val="en-GB"/>
        </w:rPr>
      </w:pPr>
    </w:p>
    <w:p w14:paraId="0B169EC9" w14:textId="77777777" w:rsidR="006D021E" w:rsidRDefault="006D021E" w:rsidP="00AF4AFF">
      <w:pPr>
        <w:rPr>
          <w:rFonts w:ascii="Calibri" w:hAnsi="Calibri" w:cs="Arial"/>
          <w:b/>
          <w:bCs/>
          <w:color w:val="auto"/>
          <w:sz w:val="24"/>
          <w:szCs w:val="24"/>
          <w:u w:val="single"/>
          <w:lang w:val="en-GB"/>
        </w:rPr>
      </w:pPr>
      <w:r w:rsidRPr="00BE57F2">
        <w:rPr>
          <w:rFonts w:ascii="Calibri" w:hAnsi="Calibri" w:cs="Arial"/>
          <w:b/>
          <w:bCs/>
          <w:color w:val="auto"/>
          <w:sz w:val="24"/>
          <w:szCs w:val="24"/>
          <w:u w:val="single"/>
          <w:lang w:val="en-GB"/>
        </w:rPr>
        <w:t>RESPONSIBILITY</w:t>
      </w:r>
    </w:p>
    <w:p w14:paraId="73E40D45" w14:textId="77777777" w:rsidR="0083109D" w:rsidRDefault="0083109D" w:rsidP="00AF4AFF">
      <w:pPr>
        <w:rPr>
          <w:rFonts w:ascii="Calibri" w:hAnsi="Calibri" w:cs="Arial"/>
          <w:b/>
          <w:bCs/>
          <w:color w:val="auto"/>
          <w:sz w:val="24"/>
          <w:szCs w:val="24"/>
          <w:u w:val="single"/>
          <w:lang w:val="en-GB"/>
        </w:rPr>
      </w:pPr>
    </w:p>
    <w:p w14:paraId="35352B5B" w14:textId="77777777" w:rsidR="0083109D" w:rsidRPr="00AF4AFF" w:rsidRDefault="0083109D" w:rsidP="0083109D">
      <w:pPr>
        <w:rPr>
          <w:rFonts w:ascii="Calibri" w:hAnsi="Calibri"/>
          <w:color w:val="auto"/>
          <w:sz w:val="24"/>
          <w:szCs w:val="24"/>
          <w:lang w:val="en-GB"/>
        </w:rPr>
      </w:pPr>
      <w:r w:rsidRPr="00AF4AFF">
        <w:rPr>
          <w:rFonts w:ascii="Calibri" w:hAnsi="Calibri" w:cs="Arial"/>
          <w:color w:val="auto"/>
          <w:sz w:val="24"/>
          <w:szCs w:val="24"/>
          <w:lang w:val="en-GB"/>
        </w:rPr>
        <w:t xml:space="preserve">The </w:t>
      </w:r>
      <w:r>
        <w:rPr>
          <w:rFonts w:ascii="Calibri" w:hAnsi="Calibri" w:cs="Arial"/>
          <w:color w:val="auto"/>
          <w:sz w:val="24"/>
          <w:szCs w:val="24"/>
          <w:lang w:val="en-GB"/>
        </w:rPr>
        <w:t>Inventory Control Manager</w:t>
      </w:r>
      <w:r w:rsidRPr="00AF4AFF">
        <w:rPr>
          <w:rFonts w:ascii="Calibri" w:hAnsi="Calibri" w:cs="Arial"/>
          <w:color w:val="auto"/>
          <w:sz w:val="24"/>
          <w:szCs w:val="24"/>
          <w:lang w:val="en-GB"/>
        </w:rPr>
        <w:t xml:space="preserve"> has overall responsibility for product release and ensuring that monitoring, measurement, and analysis</w:t>
      </w:r>
      <w:r w:rsidRPr="00AF4AFF">
        <w:rPr>
          <w:rFonts w:ascii="Calibri" w:hAnsi="Calibri"/>
          <w:color w:val="auto"/>
          <w:sz w:val="24"/>
          <w:szCs w:val="24"/>
          <w:lang w:val="en-GB"/>
        </w:rPr>
        <w:t xml:space="preserve"> of products is carried out using appropriate procedures, facilities, and standards without presenting risk to food safety and that these activities confirm product safety, legality, and quality.</w:t>
      </w:r>
    </w:p>
    <w:p w14:paraId="53CD21E4" w14:textId="77777777" w:rsidR="0083109D" w:rsidRPr="00AF4AFF" w:rsidRDefault="0083109D" w:rsidP="0083109D">
      <w:pPr>
        <w:rPr>
          <w:rFonts w:ascii="Calibri" w:hAnsi="Calibri" w:cs="Arial"/>
          <w:color w:val="auto"/>
          <w:sz w:val="24"/>
          <w:szCs w:val="24"/>
          <w:lang w:val="en-GB"/>
        </w:rPr>
      </w:pPr>
    </w:p>
    <w:p w14:paraId="779BF5E4" w14:textId="23FD328D" w:rsidR="0083109D" w:rsidRPr="0083109D" w:rsidRDefault="0083109D" w:rsidP="00AF4AFF">
      <w:pPr>
        <w:rPr>
          <w:rFonts w:ascii="Calibri" w:hAnsi="Calibri" w:cs="Arial"/>
          <w:color w:val="auto"/>
          <w:sz w:val="24"/>
          <w:szCs w:val="24"/>
          <w:lang w:val="en-GB"/>
        </w:rPr>
      </w:pPr>
      <w:r w:rsidRPr="00AF4AFF">
        <w:rPr>
          <w:rFonts w:ascii="Calibri" w:hAnsi="Calibri" w:cs="Arial"/>
          <w:color w:val="auto"/>
          <w:sz w:val="24"/>
          <w:szCs w:val="24"/>
          <w:lang w:val="en-GB"/>
        </w:rPr>
        <w:t>The Chief Operations Officer is responsible for establishing a team and developing the Food Safety Plans.</w:t>
      </w:r>
    </w:p>
    <w:p w14:paraId="2F10050B" w14:textId="77777777" w:rsidR="006D021E" w:rsidRDefault="006D021E" w:rsidP="00AF4AFF">
      <w:pPr>
        <w:rPr>
          <w:rFonts w:ascii="Calibri" w:hAnsi="Calibri" w:cs="Arial"/>
          <w:color w:val="auto"/>
          <w:sz w:val="24"/>
          <w:szCs w:val="24"/>
          <w:u w:val="single"/>
          <w:lang w:val="en-GB"/>
        </w:rPr>
      </w:pPr>
    </w:p>
    <w:p w14:paraId="487C40C2" w14:textId="77777777" w:rsidR="006D021E" w:rsidRPr="00BE57F2" w:rsidRDefault="006D021E" w:rsidP="00AF4AFF">
      <w:pPr>
        <w:rPr>
          <w:rFonts w:ascii="Calibri" w:hAnsi="Calibri" w:cs="Arial"/>
          <w:b/>
          <w:bCs/>
          <w:color w:val="auto"/>
          <w:sz w:val="24"/>
          <w:szCs w:val="24"/>
          <w:u w:val="single"/>
          <w:lang w:val="en-GB"/>
        </w:rPr>
      </w:pPr>
      <w:r w:rsidRPr="00BE57F2">
        <w:rPr>
          <w:rFonts w:ascii="Calibri" w:hAnsi="Calibri" w:cs="Arial"/>
          <w:b/>
          <w:bCs/>
          <w:color w:val="auto"/>
          <w:sz w:val="24"/>
          <w:szCs w:val="24"/>
          <w:u w:val="single"/>
          <w:lang w:val="en-GB"/>
        </w:rPr>
        <w:t>PROCEDURE</w:t>
      </w:r>
    </w:p>
    <w:p w14:paraId="14E54B39" w14:textId="77777777" w:rsidR="006D021E" w:rsidRDefault="006D021E" w:rsidP="00AF4AFF">
      <w:pPr>
        <w:rPr>
          <w:rFonts w:ascii="Calibri" w:hAnsi="Calibri" w:cs="Arial"/>
          <w:color w:val="auto"/>
          <w:sz w:val="24"/>
          <w:szCs w:val="24"/>
          <w:u w:val="single"/>
          <w:lang w:val="en-GB"/>
        </w:rPr>
      </w:pPr>
    </w:p>
    <w:p w14:paraId="393B670F" w14:textId="61CD1D2E" w:rsidR="00AF4AFF" w:rsidRPr="00AF4AFF" w:rsidRDefault="00AF4AFF" w:rsidP="00AF4AFF">
      <w:pPr>
        <w:rPr>
          <w:rFonts w:ascii="Calibri" w:hAnsi="Calibri" w:cs="Arial"/>
          <w:color w:val="auto"/>
          <w:sz w:val="24"/>
          <w:szCs w:val="24"/>
          <w:u w:val="single"/>
          <w:lang w:val="en-GB"/>
        </w:rPr>
      </w:pPr>
      <w:r w:rsidRPr="00AF4AFF">
        <w:rPr>
          <w:rFonts w:ascii="Calibri" w:hAnsi="Calibri" w:cs="Arial"/>
          <w:color w:val="auto"/>
          <w:sz w:val="24"/>
          <w:szCs w:val="24"/>
          <w:u w:val="single"/>
          <w:lang w:val="en-GB"/>
        </w:rPr>
        <w:t>Measuring and Monitoring</w:t>
      </w:r>
    </w:p>
    <w:p w14:paraId="36ED6DD0" w14:textId="77777777" w:rsidR="00AF4AFF" w:rsidRPr="00AF4AFF" w:rsidRDefault="00AF4AFF" w:rsidP="00AF4AFF">
      <w:pPr>
        <w:rPr>
          <w:rFonts w:ascii="Calibri" w:hAnsi="Calibri" w:cs="Arial"/>
          <w:color w:val="auto"/>
          <w:sz w:val="24"/>
          <w:szCs w:val="24"/>
          <w:u w:val="single"/>
          <w:lang w:val="en-GB"/>
        </w:rPr>
      </w:pPr>
    </w:p>
    <w:p w14:paraId="4D9A835A" w14:textId="60CCFA3F" w:rsidR="00AF4AFF" w:rsidRPr="00AF4AFF" w:rsidRDefault="00AF4AFF" w:rsidP="00AF4AFF">
      <w:pPr>
        <w:rPr>
          <w:rFonts w:ascii="Calibri" w:hAnsi="Calibri" w:cs="Arial"/>
          <w:color w:val="auto"/>
          <w:sz w:val="24"/>
          <w:szCs w:val="24"/>
          <w:lang w:val="en-GB"/>
        </w:rPr>
      </w:pPr>
      <w:r w:rsidRPr="00AF4AFF">
        <w:rPr>
          <w:rFonts w:ascii="Calibri" w:hAnsi="Calibri" w:cs="Arial"/>
          <w:color w:val="auto"/>
          <w:sz w:val="24"/>
          <w:szCs w:val="24"/>
          <w:lang w:val="en-GB"/>
        </w:rPr>
        <w:t>Spices</w:t>
      </w:r>
      <w:r w:rsidR="006B0485">
        <w:rPr>
          <w:rFonts w:ascii="Calibri" w:hAnsi="Calibri" w:cs="Arial"/>
          <w:color w:val="auto"/>
          <w:sz w:val="24"/>
          <w:szCs w:val="24"/>
          <w:lang w:val="en-GB"/>
        </w:rPr>
        <w:t>,</w:t>
      </w:r>
      <w:r w:rsidRPr="00AF4AFF">
        <w:rPr>
          <w:rFonts w:ascii="Calibri" w:hAnsi="Calibri" w:cs="Arial"/>
          <w:color w:val="auto"/>
          <w:sz w:val="24"/>
          <w:szCs w:val="24"/>
          <w:lang w:val="en-GB"/>
        </w:rPr>
        <w:t xml:space="preserve"> Inc</w:t>
      </w:r>
      <w:r w:rsidR="006B0485">
        <w:rPr>
          <w:rFonts w:ascii="Calibri" w:hAnsi="Calibri" w:cs="Arial"/>
          <w:color w:val="auto"/>
          <w:sz w:val="24"/>
          <w:szCs w:val="24"/>
          <w:lang w:val="en-GB"/>
        </w:rPr>
        <w:t>.</w:t>
      </w:r>
      <w:r w:rsidRPr="00AF4AFF">
        <w:rPr>
          <w:rFonts w:ascii="Calibri" w:hAnsi="Calibri" w:cs="Arial"/>
          <w:color w:val="auto"/>
          <w:sz w:val="24"/>
          <w:szCs w:val="24"/>
          <w:lang w:val="en-GB"/>
        </w:rPr>
        <w:t xml:space="preserve"> has identified and implemented the </w:t>
      </w:r>
      <w:r w:rsidRPr="00AF4AFF">
        <w:rPr>
          <w:rFonts w:ascii="Calibri" w:hAnsi="Calibri" w:cs="Arial"/>
          <w:bCs/>
          <w:color w:val="auto"/>
          <w:sz w:val="24"/>
          <w:szCs w:val="24"/>
          <w:lang w:val="en-GB" w:eastAsia="en-GB"/>
        </w:rPr>
        <w:t>monitoring, measurement, and analytical processes</w:t>
      </w:r>
      <w:r w:rsidRPr="00AF4AFF">
        <w:rPr>
          <w:rFonts w:ascii="Calibri" w:hAnsi="Calibri" w:cs="Arial"/>
          <w:color w:val="auto"/>
          <w:sz w:val="24"/>
          <w:szCs w:val="24"/>
          <w:lang w:val="en-GB"/>
        </w:rPr>
        <w:t xml:space="preserve"> required to maintain the food safety management system and ensure the release of safe products.</w:t>
      </w:r>
    </w:p>
    <w:p w14:paraId="3BADF5C7" w14:textId="77777777" w:rsidR="00AF4AFF" w:rsidRPr="00AF4AFF" w:rsidRDefault="00AF4AFF" w:rsidP="00AF4AFF">
      <w:pPr>
        <w:rPr>
          <w:rFonts w:ascii="Calibri" w:hAnsi="Calibri" w:cs="Arial"/>
          <w:color w:val="auto"/>
          <w:sz w:val="24"/>
          <w:szCs w:val="24"/>
          <w:lang w:val="en-GB"/>
        </w:rPr>
      </w:pPr>
    </w:p>
    <w:p w14:paraId="1BBAA438" w14:textId="26266B9C" w:rsidR="00AF4AFF" w:rsidRPr="00AF4AFF" w:rsidRDefault="00AF4AFF" w:rsidP="00AF4AFF">
      <w:pPr>
        <w:rPr>
          <w:rFonts w:ascii="Calibri" w:hAnsi="Calibri" w:cs="Arial"/>
          <w:color w:val="auto"/>
          <w:sz w:val="24"/>
          <w:szCs w:val="24"/>
          <w:lang w:val="en-GB"/>
        </w:rPr>
      </w:pPr>
      <w:r w:rsidRPr="00AF4AFF">
        <w:rPr>
          <w:rFonts w:ascii="Calibri" w:hAnsi="Calibri"/>
          <w:color w:val="auto"/>
          <w:sz w:val="24"/>
          <w:szCs w:val="24"/>
          <w:lang w:val="en-GB"/>
        </w:rPr>
        <w:t xml:space="preserve">The establishment of </w:t>
      </w:r>
      <w:r w:rsidR="009C21A3">
        <w:rPr>
          <w:rFonts w:ascii="Calibri" w:hAnsi="Calibri"/>
          <w:color w:val="auto"/>
          <w:sz w:val="24"/>
          <w:szCs w:val="24"/>
          <w:lang w:val="en-GB"/>
        </w:rPr>
        <w:t xml:space="preserve">the </w:t>
      </w:r>
      <w:r w:rsidRPr="00AF4AFF">
        <w:rPr>
          <w:rFonts w:ascii="Calibri" w:hAnsi="Calibri"/>
          <w:color w:val="auto"/>
          <w:sz w:val="24"/>
          <w:szCs w:val="24"/>
          <w:lang w:val="en-GB"/>
        </w:rPr>
        <w:t xml:space="preserve">HACCP plan, </w:t>
      </w:r>
      <w:r w:rsidRPr="00AF4AFF">
        <w:rPr>
          <w:rFonts w:ascii="Calibri" w:hAnsi="Calibri" w:cs="Arial"/>
          <w:color w:val="auto"/>
          <w:sz w:val="24"/>
          <w:szCs w:val="24"/>
          <w:lang w:val="en-GB"/>
        </w:rPr>
        <w:t>monitoring procedures, critical control points, control limits, corrections</w:t>
      </w:r>
      <w:r w:rsidR="009C21A3">
        <w:rPr>
          <w:rFonts w:ascii="Calibri" w:hAnsi="Calibri" w:cs="Arial"/>
          <w:color w:val="auto"/>
          <w:sz w:val="24"/>
          <w:szCs w:val="24"/>
          <w:lang w:val="en-GB"/>
        </w:rPr>
        <w:t>,</w:t>
      </w:r>
      <w:r w:rsidRPr="00AF4AFF">
        <w:rPr>
          <w:rFonts w:ascii="Calibri" w:hAnsi="Calibri" w:cs="Arial"/>
          <w:color w:val="auto"/>
          <w:sz w:val="24"/>
          <w:szCs w:val="24"/>
          <w:lang w:val="en-GB"/>
        </w:rPr>
        <w:t xml:space="preserve"> and corrective actions are documented in the HACCP Manual.</w:t>
      </w:r>
    </w:p>
    <w:p w14:paraId="623AB269" w14:textId="77777777" w:rsidR="00AF4AFF" w:rsidRPr="00AF4AFF" w:rsidRDefault="00AF4AFF" w:rsidP="00AF4AFF">
      <w:pPr>
        <w:tabs>
          <w:tab w:val="center" w:pos="4513"/>
          <w:tab w:val="right" w:pos="9026"/>
        </w:tabs>
        <w:rPr>
          <w:rFonts w:ascii="Calibri" w:hAnsi="Calibri" w:cs="Arial"/>
          <w:color w:val="auto"/>
          <w:sz w:val="24"/>
          <w:szCs w:val="24"/>
          <w:lang w:val="en-GB"/>
        </w:rPr>
      </w:pPr>
    </w:p>
    <w:p w14:paraId="00DB5D96" w14:textId="77777777" w:rsidR="00AF4AFF" w:rsidRPr="00AF4AFF" w:rsidRDefault="00AF4AFF" w:rsidP="00AF4AFF">
      <w:pPr>
        <w:tabs>
          <w:tab w:val="center" w:pos="4513"/>
          <w:tab w:val="right" w:pos="9026"/>
        </w:tabs>
        <w:rPr>
          <w:rFonts w:ascii="Calibri" w:hAnsi="Calibri" w:cs="Arial"/>
          <w:color w:val="auto"/>
          <w:sz w:val="24"/>
          <w:szCs w:val="24"/>
          <w:lang w:val="en-GB"/>
        </w:rPr>
      </w:pPr>
      <w:r w:rsidRPr="00AF4AFF">
        <w:rPr>
          <w:rFonts w:ascii="Calibri" w:hAnsi="Calibri" w:cs="Arial"/>
          <w:color w:val="auto"/>
          <w:sz w:val="24"/>
          <w:szCs w:val="24"/>
          <w:lang w:val="en-GB"/>
        </w:rPr>
        <w:t xml:space="preserve">The experience, qualifications and training of authorized personnel engaged in monitoring, measurement or analysis is documented in their personnel and training file. </w:t>
      </w:r>
    </w:p>
    <w:p w14:paraId="7AA1E522" w14:textId="77777777" w:rsidR="00AF4AFF" w:rsidRPr="00AF4AFF" w:rsidRDefault="00AF4AFF" w:rsidP="00AF4AFF">
      <w:pPr>
        <w:tabs>
          <w:tab w:val="center" w:pos="4513"/>
          <w:tab w:val="right" w:pos="9026"/>
        </w:tabs>
        <w:rPr>
          <w:rFonts w:ascii="Calibri" w:hAnsi="Calibri" w:cs="Arial"/>
          <w:color w:val="auto"/>
          <w:sz w:val="24"/>
          <w:szCs w:val="24"/>
          <w:lang w:val="en-GB"/>
        </w:rPr>
      </w:pPr>
    </w:p>
    <w:p w14:paraId="2FE0388C" w14:textId="77777777" w:rsidR="00AF4AFF" w:rsidRPr="00AF4AFF" w:rsidRDefault="00AF4AFF" w:rsidP="00AF4AFF">
      <w:pPr>
        <w:tabs>
          <w:tab w:val="center" w:pos="4513"/>
          <w:tab w:val="right" w:pos="9026"/>
        </w:tabs>
        <w:rPr>
          <w:rFonts w:ascii="Calibri" w:hAnsi="Calibri" w:cs="Arial"/>
          <w:color w:val="auto"/>
          <w:sz w:val="24"/>
          <w:szCs w:val="24"/>
          <w:lang w:val="en-GB"/>
        </w:rPr>
      </w:pPr>
      <w:r w:rsidRPr="00AF4AFF">
        <w:rPr>
          <w:rFonts w:ascii="Calibri" w:hAnsi="Calibri" w:cs="Arial"/>
          <w:color w:val="auto"/>
          <w:sz w:val="24"/>
          <w:szCs w:val="24"/>
          <w:lang w:val="en-GB"/>
        </w:rPr>
        <w:t xml:space="preserve">All test results are recorded as evidence of conformity with the appropriate acceptance criteria. </w:t>
      </w:r>
    </w:p>
    <w:p w14:paraId="30C03082" w14:textId="77777777" w:rsidR="00AF4AFF" w:rsidRPr="00AF4AFF" w:rsidRDefault="00AF4AFF" w:rsidP="00AF4AFF">
      <w:pPr>
        <w:rPr>
          <w:rFonts w:ascii="Calibri" w:hAnsi="Calibri" w:cs="Arial"/>
          <w:bCs/>
          <w:color w:val="auto"/>
          <w:sz w:val="24"/>
          <w:szCs w:val="24"/>
          <w:lang w:val="en-GB"/>
        </w:rPr>
      </w:pPr>
    </w:p>
    <w:p w14:paraId="5811C417" w14:textId="5CF0879E" w:rsidR="00AF4AFF" w:rsidRPr="00AF4AFF" w:rsidRDefault="00AF4AFF" w:rsidP="00AF4AFF">
      <w:pPr>
        <w:rPr>
          <w:rFonts w:ascii="Calibri" w:hAnsi="Calibri"/>
          <w:color w:val="auto"/>
          <w:sz w:val="24"/>
          <w:szCs w:val="24"/>
          <w:lang w:val="en-GB"/>
        </w:rPr>
      </w:pPr>
      <w:r w:rsidRPr="00AF4AFF">
        <w:rPr>
          <w:rFonts w:ascii="Calibri" w:hAnsi="Calibri" w:cs="Arial"/>
          <w:bCs/>
          <w:color w:val="auto"/>
          <w:sz w:val="24"/>
          <w:szCs w:val="24"/>
          <w:lang w:val="en-GB"/>
        </w:rPr>
        <w:lastRenderedPageBreak/>
        <w:t>Product</w:t>
      </w:r>
      <w:r w:rsidRPr="00AF4AFF">
        <w:rPr>
          <w:rFonts w:ascii="Calibri" w:hAnsi="Calibri" w:cs="Arial"/>
          <w:color w:val="auto"/>
          <w:sz w:val="24"/>
          <w:szCs w:val="24"/>
          <w:lang w:val="en-GB"/>
        </w:rPr>
        <w:t xml:space="preserve"> characteristics are monitored, measured, and </w:t>
      </w:r>
      <w:r w:rsidR="00CD54D3" w:rsidRPr="00AF4AFF">
        <w:rPr>
          <w:rFonts w:ascii="Calibri" w:hAnsi="Calibri" w:cs="Arial"/>
          <w:color w:val="auto"/>
          <w:sz w:val="24"/>
          <w:szCs w:val="24"/>
          <w:lang w:val="en-GB"/>
        </w:rPr>
        <w:t>analy</w:t>
      </w:r>
      <w:r w:rsidR="00CD54D3">
        <w:rPr>
          <w:rFonts w:ascii="Calibri" w:hAnsi="Calibri" w:cs="Arial"/>
          <w:color w:val="auto"/>
          <w:sz w:val="24"/>
          <w:szCs w:val="24"/>
          <w:lang w:val="en-GB"/>
        </w:rPr>
        <w:t>s</w:t>
      </w:r>
      <w:r w:rsidR="00CD54D3" w:rsidRPr="00AF4AFF">
        <w:rPr>
          <w:rFonts w:ascii="Calibri" w:hAnsi="Calibri" w:cs="Arial"/>
          <w:color w:val="auto"/>
          <w:sz w:val="24"/>
          <w:szCs w:val="24"/>
          <w:lang w:val="en-GB"/>
        </w:rPr>
        <w:t>ed</w:t>
      </w:r>
      <w:r w:rsidRPr="00AF4AFF">
        <w:rPr>
          <w:rFonts w:ascii="Calibri" w:hAnsi="Calibri" w:cs="Arial"/>
          <w:color w:val="auto"/>
          <w:sz w:val="24"/>
          <w:szCs w:val="24"/>
          <w:lang w:val="en-GB"/>
        </w:rPr>
        <w:t xml:space="preserve"> to ensure compliance with legislation, customer specifications and any additional regulatory requirements. Key chemical, microbiological and physical parameters are specified</w:t>
      </w:r>
      <w:r w:rsidR="00E6795C">
        <w:rPr>
          <w:rFonts w:ascii="Calibri" w:hAnsi="Calibri" w:cs="Arial"/>
          <w:color w:val="auto"/>
          <w:sz w:val="24"/>
          <w:szCs w:val="24"/>
          <w:lang w:val="en-GB"/>
        </w:rPr>
        <w:t>,</w:t>
      </w:r>
      <w:r w:rsidRPr="00AF4AFF">
        <w:rPr>
          <w:rFonts w:ascii="Calibri" w:hAnsi="Calibri" w:cs="Arial"/>
          <w:color w:val="auto"/>
          <w:sz w:val="24"/>
          <w:szCs w:val="24"/>
          <w:lang w:val="en-GB"/>
        </w:rPr>
        <w:t xml:space="preserve"> such as size, weight, and acceptable bacteria levels.</w:t>
      </w:r>
      <w:r w:rsidRPr="00AF4AFF">
        <w:rPr>
          <w:rFonts w:ascii="Calibri" w:hAnsi="Calibri"/>
          <w:color w:val="auto"/>
          <w:sz w:val="24"/>
          <w:szCs w:val="24"/>
          <w:lang w:val="en-GB"/>
        </w:rPr>
        <w:t xml:space="preserve"> </w:t>
      </w:r>
    </w:p>
    <w:p w14:paraId="3C9C9088" w14:textId="77777777" w:rsidR="00AF4AFF" w:rsidRPr="00AF4AFF" w:rsidRDefault="00AF4AFF" w:rsidP="00AF4AFF">
      <w:pPr>
        <w:rPr>
          <w:rFonts w:ascii="Calibri" w:hAnsi="Calibri"/>
          <w:color w:val="auto"/>
          <w:sz w:val="24"/>
          <w:szCs w:val="24"/>
          <w:lang w:val="en-GB"/>
        </w:rPr>
      </w:pPr>
    </w:p>
    <w:p w14:paraId="07E47C1D" w14:textId="1B58CD61" w:rsidR="00AF4AFF" w:rsidRPr="0093572F" w:rsidRDefault="0093572F" w:rsidP="00AF4AFF">
      <w:pPr>
        <w:rPr>
          <w:rFonts w:ascii="Calibri" w:hAnsi="Calibri" w:cs="Arial"/>
          <w:color w:val="auto"/>
          <w:sz w:val="24"/>
          <w:szCs w:val="24"/>
          <w:lang w:val="en-GB"/>
        </w:rPr>
      </w:pPr>
      <w:r w:rsidRPr="0093572F">
        <w:rPr>
          <w:rFonts w:ascii="Calibri" w:hAnsi="Calibri" w:cs="Arial"/>
          <w:color w:val="auto"/>
          <w:sz w:val="24"/>
          <w:szCs w:val="24"/>
          <w:lang w:val="en-GB"/>
        </w:rPr>
        <w:t>All test and inspection results are recorded and reviewed. Routine shelf-life assessment is conducted through chemical, microbiological, and sensory analysis to ensure the product meets the specifications outlined in its product criteria. The recorded data and results confirm that the product maintains its quality and safety for at least the indicated shelf life.</w:t>
      </w:r>
    </w:p>
    <w:p w14:paraId="637A14A3" w14:textId="1705CC57" w:rsidR="00AF4AFF" w:rsidRPr="00AF4AFF" w:rsidRDefault="00AF4AFF" w:rsidP="00AF4AFF">
      <w:pPr>
        <w:rPr>
          <w:rFonts w:ascii="Calibri" w:hAnsi="Calibri" w:cs="Arial"/>
          <w:color w:val="auto"/>
          <w:sz w:val="24"/>
          <w:szCs w:val="24"/>
          <w:lang w:val="en-GB"/>
        </w:rPr>
      </w:pPr>
      <w:r w:rsidRPr="00AF4AFF">
        <w:rPr>
          <w:rFonts w:ascii="Calibri" w:hAnsi="Calibri"/>
          <w:color w:val="auto"/>
          <w:sz w:val="24"/>
          <w:szCs w:val="24"/>
          <w:lang w:val="en-GB"/>
        </w:rPr>
        <w:t>The Corrective Action to be taken when results are unsatisfactory or adverse trends are identified</w:t>
      </w:r>
      <w:r w:rsidRPr="00AF4AFF">
        <w:rPr>
          <w:rFonts w:ascii="Calibri" w:hAnsi="Calibri" w:cs="Arial"/>
          <w:color w:val="auto"/>
          <w:sz w:val="24"/>
          <w:szCs w:val="24"/>
          <w:lang w:val="en-GB"/>
        </w:rPr>
        <w:t xml:space="preserve"> in Food Safety Plans and are recorded. Statistical techniques are used to monitor process capability for example in product weight control.</w:t>
      </w:r>
    </w:p>
    <w:p w14:paraId="5D76A294" w14:textId="77777777" w:rsidR="00AF4AFF" w:rsidRPr="00AF4AFF" w:rsidRDefault="00AF4AFF" w:rsidP="00AF4AFF">
      <w:pPr>
        <w:rPr>
          <w:rFonts w:ascii="Calibri" w:hAnsi="Calibri" w:cs="Arial"/>
          <w:color w:val="auto"/>
          <w:sz w:val="24"/>
          <w:szCs w:val="24"/>
          <w:lang w:val="en-GB"/>
        </w:rPr>
      </w:pPr>
    </w:p>
    <w:p w14:paraId="0460F28A" w14:textId="5C9CD75D" w:rsidR="00AF4AFF" w:rsidRDefault="00151062" w:rsidP="00AF4AFF">
      <w:pPr>
        <w:rPr>
          <w:rFonts w:ascii="Calibri" w:hAnsi="Calibri" w:cs="Arial"/>
          <w:color w:val="auto"/>
          <w:sz w:val="24"/>
          <w:szCs w:val="24"/>
          <w:lang w:val="en-GB"/>
        </w:rPr>
      </w:pPr>
      <w:r w:rsidRPr="00151062">
        <w:rPr>
          <w:rFonts w:ascii="Calibri" w:hAnsi="Calibri" w:cs="Arial"/>
          <w:color w:val="auto"/>
          <w:sz w:val="24"/>
          <w:szCs w:val="24"/>
          <w:lang w:val="en-GB"/>
        </w:rPr>
        <w:t>A product is released to the customer only after authorized management confirms that it meets all acceptance criteria outlined in the Food Safety Plans and Customer Specifications. Once all criteria are met, an authorized team member completes and verifies the necessary documentation to confirm the product's release and authorization for dispatch. If the product does not meet the acceptance criteria, dispatch does not proceed. Instead, a Non-Conformance Notification is issued, the product is quarantined, and corrective actions are taken to resolve the issue.</w:t>
      </w:r>
    </w:p>
    <w:p w14:paraId="58B0925F" w14:textId="77777777" w:rsidR="00151062" w:rsidRPr="00AF4AFF" w:rsidRDefault="00151062" w:rsidP="00AF4AFF">
      <w:pPr>
        <w:rPr>
          <w:rFonts w:ascii="Calibri" w:hAnsi="Calibri" w:cs="Arial"/>
          <w:color w:val="auto"/>
          <w:sz w:val="24"/>
          <w:szCs w:val="24"/>
          <w:lang w:val="en-GB"/>
        </w:rPr>
      </w:pPr>
    </w:p>
    <w:p w14:paraId="1645428C" w14:textId="4174AEBA" w:rsidR="00AF4AFF" w:rsidRPr="00AF4AFF" w:rsidRDefault="00AF4AFF" w:rsidP="00AF4AFF">
      <w:pPr>
        <w:rPr>
          <w:rFonts w:ascii="Calibri" w:hAnsi="Calibri" w:cs="Arial"/>
          <w:color w:val="auto"/>
          <w:sz w:val="24"/>
          <w:szCs w:val="24"/>
          <w:lang w:val="en-GB"/>
        </w:rPr>
      </w:pPr>
      <w:r w:rsidRPr="00AF4AFF">
        <w:rPr>
          <w:rFonts w:ascii="Calibri" w:hAnsi="Calibri" w:cs="Arial"/>
          <w:color w:val="auto"/>
          <w:sz w:val="24"/>
          <w:szCs w:val="24"/>
          <w:lang w:val="en-GB"/>
        </w:rPr>
        <w:t xml:space="preserve">Monitoring, measurement, and analysis data are </w:t>
      </w:r>
      <w:commentRangeStart w:id="0"/>
      <w:del w:id="1" w:author="Penny Patterson" w:date="2026-02-11T13:46:00Z" w16du:dateUtc="2026-02-11T18:46:00Z">
        <w:r w:rsidRPr="00AF4AFF" w:rsidDel="000D153A">
          <w:rPr>
            <w:rFonts w:ascii="Calibri" w:hAnsi="Calibri" w:cs="Arial"/>
            <w:color w:val="auto"/>
            <w:sz w:val="24"/>
            <w:szCs w:val="24"/>
            <w:lang w:val="en-GB"/>
          </w:rPr>
          <w:delText>continuously</w:delText>
        </w:r>
        <w:commentRangeEnd w:id="0"/>
        <w:r w:rsidR="00F247E5" w:rsidRPr="00AF4AFF" w:rsidDel="000D153A">
          <w:rPr>
            <w:rStyle w:val="CommentReference"/>
            <w:rFonts w:ascii="Calibri" w:hAnsi="Calibri" w:cs="Arial"/>
            <w:color w:val="auto"/>
            <w:sz w:val="24"/>
            <w:szCs w:val="24"/>
            <w:lang w:val="en-GB"/>
          </w:rPr>
          <w:commentReference w:id="0"/>
        </w:r>
        <w:r w:rsidRPr="00AF4AFF" w:rsidDel="000D153A">
          <w:rPr>
            <w:rFonts w:ascii="Calibri" w:hAnsi="Calibri" w:cs="Arial"/>
            <w:color w:val="auto"/>
            <w:sz w:val="24"/>
            <w:szCs w:val="24"/>
            <w:lang w:val="en-GB"/>
          </w:rPr>
          <w:delText xml:space="preserve"> </w:delText>
        </w:r>
      </w:del>
      <w:r w:rsidRPr="00AF4AFF">
        <w:rPr>
          <w:rFonts w:ascii="Calibri" w:hAnsi="Calibri" w:cs="Arial"/>
          <w:color w:val="auto"/>
          <w:sz w:val="24"/>
          <w:szCs w:val="24"/>
          <w:lang w:val="en-GB"/>
        </w:rPr>
        <w:t>reviewed to validate the effectiveness of controls applied to the production processes.</w:t>
      </w:r>
    </w:p>
    <w:p w14:paraId="7A16A0FD" w14:textId="77777777" w:rsidR="00AF4AFF" w:rsidRPr="00AF4AFF" w:rsidRDefault="00AF4AFF" w:rsidP="00AF4AFF">
      <w:pPr>
        <w:rPr>
          <w:rFonts w:ascii="Calibri" w:hAnsi="Calibri" w:cs="Arial"/>
          <w:color w:val="auto"/>
          <w:sz w:val="24"/>
          <w:szCs w:val="24"/>
          <w:lang w:val="en-GB"/>
        </w:rPr>
      </w:pPr>
    </w:p>
    <w:p w14:paraId="512B0996" w14:textId="77777777" w:rsidR="00AF4AFF" w:rsidRPr="00AF4AFF" w:rsidRDefault="00AF4AFF" w:rsidP="00AF4AFF">
      <w:pPr>
        <w:rPr>
          <w:rFonts w:ascii="Calibri" w:hAnsi="Calibri" w:cs="Arial"/>
          <w:color w:val="auto"/>
          <w:sz w:val="24"/>
          <w:szCs w:val="24"/>
          <w:lang w:val="en-GB"/>
        </w:rPr>
      </w:pPr>
      <w:r w:rsidRPr="00AF4AFF">
        <w:rPr>
          <w:rFonts w:ascii="Calibri" w:hAnsi="Calibri" w:cs="Arial"/>
          <w:color w:val="auto"/>
          <w:sz w:val="24"/>
          <w:szCs w:val="24"/>
          <w:lang w:val="en-GB"/>
        </w:rPr>
        <w:t>Company approved third party laboratories are used for more specialized analysis.</w:t>
      </w:r>
    </w:p>
    <w:p w14:paraId="26BBE4E6" w14:textId="77777777" w:rsidR="00AF4AFF" w:rsidRPr="00AF4AFF" w:rsidRDefault="00AF4AFF" w:rsidP="00AF4AFF">
      <w:pPr>
        <w:rPr>
          <w:rFonts w:ascii="Calibri" w:hAnsi="Calibri" w:cs="Arial"/>
          <w:color w:val="auto"/>
          <w:sz w:val="24"/>
          <w:szCs w:val="24"/>
          <w:lang w:val="en-GB"/>
        </w:rPr>
      </w:pPr>
    </w:p>
    <w:p w14:paraId="3E9CAD43" w14:textId="77777777" w:rsidR="00AF4AFF" w:rsidRPr="00AF4AFF" w:rsidRDefault="00AF4AFF" w:rsidP="00AF4AFF">
      <w:pPr>
        <w:keepNext/>
        <w:outlineLvl w:val="2"/>
        <w:rPr>
          <w:rFonts w:ascii="Calibri" w:hAnsi="Calibri"/>
          <w:color w:val="auto"/>
          <w:sz w:val="24"/>
          <w:szCs w:val="24"/>
          <w:u w:val="single"/>
          <w:lang w:val="en-GB"/>
        </w:rPr>
      </w:pPr>
    </w:p>
    <w:p w14:paraId="3AC49693" w14:textId="77777777" w:rsidR="00B61B6A" w:rsidRPr="002A7B01" w:rsidRDefault="00B61B6A" w:rsidP="00B61B6A">
      <w:pPr>
        <w:autoSpaceDE w:val="0"/>
        <w:autoSpaceDN w:val="0"/>
        <w:adjustRightInd w:val="0"/>
        <w:rPr>
          <w:rFonts w:asciiTheme="minorHAnsi" w:hAnsiTheme="minorHAnsi" w:cstheme="minorHAnsi"/>
          <w:sz w:val="24"/>
          <w:szCs w:val="24"/>
          <w:u w:val="single"/>
        </w:rPr>
      </w:pPr>
      <w:r w:rsidRPr="002A7B01">
        <w:rPr>
          <w:rFonts w:asciiTheme="minorHAnsi" w:hAnsiTheme="minorHAnsi" w:cstheme="minorHAnsi"/>
          <w:b/>
          <w:sz w:val="24"/>
          <w:szCs w:val="24"/>
          <w:u w:val="single"/>
        </w:rPr>
        <w:t>DOCUMENT HISTORY</w:t>
      </w:r>
      <w:r w:rsidRPr="002A7B01">
        <w:rPr>
          <w:rFonts w:asciiTheme="minorHAnsi" w:hAnsiTheme="minorHAnsi" w:cstheme="minorHAnsi"/>
          <w:sz w:val="24"/>
          <w:szCs w:val="24"/>
          <w:u w:val="single"/>
        </w:rPr>
        <w:t xml:space="preserve"> </w:t>
      </w:r>
    </w:p>
    <w:p w14:paraId="22D15CD9" w14:textId="77777777" w:rsidR="00B61B6A" w:rsidRPr="002A7B01" w:rsidRDefault="00B61B6A" w:rsidP="00B61B6A">
      <w:pPr>
        <w:autoSpaceDE w:val="0"/>
        <w:autoSpaceDN w:val="0"/>
        <w:adjustRightInd w:val="0"/>
        <w:rPr>
          <w:rFonts w:asciiTheme="minorHAnsi" w:hAnsiTheme="minorHAnsi" w:cstheme="minorHAnsi"/>
          <w:sz w:val="24"/>
          <w:szCs w:val="24"/>
        </w:rPr>
      </w:pPr>
      <w:r w:rsidRPr="002A7B01">
        <w:rPr>
          <w:rFonts w:asciiTheme="minorHAnsi" w:hAnsiTheme="minorHAnsi" w:cstheme="minorHAnsi"/>
          <w:sz w:val="24"/>
          <w:szCs w:val="24"/>
        </w:rPr>
        <w:t xml:space="preserve">NOTE: Only record </w:t>
      </w:r>
      <w:r w:rsidRPr="002A7B01">
        <w:rPr>
          <w:rFonts w:asciiTheme="minorHAnsi" w:hAnsiTheme="minorHAnsi" w:cstheme="minorHAnsi"/>
          <w:i/>
          <w:sz w:val="24"/>
          <w:szCs w:val="24"/>
        </w:rPr>
        <w:t>revisions</w:t>
      </w:r>
      <w:r w:rsidRPr="002A7B01">
        <w:rPr>
          <w:rFonts w:asciiTheme="minorHAnsi" w:hAnsiTheme="minorHAnsi" w:cstheme="minorHAnsi"/>
          <w:sz w:val="24"/>
          <w:szCs w:val="24"/>
        </w:rPr>
        <w:t xml:space="preserve"> to this document. </w:t>
      </w:r>
      <w:r w:rsidRPr="002A7B01">
        <w:rPr>
          <w:rFonts w:asciiTheme="minorHAnsi" w:hAnsiTheme="minorHAnsi" w:cstheme="minorHAnsi"/>
          <w:i/>
          <w:sz w:val="24"/>
          <w:szCs w:val="24"/>
        </w:rPr>
        <w:t>Reviews</w:t>
      </w:r>
      <w:r w:rsidRPr="002A7B01">
        <w:rPr>
          <w:rFonts w:asciiTheme="minorHAnsi" w:hAnsiTheme="minorHAnsi" w:cstheme="minorHAnsi"/>
          <w:sz w:val="24"/>
          <w:szCs w:val="24"/>
        </w:rPr>
        <w:t xml:space="preserve"> are recorded only in the central Document Register.</w:t>
      </w:r>
    </w:p>
    <w:p w14:paraId="54E3A355" w14:textId="77777777" w:rsidR="00B61B6A" w:rsidRPr="002A7B01" w:rsidRDefault="00B61B6A" w:rsidP="00B61B6A">
      <w:pPr>
        <w:autoSpaceDE w:val="0"/>
        <w:autoSpaceDN w:val="0"/>
        <w:adjustRightInd w:val="0"/>
        <w:rPr>
          <w:rFonts w:asciiTheme="minorHAnsi" w:hAnsiTheme="minorHAnsi" w:cstheme="minorHAnsi"/>
          <w:sz w:val="24"/>
          <w:szCs w:val="24"/>
        </w:rPr>
      </w:pPr>
    </w:p>
    <w:p w14:paraId="3BFDDE0E" w14:textId="77777777" w:rsidR="00B61B6A" w:rsidRDefault="00B61B6A" w:rsidP="00B61B6A">
      <w:pPr>
        <w:rPr>
          <w:rFonts w:asciiTheme="minorHAnsi" w:hAnsiTheme="minorHAnsi" w:cstheme="minorHAnsi"/>
          <w:b/>
          <w:sz w:val="24"/>
          <w:szCs w:val="24"/>
          <w:u w:val="single"/>
        </w:rPr>
      </w:pPr>
      <w:r w:rsidRPr="002A7B01">
        <w:rPr>
          <w:rFonts w:asciiTheme="minorHAnsi" w:hAnsiTheme="minorHAnsi" w:cstheme="minorHAnsi"/>
          <w:b/>
          <w:sz w:val="24"/>
          <w:szCs w:val="24"/>
          <w:u w:val="single"/>
        </w:rPr>
        <w:t xml:space="preserve">REFERENCES </w:t>
      </w:r>
    </w:p>
    <w:p w14:paraId="19D9D99A" w14:textId="2999F4AC" w:rsidR="00C52663" w:rsidRPr="00B61B6A" w:rsidRDefault="00B61B6A" w:rsidP="00B61B6A">
      <w:pPr>
        <w:rPr>
          <w:rFonts w:asciiTheme="minorHAnsi" w:hAnsiTheme="minorHAnsi" w:cstheme="minorHAnsi"/>
          <w:color w:val="auto"/>
          <w:sz w:val="24"/>
          <w:szCs w:val="24"/>
          <w:lang w:val="en-GB"/>
        </w:rPr>
      </w:pPr>
      <w:r w:rsidRPr="00137CA6">
        <w:rPr>
          <w:rFonts w:ascii="Calibri" w:hAnsi="Calibri" w:cs="Calibri"/>
          <w:sz w:val="24"/>
          <w:szCs w:val="24"/>
        </w:rPr>
        <w:t>SQF Fundamentals for Manufacturing - Intermediate EDITION 1.1</w:t>
      </w:r>
      <w:r w:rsidRPr="002A7B01">
        <w:rPr>
          <w:rFonts w:asciiTheme="minorHAnsi" w:hAnsiTheme="minorHAnsi" w:cstheme="minorHAnsi"/>
          <w:sz w:val="24"/>
          <w:szCs w:val="24"/>
        </w:rPr>
        <w:t>/ 2</w:t>
      </w:r>
      <w:r>
        <w:rPr>
          <w:rFonts w:asciiTheme="minorHAnsi" w:hAnsiTheme="minorHAnsi" w:cstheme="minorHAnsi"/>
          <w:sz w:val="24"/>
          <w:szCs w:val="24"/>
        </w:rPr>
        <w:t>.4</w:t>
      </w:r>
      <w:r w:rsidRPr="006F689B">
        <w:rPr>
          <w:rFonts w:asciiTheme="minorHAnsi" w:hAnsiTheme="minorHAnsi" w:cstheme="minorHAnsi"/>
          <w:sz w:val="24"/>
          <w:szCs w:val="24"/>
        </w:rPr>
        <w:t xml:space="preserve"> </w:t>
      </w:r>
      <w:r>
        <w:rPr>
          <w:rFonts w:asciiTheme="minorHAnsi" w:hAnsiTheme="minorHAnsi" w:cstheme="minorHAnsi"/>
          <w:sz w:val="24"/>
          <w:szCs w:val="24"/>
        </w:rPr>
        <w:t>Food Safety System</w:t>
      </w:r>
    </w:p>
    <w:p w14:paraId="5313FCCC" w14:textId="77777777" w:rsidR="00C52663" w:rsidRPr="00AF4AFF" w:rsidRDefault="00C52663" w:rsidP="00AF4AFF">
      <w:pPr>
        <w:rPr>
          <w:rFonts w:ascii="Calibri" w:hAnsi="Calibri" w:cs="Arial"/>
          <w:color w:val="auto"/>
          <w:sz w:val="24"/>
          <w:szCs w:val="24"/>
          <w:lang w:val="en-GB"/>
        </w:rPr>
      </w:pPr>
    </w:p>
    <w:p w14:paraId="57DC41FE" w14:textId="77777777" w:rsidR="00512A52" w:rsidRDefault="00512A52" w:rsidP="00AF4AFF"/>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9A10B5" w:rsidRPr="005016DC" w14:paraId="5289B58B" w14:textId="77777777">
        <w:tc>
          <w:tcPr>
            <w:tcW w:w="1722" w:type="dxa"/>
          </w:tcPr>
          <w:p w14:paraId="1938AC3A" w14:textId="77777777" w:rsidR="009A10B5" w:rsidRPr="00904752" w:rsidRDefault="009A10B5">
            <w:pPr>
              <w:jc w:val="center"/>
              <w:rPr>
                <w:rFonts w:ascii="Calibri" w:hAnsi="Calibri"/>
                <w:sz w:val="22"/>
                <w:szCs w:val="22"/>
              </w:rPr>
            </w:pPr>
            <w:r w:rsidRPr="00904752">
              <w:rPr>
                <w:rFonts w:ascii="Calibri" w:hAnsi="Calibri"/>
                <w:sz w:val="22"/>
                <w:szCs w:val="22"/>
              </w:rPr>
              <w:t>Revision Date = Version #</w:t>
            </w:r>
          </w:p>
        </w:tc>
        <w:tc>
          <w:tcPr>
            <w:tcW w:w="8208" w:type="dxa"/>
          </w:tcPr>
          <w:p w14:paraId="2E33FB72" w14:textId="77777777" w:rsidR="009A10B5" w:rsidRPr="00904752" w:rsidRDefault="009A10B5">
            <w:pPr>
              <w:jc w:val="center"/>
              <w:rPr>
                <w:rFonts w:ascii="Calibri" w:hAnsi="Calibri"/>
                <w:sz w:val="22"/>
                <w:szCs w:val="22"/>
              </w:rPr>
            </w:pPr>
          </w:p>
          <w:p w14:paraId="1B421E1B" w14:textId="77777777" w:rsidR="009A10B5" w:rsidRPr="00904752" w:rsidRDefault="009A10B5">
            <w:pPr>
              <w:jc w:val="center"/>
              <w:rPr>
                <w:rFonts w:ascii="Calibri" w:hAnsi="Calibri"/>
                <w:sz w:val="22"/>
                <w:szCs w:val="22"/>
              </w:rPr>
            </w:pPr>
            <w:r w:rsidRPr="00904752">
              <w:rPr>
                <w:rFonts w:ascii="Calibri" w:hAnsi="Calibri"/>
                <w:sz w:val="22"/>
                <w:szCs w:val="22"/>
              </w:rPr>
              <w:t>Changes</w:t>
            </w:r>
          </w:p>
        </w:tc>
      </w:tr>
      <w:tr w:rsidR="009A10B5" w:rsidRPr="005016DC" w14:paraId="6ED97A06" w14:textId="77777777">
        <w:tc>
          <w:tcPr>
            <w:tcW w:w="1722" w:type="dxa"/>
          </w:tcPr>
          <w:p w14:paraId="08067722" w14:textId="197DE896" w:rsidR="009A10B5" w:rsidRPr="00904752" w:rsidRDefault="009A10B5">
            <w:pPr>
              <w:jc w:val="center"/>
              <w:rPr>
                <w:rFonts w:ascii="Calibri" w:hAnsi="Calibri"/>
                <w:sz w:val="22"/>
                <w:szCs w:val="22"/>
              </w:rPr>
            </w:pPr>
            <w:r>
              <w:rPr>
                <w:rFonts w:ascii="Calibri" w:hAnsi="Calibri"/>
                <w:sz w:val="22"/>
                <w:szCs w:val="22"/>
              </w:rPr>
              <w:t>2025-03-1</w:t>
            </w:r>
            <w:r w:rsidR="00C52663">
              <w:rPr>
                <w:rFonts w:ascii="Calibri" w:hAnsi="Calibri"/>
                <w:sz w:val="22"/>
                <w:szCs w:val="22"/>
              </w:rPr>
              <w:t>8</w:t>
            </w:r>
          </w:p>
        </w:tc>
        <w:tc>
          <w:tcPr>
            <w:tcW w:w="8208" w:type="dxa"/>
          </w:tcPr>
          <w:p w14:paraId="7B14FA76" w14:textId="77777777" w:rsidR="009A10B5" w:rsidRPr="00904752" w:rsidRDefault="009A10B5">
            <w:pPr>
              <w:rPr>
                <w:rFonts w:ascii="Calibri" w:hAnsi="Calibri"/>
                <w:sz w:val="22"/>
                <w:szCs w:val="22"/>
              </w:rPr>
            </w:pPr>
            <w:r w:rsidRPr="00904752">
              <w:rPr>
                <w:rFonts w:ascii="Calibri" w:hAnsi="Calibri"/>
                <w:sz w:val="22"/>
                <w:szCs w:val="22"/>
              </w:rPr>
              <w:t>New program.</w:t>
            </w:r>
          </w:p>
        </w:tc>
      </w:tr>
      <w:tr w:rsidR="009A10B5" w:rsidRPr="005016DC" w14:paraId="5F5CA7A7" w14:textId="77777777">
        <w:trPr>
          <w:trHeight w:val="224"/>
        </w:trPr>
        <w:tc>
          <w:tcPr>
            <w:tcW w:w="1722" w:type="dxa"/>
          </w:tcPr>
          <w:p w14:paraId="282B2D72" w14:textId="48ECB06E" w:rsidR="009A10B5" w:rsidRPr="00904752" w:rsidRDefault="00B632C9">
            <w:pPr>
              <w:jc w:val="center"/>
              <w:rPr>
                <w:rFonts w:ascii="Calibri" w:hAnsi="Calibri"/>
                <w:sz w:val="22"/>
                <w:szCs w:val="22"/>
              </w:rPr>
            </w:pPr>
            <w:ins w:id="2" w:author="Penny Patterson" w:date="2026-03-23T13:01:00Z" w16du:dateUtc="2026-03-23T17:01:00Z">
              <w:r>
                <w:rPr>
                  <w:rFonts w:ascii="Calibri" w:hAnsi="Calibri"/>
                  <w:sz w:val="22"/>
                  <w:szCs w:val="22"/>
                </w:rPr>
                <w:t>02/11/2026</w:t>
              </w:r>
            </w:ins>
          </w:p>
        </w:tc>
        <w:tc>
          <w:tcPr>
            <w:tcW w:w="8208" w:type="dxa"/>
          </w:tcPr>
          <w:p w14:paraId="1B7B2C3C" w14:textId="03A44DF2" w:rsidR="009A10B5" w:rsidRPr="00904752" w:rsidRDefault="00B632C9">
            <w:pPr>
              <w:rPr>
                <w:rFonts w:ascii="Calibri" w:hAnsi="Calibri"/>
                <w:sz w:val="22"/>
                <w:szCs w:val="22"/>
              </w:rPr>
            </w:pPr>
            <w:ins w:id="3" w:author="Penny Patterson" w:date="2026-03-23T13:01:00Z" w16du:dateUtc="2026-03-23T17:01:00Z">
              <w:r>
                <w:rPr>
                  <w:rFonts w:ascii="Calibri" w:hAnsi="Calibri"/>
                  <w:sz w:val="22"/>
                  <w:szCs w:val="22"/>
                </w:rPr>
                <w:t>Reviewed and Revised</w:t>
              </w:r>
            </w:ins>
          </w:p>
        </w:tc>
      </w:tr>
    </w:tbl>
    <w:p w14:paraId="0B5D66AD" w14:textId="77777777" w:rsidR="00512A52" w:rsidRPr="00AF4AFF" w:rsidRDefault="00512A52" w:rsidP="00AF4AFF"/>
    <w:sectPr w:rsidR="00512A52" w:rsidRPr="00AF4AFF"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6-02-06T17:16:00Z" w:initials="AK">
    <w:p w14:paraId="250304A3" w14:textId="77777777" w:rsidR="00F247E5" w:rsidRDefault="00F247E5" w:rsidP="00F247E5">
      <w:pPr>
        <w:pStyle w:val="CommentText"/>
      </w:pPr>
      <w:r>
        <w:rPr>
          <w:rStyle w:val="CommentReference"/>
        </w:rPr>
        <w:annotationRef/>
      </w:r>
      <w:r>
        <w:t>What does continuous mean? In the food industry, continuous is interpreted as every piece, every data point, or every action is monitored immediately as they occur. Example, an inline metal detector is considered continuous monitoring because every piece passes through the detector and is detected real time as production occurs. There is no lag, pooling of data, product or actions.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0304A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A623F8" w16cex:dateUtc="2026-02-06T22:16:00Z">
    <w16cex:extLst>
      <w16:ext w16:uri="{CE6994B0-6A32-4C9F-8C6B-6E91EDA988CE}">
        <cr:reactions xmlns:cr="http://schemas.microsoft.com/office/comments/2020/reactions">
          <cr:reaction reactionType="1">
            <cr:reactionInfo dateUtc="2026-02-11T18:47:15Z">
              <cr:user userId="S::penny@spicesinc.com::7bec89d0-993f-48ca-b90d-5a06f578d1d0" userProvider="AD" userName="Penny Patt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0304A3" w16cid:durableId="66A623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4B9E" w14:textId="77777777" w:rsidR="00C1462E" w:rsidRDefault="00C1462E">
      <w:r>
        <w:separator/>
      </w:r>
    </w:p>
  </w:endnote>
  <w:endnote w:type="continuationSeparator" w:id="0">
    <w:p w14:paraId="3DD30A0E" w14:textId="77777777" w:rsidR="00C1462E" w:rsidRDefault="00C1462E">
      <w:r>
        <w:continuationSeparator/>
      </w:r>
    </w:p>
  </w:endnote>
  <w:endnote w:type="continuationNotice" w:id="1">
    <w:p w14:paraId="7876848F" w14:textId="77777777" w:rsidR="00C1462E" w:rsidRDefault="00C146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0D02" w14:textId="77777777" w:rsidR="00C1462E" w:rsidRDefault="00C1462E">
      <w:r>
        <w:separator/>
      </w:r>
    </w:p>
  </w:footnote>
  <w:footnote w:type="continuationSeparator" w:id="0">
    <w:p w14:paraId="4DF27235" w14:textId="77777777" w:rsidR="00C1462E" w:rsidRDefault="00C1462E">
      <w:r>
        <w:continuationSeparator/>
      </w:r>
    </w:p>
  </w:footnote>
  <w:footnote w:type="continuationNotice" w:id="1">
    <w:p w14:paraId="4A4AE89A" w14:textId="77777777" w:rsidR="00C1462E" w:rsidRDefault="00C146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4935586F" w:rsidR="003F4A52" w:rsidRDefault="00390965" w:rsidP="003F4A52">
          <w:pPr>
            <w:jc w:val="center"/>
            <w:rPr>
              <w:rFonts w:ascii="Calibri" w:hAnsi="Calibri" w:cs="Calibri"/>
              <w:color w:val="auto"/>
              <w:sz w:val="22"/>
              <w:szCs w:val="22"/>
            </w:rPr>
          </w:pPr>
          <w:r w:rsidRPr="00AF4AFF">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3F4A52">
            <w:rPr>
              <w:rFonts w:ascii="Calibri" w:hAnsi="Calibri" w:cs="Calibri"/>
              <w:color w:val="auto"/>
              <w:sz w:val="22"/>
              <w:szCs w:val="22"/>
            </w:rPr>
            <w:t>315 Point Township Dr</w:t>
          </w:r>
        </w:p>
        <w:p w14:paraId="5A72BC46" w14:textId="1C726288" w:rsidR="003F4A52" w:rsidRPr="00AF4AFF" w:rsidRDefault="003F4A52" w:rsidP="003F4A52">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42005567" w:rsidR="00B24E2B" w:rsidRPr="00AF4AFF"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1E1558A5" w:rsidR="00B24E2B" w:rsidRPr="0066470D" w:rsidRDefault="00AF4AFF" w:rsidP="005A79B2">
          <w:pPr>
            <w:jc w:val="center"/>
            <w:rPr>
              <w:rFonts w:ascii="Calibri" w:hAnsi="Calibri"/>
              <w:b/>
              <w:bCs/>
              <w:color w:val="auto"/>
              <w:sz w:val="24"/>
              <w:szCs w:val="24"/>
            </w:rPr>
          </w:pPr>
          <w:r w:rsidRPr="00AF4AFF">
            <w:rPr>
              <w:rFonts w:ascii="Calibri" w:hAnsi="Calibri"/>
              <w:b/>
              <w:bCs/>
              <w:color w:val="auto"/>
              <w:sz w:val="24"/>
              <w:szCs w:val="24"/>
            </w:rPr>
            <w:t>2.4.7 Product Release</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295101BD" w:rsidR="00B24E2B" w:rsidRPr="00B368FA" w:rsidRDefault="00AF4AFF" w:rsidP="005A79B2">
          <w:pPr>
            <w:rPr>
              <w:rFonts w:ascii="Calibri" w:hAnsi="Calibri" w:cs="Calibri"/>
              <w:sz w:val="22"/>
              <w:szCs w:val="22"/>
            </w:rPr>
          </w:pPr>
          <w:r>
            <w:rPr>
              <w:rFonts w:ascii="Calibri" w:hAnsi="Calibri" w:cs="Calibri"/>
              <w:sz w:val="22"/>
              <w:szCs w:val="22"/>
            </w:rPr>
            <w:t>2.4.7 Product Release</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0B0B5E71" w:rsidR="00B24E2B" w:rsidRPr="0066470D" w:rsidRDefault="00B368FA" w:rsidP="005A79B2">
          <w:pPr>
            <w:rPr>
              <w:rFonts w:ascii="Calibri" w:hAnsi="Calibri"/>
              <w:color w:val="auto"/>
              <w:sz w:val="22"/>
              <w:szCs w:val="22"/>
            </w:rPr>
          </w:pPr>
          <w:r>
            <w:rPr>
              <w:rFonts w:ascii="Calibri" w:hAnsi="Calibri"/>
              <w:color w:val="auto"/>
              <w:sz w:val="22"/>
              <w:szCs w:val="22"/>
            </w:rPr>
            <w:t>Glenna De</w:t>
          </w:r>
          <w:r w:rsidR="005E409A">
            <w:rPr>
              <w:rFonts w:ascii="Calibri" w:hAnsi="Calibri"/>
              <w:color w:val="auto"/>
              <w:sz w:val="22"/>
              <w:szCs w:val="22"/>
            </w:rPr>
            <w:t>p</w:t>
          </w:r>
          <w:r>
            <w:rPr>
              <w:rFonts w:ascii="Calibri" w:hAnsi="Calibri"/>
              <w:color w:val="auto"/>
              <w:sz w:val="22"/>
              <w:szCs w:val="22"/>
            </w:rPr>
            <w:t>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5498770E" w:rsidR="00B368FA" w:rsidRPr="0066470D" w:rsidRDefault="003A5169" w:rsidP="005A79B2">
          <w:pPr>
            <w:rPr>
              <w:rFonts w:ascii="Calibri" w:hAnsi="Calibri"/>
              <w:color w:val="auto"/>
              <w:sz w:val="22"/>
              <w:szCs w:val="22"/>
            </w:rPr>
          </w:pPr>
          <w:del w:id="4" w:author="Penny Patterson" w:date="2026-03-23T13:01:00Z" w16du:dateUtc="2026-03-23T17:01:00Z">
            <w:r w:rsidDel="00B632C9">
              <w:rPr>
                <w:rFonts w:ascii="Calibri" w:hAnsi="Calibri"/>
                <w:color w:val="auto"/>
                <w:sz w:val="22"/>
                <w:szCs w:val="22"/>
              </w:rPr>
              <w:delText>03.18.2025</w:delText>
            </w:r>
          </w:del>
          <w:ins w:id="5" w:author="Penny Patterson" w:date="2026-03-23T13:01:00Z" w16du:dateUtc="2026-03-23T17:01:00Z">
            <w:r w:rsidR="00B632C9">
              <w:rPr>
                <w:rFonts w:ascii="Calibri" w:hAnsi="Calibri"/>
                <w:color w:val="auto"/>
                <w:sz w:val="22"/>
                <w:szCs w:val="22"/>
              </w:rPr>
              <w:t>02.11.2026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0"/>
  </w:num>
  <w:num w:numId="2" w16cid:durableId="342585067">
    <w:abstractNumId w:val="24"/>
  </w:num>
  <w:num w:numId="3" w16cid:durableId="323439066">
    <w:abstractNumId w:val="19"/>
  </w:num>
  <w:num w:numId="4" w16cid:durableId="1622608280">
    <w:abstractNumId w:val="5"/>
  </w:num>
  <w:num w:numId="5" w16cid:durableId="252975491">
    <w:abstractNumId w:val="4"/>
  </w:num>
  <w:num w:numId="6" w16cid:durableId="1906600213">
    <w:abstractNumId w:val="25"/>
  </w:num>
  <w:num w:numId="7" w16cid:durableId="2051958243">
    <w:abstractNumId w:val="34"/>
  </w:num>
  <w:num w:numId="8" w16cid:durableId="2037273784">
    <w:abstractNumId w:val="13"/>
  </w:num>
  <w:num w:numId="9" w16cid:durableId="1255823844">
    <w:abstractNumId w:val="26"/>
  </w:num>
  <w:num w:numId="10" w16cid:durableId="346060841">
    <w:abstractNumId w:val="11"/>
  </w:num>
  <w:num w:numId="11" w16cid:durableId="1433168523">
    <w:abstractNumId w:val="6"/>
  </w:num>
  <w:num w:numId="12" w16cid:durableId="1920946959">
    <w:abstractNumId w:val="2"/>
  </w:num>
  <w:num w:numId="13" w16cid:durableId="1029374730">
    <w:abstractNumId w:val="9"/>
  </w:num>
  <w:num w:numId="14" w16cid:durableId="819999672">
    <w:abstractNumId w:val="8"/>
  </w:num>
  <w:num w:numId="15" w16cid:durableId="652299058">
    <w:abstractNumId w:val="17"/>
  </w:num>
  <w:num w:numId="16" w16cid:durableId="1304578134">
    <w:abstractNumId w:val="22"/>
  </w:num>
  <w:num w:numId="17" w16cid:durableId="1384670203">
    <w:abstractNumId w:val="30"/>
  </w:num>
  <w:num w:numId="18" w16cid:durableId="254871154">
    <w:abstractNumId w:val="12"/>
  </w:num>
  <w:num w:numId="19" w16cid:durableId="429471899">
    <w:abstractNumId w:val="16"/>
  </w:num>
  <w:num w:numId="20" w16cid:durableId="1781606046">
    <w:abstractNumId w:val="7"/>
  </w:num>
  <w:num w:numId="21" w16cid:durableId="467819272">
    <w:abstractNumId w:val="14"/>
  </w:num>
  <w:num w:numId="22" w16cid:durableId="1459299141">
    <w:abstractNumId w:val="27"/>
  </w:num>
  <w:num w:numId="23" w16cid:durableId="1809543791">
    <w:abstractNumId w:val="32"/>
  </w:num>
  <w:num w:numId="24" w16cid:durableId="78522186">
    <w:abstractNumId w:val="1"/>
  </w:num>
  <w:num w:numId="25" w16cid:durableId="1034111923">
    <w:abstractNumId w:val="29"/>
  </w:num>
  <w:num w:numId="26" w16cid:durableId="180360488">
    <w:abstractNumId w:val="18"/>
  </w:num>
  <w:num w:numId="27" w16cid:durableId="513878971">
    <w:abstractNumId w:val="10"/>
  </w:num>
  <w:num w:numId="28" w16cid:durableId="594246576">
    <w:abstractNumId w:val="15"/>
  </w:num>
  <w:num w:numId="29" w16cid:durableId="17197311">
    <w:abstractNumId w:val="0"/>
  </w:num>
  <w:num w:numId="30" w16cid:durableId="881478068">
    <w:abstractNumId w:val="31"/>
  </w:num>
  <w:num w:numId="31" w16cid:durableId="936672454">
    <w:abstractNumId w:val="28"/>
  </w:num>
  <w:num w:numId="32" w16cid:durableId="421533499">
    <w:abstractNumId w:val="23"/>
  </w:num>
  <w:num w:numId="33" w16cid:durableId="1734624899">
    <w:abstractNumId w:val="33"/>
  </w:num>
  <w:num w:numId="34" w16cid:durableId="1276214944">
    <w:abstractNumId w:val="21"/>
  </w:num>
  <w:num w:numId="35" w16cid:durableId="5595128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22370"/>
    <w:rsid w:val="00027FA4"/>
    <w:rsid w:val="00031003"/>
    <w:rsid w:val="00041D34"/>
    <w:rsid w:val="00046C5F"/>
    <w:rsid w:val="0004733A"/>
    <w:rsid w:val="0006041E"/>
    <w:rsid w:val="00060C52"/>
    <w:rsid w:val="00063D6F"/>
    <w:rsid w:val="000838CB"/>
    <w:rsid w:val="00093FC1"/>
    <w:rsid w:val="000A033A"/>
    <w:rsid w:val="000C3DFB"/>
    <w:rsid w:val="000C49D3"/>
    <w:rsid w:val="000C4DBF"/>
    <w:rsid w:val="000C5195"/>
    <w:rsid w:val="000D153A"/>
    <w:rsid w:val="000E1F57"/>
    <w:rsid w:val="000E5771"/>
    <w:rsid w:val="000E753E"/>
    <w:rsid w:val="000E7DF9"/>
    <w:rsid w:val="000F035D"/>
    <w:rsid w:val="000F650D"/>
    <w:rsid w:val="00101B29"/>
    <w:rsid w:val="00103CBD"/>
    <w:rsid w:val="00106B38"/>
    <w:rsid w:val="00110795"/>
    <w:rsid w:val="00111A0F"/>
    <w:rsid w:val="00120C95"/>
    <w:rsid w:val="001224FC"/>
    <w:rsid w:val="00125CC0"/>
    <w:rsid w:val="00127DF3"/>
    <w:rsid w:val="00135663"/>
    <w:rsid w:val="00135869"/>
    <w:rsid w:val="00140590"/>
    <w:rsid w:val="00144D33"/>
    <w:rsid w:val="0014552F"/>
    <w:rsid w:val="00145C63"/>
    <w:rsid w:val="00147684"/>
    <w:rsid w:val="00147E99"/>
    <w:rsid w:val="00151062"/>
    <w:rsid w:val="00151E5E"/>
    <w:rsid w:val="00153A0B"/>
    <w:rsid w:val="00160A7B"/>
    <w:rsid w:val="00172A59"/>
    <w:rsid w:val="00173C6B"/>
    <w:rsid w:val="00177A35"/>
    <w:rsid w:val="001803C3"/>
    <w:rsid w:val="00183E0A"/>
    <w:rsid w:val="00184332"/>
    <w:rsid w:val="0018745A"/>
    <w:rsid w:val="00190E49"/>
    <w:rsid w:val="001A22D8"/>
    <w:rsid w:val="001A6359"/>
    <w:rsid w:val="001B0430"/>
    <w:rsid w:val="001B57D6"/>
    <w:rsid w:val="001C46F1"/>
    <w:rsid w:val="001C5395"/>
    <w:rsid w:val="001D10A0"/>
    <w:rsid w:val="001D56CE"/>
    <w:rsid w:val="001E1EB3"/>
    <w:rsid w:val="001F16DC"/>
    <w:rsid w:val="001F1B09"/>
    <w:rsid w:val="001F42B4"/>
    <w:rsid w:val="001F606C"/>
    <w:rsid w:val="00203CCD"/>
    <w:rsid w:val="00206719"/>
    <w:rsid w:val="0021047B"/>
    <w:rsid w:val="002211F2"/>
    <w:rsid w:val="00222543"/>
    <w:rsid w:val="00226655"/>
    <w:rsid w:val="00252605"/>
    <w:rsid w:val="0025756B"/>
    <w:rsid w:val="00270756"/>
    <w:rsid w:val="00272205"/>
    <w:rsid w:val="00280A98"/>
    <w:rsid w:val="002A1211"/>
    <w:rsid w:val="002A2587"/>
    <w:rsid w:val="002C5D65"/>
    <w:rsid w:val="002D1B2C"/>
    <w:rsid w:val="002D1CEE"/>
    <w:rsid w:val="002D45E7"/>
    <w:rsid w:val="002E224F"/>
    <w:rsid w:val="002E271B"/>
    <w:rsid w:val="002E7946"/>
    <w:rsid w:val="002F28A9"/>
    <w:rsid w:val="0031361C"/>
    <w:rsid w:val="003162C1"/>
    <w:rsid w:val="00324C53"/>
    <w:rsid w:val="0034769E"/>
    <w:rsid w:val="0035095C"/>
    <w:rsid w:val="00351E25"/>
    <w:rsid w:val="00364498"/>
    <w:rsid w:val="00364E80"/>
    <w:rsid w:val="00365C13"/>
    <w:rsid w:val="003717A2"/>
    <w:rsid w:val="0038123E"/>
    <w:rsid w:val="00390965"/>
    <w:rsid w:val="00397926"/>
    <w:rsid w:val="003A5169"/>
    <w:rsid w:val="003A5CE5"/>
    <w:rsid w:val="003B50E2"/>
    <w:rsid w:val="003B7B02"/>
    <w:rsid w:val="003C1E5F"/>
    <w:rsid w:val="003E17D2"/>
    <w:rsid w:val="003E784E"/>
    <w:rsid w:val="003F1E0C"/>
    <w:rsid w:val="003F4A52"/>
    <w:rsid w:val="003F7B66"/>
    <w:rsid w:val="003F7C16"/>
    <w:rsid w:val="00400FAF"/>
    <w:rsid w:val="00410C6B"/>
    <w:rsid w:val="00414D25"/>
    <w:rsid w:val="00417159"/>
    <w:rsid w:val="00417538"/>
    <w:rsid w:val="00423B51"/>
    <w:rsid w:val="0042563B"/>
    <w:rsid w:val="00450A01"/>
    <w:rsid w:val="00467EB0"/>
    <w:rsid w:val="004A3C89"/>
    <w:rsid w:val="004C6FCC"/>
    <w:rsid w:val="004D2308"/>
    <w:rsid w:val="004E51DD"/>
    <w:rsid w:val="004E567E"/>
    <w:rsid w:val="004F27FD"/>
    <w:rsid w:val="00512A52"/>
    <w:rsid w:val="00522D80"/>
    <w:rsid w:val="00535B3C"/>
    <w:rsid w:val="0054390F"/>
    <w:rsid w:val="00546ABC"/>
    <w:rsid w:val="005548EB"/>
    <w:rsid w:val="005559F2"/>
    <w:rsid w:val="00557FAE"/>
    <w:rsid w:val="00573E35"/>
    <w:rsid w:val="0059683B"/>
    <w:rsid w:val="005A290D"/>
    <w:rsid w:val="005A3C66"/>
    <w:rsid w:val="005A62C3"/>
    <w:rsid w:val="005A79B2"/>
    <w:rsid w:val="005B4611"/>
    <w:rsid w:val="005B6E30"/>
    <w:rsid w:val="005C2BA7"/>
    <w:rsid w:val="005C696F"/>
    <w:rsid w:val="005D1236"/>
    <w:rsid w:val="005D3586"/>
    <w:rsid w:val="005E409A"/>
    <w:rsid w:val="005E7CFD"/>
    <w:rsid w:val="005F1C85"/>
    <w:rsid w:val="005F3260"/>
    <w:rsid w:val="00612C0E"/>
    <w:rsid w:val="00617701"/>
    <w:rsid w:val="00621021"/>
    <w:rsid w:val="00646F66"/>
    <w:rsid w:val="00651581"/>
    <w:rsid w:val="00655BD4"/>
    <w:rsid w:val="00663ACE"/>
    <w:rsid w:val="006662CD"/>
    <w:rsid w:val="006757AA"/>
    <w:rsid w:val="00686974"/>
    <w:rsid w:val="00687C54"/>
    <w:rsid w:val="00692AFB"/>
    <w:rsid w:val="006945F8"/>
    <w:rsid w:val="006B0485"/>
    <w:rsid w:val="006B6D1C"/>
    <w:rsid w:val="006C5B72"/>
    <w:rsid w:val="006D021E"/>
    <w:rsid w:val="006D06A8"/>
    <w:rsid w:val="006D2B70"/>
    <w:rsid w:val="006E399B"/>
    <w:rsid w:val="006F5C3E"/>
    <w:rsid w:val="006F6237"/>
    <w:rsid w:val="00700074"/>
    <w:rsid w:val="00704408"/>
    <w:rsid w:val="00707621"/>
    <w:rsid w:val="00713B79"/>
    <w:rsid w:val="00725BC8"/>
    <w:rsid w:val="00726107"/>
    <w:rsid w:val="00731C9C"/>
    <w:rsid w:val="00736BB2"/>
    <w:rsid w:val="00740887"/>
    <w:rsid w:val="00747794"/>
    <w:rsid w:val="00754AD1"/>
    <w:rsid w:val="007619A5"/>
    <w:rsid w:val="00766923"/>
    <w:rsid w:val="007707AD"/>
    <w:rsid w:val="00771934"/>
    <w:rsid w:val="00780370"/>
    <w:rsid w:val="00790E06"/>
    <w:rsid w:val="007A1F22"/>
    <w:rsid w:val="007A42EF"/>
    <w:rsid w:val="007A5318"/>
    <w:rsid w:val="007A6599"/>
    <w:rsid w:val="007B0229"/>
    <w:rsid w:val="007B06A7"/>
    <w:rsid w:val="007B1AAA"/>
    <w:rsid w:val="007B614E"/>
    <w:rsid w:val="007C7270"/>
    <w:rsid w:val="007C7643"/>
    <w:rsid w:val="007D53D1"/>
    <w:rsid w:val="007D7203"/>
    <w:rsid w:val="007E15C8"/>
    <w:rsid w:val="007E5159"/>
    <w:rsid w:val="007E5680"/>
    <w:rsid w:val="007F3998"/>
    <w:rsid w:val="00802C60"/>
    <w:rsid w:val="008079AF"/>
    <w:rsid w:val="00810830"/>
    <w:rsid w:val="00811034"/>
    <w:rsid w:val="00821259"/>
    <w:rsid w:val="00823B10"/>
    <w:rsid w:val="00825A93"/>
    <w:rsid w:val="0083109D"/>
    <w:rsid w:val="00837058"/>
    <w:rsid w:val="008431FA"/>
    <w:rsid w:val="00856998"/>
    <w:rsid w:val="0086279A"/>
    <w:rsid w:val="0086404A"/>
    <w:rsid w:val="00867435"/>
    <w:rsid w:val="008843F4"/>
    <w:rsid w:val="0089363F"/>
    <w:rsid w:val="00893651"/>
    <w:rsid w:val="00893782"/>
    <w:rsid w:val="00894432"/>
    <w:rsid w:val="008A094C"/>
    <w:rsid w:val="008A2372"/>
    <w:rsid w:val="008D0CFC"/>
    <w:rsid w:val="008D654E"/>
    <w:rsid w:val="008E51F2"/>
    <w:rsid w:val="008E5AFE"/>
    <w:rsid w:val="00903B2E"/>
    <w:rsid w:val="00904752"/>
    <w:rsid w:val="00917A7F"/>
    <w:rsid w:val="00920B5A"/>
    <w:rsid w:val="009269CF"/>
    <w:rsid w:val="0093572F"/>
    <w:rsid w:val="0094405B"/>
    <w:rsid w:val="00944842"/>
    <w:rsid w:val="00953C68"/>
    <w:rsid w:val="0096298E"/>
    <w:rsid w:val="00971AA6"/>
    <w:rsid w:val="0097225C"/>
    <w:rsid w:val="00973646"/>
    <w:rsid w:val="009812F3"/>
    <w:rsid w:val="009828CF"/>
    <w:rsid w:val="009924D1"/>
    <w:rsid w:val="009A10B5"/>
    <w:rsid w:val="009B7183"/>
    <w:rsid w:val="009C21A3"/>
    <w:rsid w:val="00A119C8"/>
    <w:rsid w:val="00A15C42"/>
    <w:rsid w:val="00A168C5"/>
    <w:rsid w:val="00A25A95"/>
    <w:rsid w:val="00A26C01"/>
    <w:rsid w:val="00A60633"/>
    <w:rsid w:val="00A639C6"/>
    <w:rsid w:val="00A66021"/>
    <w:rsid w:val="00A71B9E"/>
    <w:rsid w:val="00A81B8F"/>
    <w:rsid w:val="00A869D6"/>
    <w:rsid w:val="00A9568C"/>
    <w:rsid w:val="00AA51B5"/>
    <w:rsid w:val="00AC1140"/>
    <w:rsid w:val="00AC4C0B"/>
    <w:rsid w:val="00AD2945"/>
    <w:rsid w:val="00AD366B"/>
    <w:rsid w:val="00AE226B"/>
    <w:rsid w:val="00AF047B"/>
    <w:rsid w:val="00AF4AFF"/>
    <w:rsid w:val="00AF550B"/>
    <w:rsid w:val="00B14DF5"/>
    <w:rsid w:val="00B2343D"/>
    <w:rsid w:val="00B23B9F"/>
    <w:rsid w:val="00B24E2B"/>
    <w:rsid w:val="00B368FA"/>
    <w:rsid w:val="00B47ABC"/>
    <w:rsid w:val="00B56030"/>
    <w:rsid w:val="00B61B6A"/>
    <w:rsid w:val="00B6214A"/>
    <w:rsid w:val="00B632C9"/>
    <w:rsid w:val="00B6368A"/>
    <w:rsid w:val="00B737E9"/>
    <w:rsid w:val="00B85FDB"/>
    <w:rsid w:val="00B954D7"/>
    <w:rsid w:val="00BA23E6"/>
    <w:rsid w:val="00BA553A"/>
    <w:rsid w:val="00BC32BF"/>
    <w:rsid w:val="00BC73CC"/>
    <w:rsid w:val="00BE0626"/>
    <w:rsid w:val="00BE57F2"/>
    <w:rsid w:val="00C01DEE"/>
    <w:rsid w:val="00C10C65"/>
    <w:rsid w:val="00C1462E"/>
    <w:rsid w:val="00C2104D"/>
    <w:rsid w:val="00C211DC"/>
    <w:rsid w:val="00C313E3"/>
    <w:rsid w:val="00C33DA5"/>
    <w:rsid w:val="00C42DE8"/>
    <w:rsid w:val="00C519C5"/>
    <w:rsid w:val="00C52663"/>
    <w:rsid w:val="00C536EE"/>
    <w:rsid w:val="00C5633F"/>
    <w:rsid w:val="00C7121C"/>
    <w:rsid w:val="00C72929"/>
    <w:rsid w:val="00C74DEB"/>
    <w:rsid w:val="00C757D0"/>
    <w:rsid w:val="00C826CF"/>
    <w:rsid w:val="00C852AD"/>
    <w:rsid w:val="00C92E53"/>
    <w:rsid w:val="00CA01CF"/>
    <w:rsid w:val="00CA29EF"/>
    <w:rsid w:val="00CC3396"/>
    <w:rsid w:val="00CC3F27"/>
    <w:rsid w:val="00CD07BC"/>
    <w:rsid w:val="00CD54D3"/>
    <w:rsid w:val="00CE01E0"/>
    <w:rsid w:val="00CE4622"/>
    <w:rsid w:val="00CE53E2"/>
    <w:rsid w:val="00CF4826"/>
    <w:rsid w:val="00D040BB"/>
    <w:rsid w:val="00D32F6F"/>
    <w:rsid w:val="00D331B3"/>
    <w:rsid w:val="00D34E57"/>
    <w:rsid w:val="00D40E80"/>
    <w:rsid w:val="00D41EB6"/>
    <w:rsid w:val="00D46A65"/>
    <w:rsid w:val="00D47774"/>
    <w:rsid w:val="00D47FA1"/>
    <w:rsid w:val="00D51037"/>
    <w:rsid w:val="00D57F77"/>
    <w:rsid w:val="00D618A8"/>
    <w:rsid w:val="00D700B7"/>
    <w:rsid w:val="00D727EC"/>
    <w:rsid w:val="00D72F10"/>
    <w:rsid w:val="00D842E6"/>
    <w:rsid w:val="00D85BF2"/>
    <w:rsid w:val="00D87612"/>
    <w:rsid w:val="00DA701D"/>
    <w:rsid w:val="00DA7AA7"/>
    <w:rsid w:val="00DB635C"/>
    <w:rsid w:val="00DB6FA9"/>
    <w:rsid w:val="00DB7AE2"/>
    <w:rsid w:val="00DC74CA"/>
    <w:rsid w:val="00DC779A"/>
    <w:rsid w:val="00DE312D"/>
    <w:rsid w:val="00DE3340"/>
    <w:rsid w:val="00DE3A16"/>
    <w:rsid w:val="00DE55DE"/>
    <w:rsid w:val="00E03D00"/>
    <w:rsid w:val="00E0696F"/>
    <w:rsid w:val="00E127E3"/>
    <w:rsid w:val="00E13EBE"/>
    <w:rsid w:val="00E15433"/>
    <w:rsid w:val="00E21932"/>
    <w:rsid w:val="00E27D77"/>
    <w:rsid w:val="00E35DF7"/>
    <w:rsid w:val="00E52B31"/>
    <w:rsid w:val="00E549EF"/>
    <w:rsid w:val="00E6795C"/>
    <w:rsid w:val="00EB0D03"/>
    <w:rsid w:val="00EB0F75"/>
    <w:rsid w:val="00EB5412"/>
    <w:rsid w:val="00EC19CC"/>
    <w:rsid w:val="00ED04B7"/>
    <w:rsid w:val="00ED1F41"/>
    <w:rsid w:val="00EE01D1"/>
    <w:rsid w:val="00EE205C"/>
    <w:rsid w:val="00EF1662"/>
    <w:rsid w:val="00EF2C12"/>
    <w:rsid w:val="00EF51EB"/>
    <w:rsid w:val="00F247E5"/>
    <w:rsid w:val="00F25ECE"/>
    <w:rsid w:val="00F35287"/>
    <w:rsid w:val="00F47860"/>
    <w:rsid w:val="00F51BB4"/>
    <w:rsid w:val="00F543B6"/>
    <w:rsid w:val="00F55090"/>
    <w:rsid w:val="00F57357"/>
    <w:rsid w:val="00F62796"/>
    <w:rsid w:val="00F64965"/>
    <w:rsid w:val="00F715C6"/>
    <w:rsid w:val="00F71C41"/>
    <w:rsid w:val="00F73178"/>
    <w:rsid w:val="00F7505C"/>
    <w:rsid w:val="00F8394B"/>
    <w:rsid w:val="00F90E0F"/>
    <w:rsid w:val="00F96065"/>
    <w:rsid w:val="00F976F7"/>
    <w:rsid w:val="00FB44B8"/>
    <w:rsid w:val="00FC09FF"/>
    <w:rsid w:val="00FC7DC2"/>
    <w:rsid w:val="00FD0330"/>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3BDF27E9-9F6B-45CB-A563-0876558E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character" w:styleId="CommentReference">
    <w:name w:val="annotation reference"/>
    <w:basedOn w:val="DefaultParagraphFont"/>
    <w:uiPriority w:val="99"/>
    <w:semiHidden/>
    <w:unhideWhenUsed/>
    <w:rsid w:val="00BE0626"/>
    <w:rPr>
      <w:sz w:val="16"/>
      <w:szCs w:val="16"/>
    </w:rPr>
  </w:style>
  <w:style w:type="paragraph" w:styleId="CommentText">
    <w:name w:val="annotation text"/>
    <w:basedOn w:val="Normal"/>
    <w:link w:val="CommentTextChar"/>
    <w:uiPriority w:val="99"/>
    <w:unhideWhenUsed/>
    <w:rsid w:val="00BE0626"/>
  </w:style>
  <w:style w:type="character" w:customStyle="1" w:styleId="CommentTextChar">
    <w:name w:val="Comment Text Char"/>
    <w:basedOn w:val="DefaultParagraphFont"/>
    <w:link w:val="CommentText"/>
    <w:uiPriority w:val="99"/>
    <w:rsid w:val="00BE0626"/>
    <w:rPr>
      <w:rFonts w:ascii="Arial" w:hAnsi="Arial"/>
      <w:color w:val="000000"/>
    </w:rPr>
  </w:style>
  <w:style w:type="paragraph" w:styleId="CommentSubject">
    <w:name w:val="annotation subject"/>
    <w:basedOn w:val="CommentText"/>
    <w:next w:val="CommentText"/>
    <w:link w:val="CommentSubjectChar"/>
    <w:uiPriority w:val="99"/>
    <w:semiHidden/>
    <w:unhideWhenUsed/>
    <w:rsid w:val="00BE0626"/>
    <w:rPr>
      <w:b/>
      <w:bCs/>
    </w:rPr>
  </w:style>
  <w:style w:type="character" w:customStyle="1" w:styleId="CommentSubjectChar">
    <w:name w:val="Comment Subject Char"/>
    <w:basedOn w:val="CommentTextChar"/>
    <w:link w:val="CommentSubject"/>
    <w:uiPriority w:val="99"/>
    <w:semiHidden/>
    <w:rsid w:val="00BE0626"/>
    <w:rPr>
      <w:rFonts w:ascii="Arial" w:hAnsi="Arial"/>
      <w:b/>
      <w:bCs/>
      <w:color w:val="000000"/>
    </w:rPr>
  </w:style>
  <w:style w:type="paragraph" w:styleId="Revision">
    <w:name w:val="Revision"/>
    <w:hidden/>
    <w:uiPriority w:val="99"/>
    <w:semiHidden/>
    <w:rsid w:val="00F247E5"/>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9583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3A2086-7184-4CA3-B828-6412BEC4CBF7}">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A26498F4-7720-4547-BF8B-09E120761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B6AAB24D-CBED-4101-9E4E-8279BDFED3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2</Pages>
  <Words>514</Words>
  <Characters>3188</Characters>
  <Application>Microsoft Office Word</Application>
  <DocSecurity>0</DocSecurity>
  <Lines>83</Lines>
  <Paragraphs>31</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46</cp:revision>
  <cp:lastPrinted>2026-03-18T18:55:00Z</cp:lastPrinted>
  <dcterms:created xsi:type="dcterms:W3CDTF">2022-04-26T16:48:00Z</dcterms:created>
  <dcterms:modified xsi:type="dcterms:W3CDTF">2026-03-23T17:01:00Z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