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EB80" w14:textId="77777777" w:rsidR="00286EE0" w:rsidRPr="004660A5" w:rsidRDefault="00286EE0" w:rsidP="00286EE0">
      <w:pPr>
        <w:rPr>
          <w:rFonts w:asciiTheme="minorHAnsi" w:hAnsiTheme="minorHAnsi" w:cstheme="minorHAnsi"/>
          <w:color w:val="auto"/>
          <w:sz w:val="24"/>
          <w:szCs w:val="24"/>
          <w:u w:val="single"/>
          <w:lang w:val="en-GB"/>
        </w:rPr>
      </w:pPr>
    </w:p>
    <w:p w14:paraId="073448C6" w14:textId="28F1C89C" w:rsidR="00286EE0" w:rsidRPr="00E535EC" w:rsidRDefault="000F05BB" w:rsidP="00286EE0">
      <w:pPr>
        <w:rPr>
          <w:rFonts w:asciiTheme="minorHAnsi" w:hAnsiTheme="minorHAnsi" w:cstheme="minorHAnsi"/>
          <w:b/>
          <w:bCs/>
          <w:color w:val="auto"/>
          <w:sz w:val="24"/>
          <w:szCs w:val="24"/>
          <w:u w:val="single"/>
          <w:lang w:val="en-GB"/>
        </w:rPr>
      </w:pPr>
      <w:r w:rsidRPr="00E535EC">
        <w:rPr>
          <w:rFonts w:asciiTheme="minorHAnsi" w:hAnsiTheme="minorHAnsi" w:cstheme="minorHAnsi"/>
          <w:b/>
          <w:bCs/>
          <w:color w:val="auto"/>
          <w:sz w:val="24"/>
          <w:szCs w:val="24"/>
          <w:u w:val="single"/>
          <w:lang w:val="en-GB"/>
        </w:rPr>
        <w:t>INTRODUCTION</w:t>
      </w:r>
    </w:p>
    <w:p w14:paraId="1B0AFBFE" w14:textId="4E04C6A6" w:rsidR="004660A5" w:rsidRDefault="004660A5" w:rsidP="004660A5">
      <w:pPr>
        <w:pStyle w:val="Heading3"/>
        <w:rPr>
          <w:rFonts w:asciiTheme="minorHAnsi" w:hAnsiTheme="minorHAnsi" w:cstheme="minorHAnsi"/>
          <w:b w:val="0"/>
          <w:bCs w:val="0"/>
          <w:color w:val="auto"/>
          <w:sz w:val="24"/>
          <w:szCs w:val="24"/>
        </w:rPr>
      </w:pPr>
      <w:r w:rsidRPr="004660A5">
        <w:rPr>
          <w:rFonts w:asciiTheme="minorHAnsi" w:hAnsiTheme="minorHAnsi" w:cstheme="minorHAnsi"/>
          <w:b w:val="0"/>
          <w:bCs w:val="0"/>
          <w:color w:val="auto"/>
          <w:sz w:val="24"/>
          <w:szCs w:val="24"/>
        </w:rPr>
        <w:t>This policy establishes the requirements and procedures for conducting internal audits and inspections to ensure compliance with the SQF (Safe Quality Food) Program, regulatory standards, and continuous improvement in food safety management</w:t>
      </w:r>
      <w:r w:rsidR="002F633F">
        <w:rPr>
          <w:rFonts w:asciiTheme="minorHAnsi" w:hAnsiTheme="minorHAnsi" w:cstheme="minorHAnsi"/>
          <w:b w:val="0"/>
          <w:bCs w:val="0"/>
          <w:color w:val="auto"/>
          <w:sz w:val="24"/>
          <w:szCs w:val="24"/>
        </w:rPr>
        <w:t xml:space="preserve"> </w:t>
      </w:r>
      <w:r w:rsidR="002F633F" w:rsidRPr="002F633F">
        <w:rPr>
          <w:rFonts w:asciiTheme="minorHAnsi" w:hAnsiTheme="minorHAnsi" w:cstheme="minorHAnsi"/>
          <w:b w:val="0"/>
          <w:bCs w:val="0"/>
          <w:color w:val="auto"/>
          <w:sz w:val="24"/>
          <w:szCs w:val="24"/>
        </w:rPr>
        <w:t>and to verify the ongoing effectiveness of food safety and quality controls.</w:t>
      </w:r>
    </w:p>
    <w:p w14:paraId="1F5E8117" w14:textId="77777777" w:rsidR="004660A5" w:rsidRPr="004660A5" w:rsidRDefault="004660A5" w:rsidP="004660A5"/>
    <w:p w14:paraId="0F71F826" w14:textId="07F9973B" w:rsidR="004660A5" w:rsidRPr="00E535EC" w:rsidRDefault="000F05BB" w:rsidP="004660A5">
      <w:pPr>
        <w:rPr>
          <w:rFonts w:asciiTheme="minorHAnsi" w:hAnsiTheme="minorHAnsi" w:cstheme="minorHAnsi"/>
          <w:b/>
          <w:bCs/>
          <w:color w:val="auto"/>
          <w:sz w:val="24"/>
          <w:szCs w:val="24"/>
          <w:u w:val="single"/>
          <w:lang w:val="en-GB"/>
        </w:rPr>
      </w:pPr>
      <w:r w:rsidRPr="00E535EC">
        <w:rPr>
          <w:rFonts w:asciiTheme="minorHAnsi" w:hAnsiTheme="minorHAnsi" w:cstheme="minorHAnsi"/>
          <w:b/>
          <w:bCs/>
          <w:color w:val="auto"/>
          <w:sz w:val="24"/>
          <w:szCs w:val="24"/>
          <w:u w:val="single"/>
          <w:lang w:val="en-GB"/>
        </w:rPr>
        <w:t>SCOPE</w:t>
      </w:r>
    </w:p>
    <w:p w14:paraId="3909AC9D" w14:textId="77777777" w:rsidR="00806FCF" w:rsidRDefault="001E08EC" w:rsidP="00806FCF">
      <w:pPr>
        <w:pStyle w:val="NormalWeb"/>
        <w:rPr>
          <w:rFonts w:asciiTheme="minorHAnsi" w:hAnsiTheme="minorHAnsi" w:cstheme="minorHAnsi"/>
        </w:rPr>
      </w:pPr>
      <w:r w:rsidRPr="004660A5">
        <w:rPr>
          <w:rFonts w:asciiTheme="minorHAnsi" w:hAnsiTheme="minorHAnsi" w:cstheme="minorHAnsi"/>
        </w:rPr>
        <w:t>This policy applies to all areas of the facility, including food processing, storage, sanitation, maintenance, and personnel activities. It covers the scheduling, execution, documentation, and corrective actions related to internal audits and inspections.</w:t>
      </w:r>
    </w:p>
    <w:p w14:paraId="55BB9A7C" w14:textId="77777777" w:rsidR="00806FCF" w:rsidRPr="00806FCF" w:rsidRDefault="00806FCF" w:rsidP="00806FCF">
      <w:pPr>
        <w:pStyle w:val="NormalWeb"/>
        <w:rPr>
          <w:rFonts w:asciiTheme="minorHAnsi" w:hAnsiTheme="minorHAnsi" w:cstheme="minorHAnsi"/>
          <w:u w:val="single"/>
        </w:rPr>
      </w:pPr>
      <w:r w:rsidRPr="00806FCF">
        <w:rPr>
          <w:rFonts w:asciiTheme="minorHAnsi" w:hAnsiTheme="minorHAnsi" w:cstheme="minorHAnsi"/>
          <w:b/>
          <w:bCs/>
          <w:u w:val="single"/>
        </w:rPr>
        <w:t>RESPONSIBILITY</w:t>
      </w:r>
    </w:p>
    <w:p w14:paraId="1C4AE54B" w14:textId="4768CC94" w:rsidR="00806FCF" w:rsidRDefault="00806FCF" w:rsidP="00806FCF">
      <w:pPr>
        <w:pStyle w:val="NormalWeb"/>
        <w:rPr>
          <w:rFonts w:asciiTheme="minorHAnsi" w:hAnsiTheme="minorHAnsi" w:cstheme="minorHAnsi"/>
        </w:rPr>
      </w:pPr>
      <w:r w:rsidRPr="00806FCF">
        <w:rPr>
          <w:rFonts w:asciiTheme="minorHAnsi" w:hAnsiTheme="minorHAnsi" w:cstheme="minorHAnsi"/>
        </w:rPr>
        <w:t>The Chief Operations Officer is responsible for ensuring internal audits and inspections are scheduled, conducted, reviewed, and corrective actions are implemented and verified.</w:t>
      </w:r>
      <w:r w:rsidRPr="00806FCF">
        <w:rPr>
          <w:rFonts w:asciiTheme="minorHAnsi" w:hAnsiTheme="minorHAnsi" w:cstheme="minorHAnsi"/>
        </w:rPr>
        <w:br/>
        <w:t xml:space="preserve">Internal audits </w:t>
      </w:r>
      <w:del w:id="0" w:author="Arlen Keller" w:date="2026-02-06T17:37:00Z" w16du:dateUtc="2026-02-06T22:37:00Z">
        <w:r w:rsidRPr="00806FCF" w:rsidDel="00E95726">
          <w:rPr>
            <w:rFonts w:asciiTheme="minorHAnsi" w:hAnsiTheme="minorHAnsi" w:cstheme="minorHAnsi"/>
          </w:rPr>
          <w:delText xml:space="preserve">may </w:delText>
        </w:r>
      </w:del>
      <w:ins w:id="1" w:author="Arlen Keller" w:date="2026-02-06T17:37:00Z" w16du:dateUtc="2026-02-06T22:37:00Z">
        <w:r w:rsidR="00E95726">
          <w:rPr>
            <w:rFonts w:asciiTheme="minorHAnsi" w:hAnsiTheme="minorHAnsi" w:cstheme="minorHAnsi"/>
          </w:rPr>
          <w:t>should</w:t>
        </w:r>
        <w:r w:rsidR="00E95726" w:rsidRPr="00806FCF">
          <w:rPr>
            <w:rFonts w:asciiTheme="minorHAnsi" w:hAnsiTheme="minorHAnsi" w:cstheme="minorHAnsi"/>
          </w:rPr>
          <w:t xml:space="preserve"> </w:t>
        </w:r>
      </w:ins>
      <w:r w:rsidRPr="00806FCF">
        <w:rPr>
          <w:rFonts w:asciiTheme="minorHAnsi" w:hAnsiTheme="minorHAnsi" w:cstheme="minorHAnsi"/>
        </w:rPr>
        <w:t>be conducted by trained personnel who are independent of the area being audited.</w:t>
      </w:r>
    </w:p>
    <w:p w14:paraId="286B4C08" w14:textId="432FCFFD" w:rsidR="001E08EC" w:rsidRPr="00E535EC" w:rsidRDefault="001E08EC" w:rsidP="00806FCF">
      <w:pPr>
        <w:pStyle w:val="NormalWeb"/>
        <w:rPr>
          <w:rFonts w:asciiTheme="minorHAnsi" w:hAnsiTheme="minorHAnsi" w:cstheme="minorHAnsi"/>
          <w:b/>
          <w:bCs/>
          <w:u w:val="single"/>
          <w:lang w:val="en-GB"/>
        </w:rPr>
      </w:pPr>
      <w:r w:rsidRPr="00E535EC">
        <w:rPr>
          <w:rFonts w:asciiTheme="minorHAnsi" w:hAnsiTheme="minorHAnsi" w:cstheme="minorHAnsi"/>
          <w:b/>
          <w:bCs/>
          <w:u w:val="single"/>
          <w:lang w:val="en-GB"/>
        </w:rPr>
        <w:t>PROCEDURE</w:t>
      </w:r>
    </w:p>
    <w:p w14:paraId="7791ADC0" w14:textId="3DE4251B" w:rsidR="004660A5" w:rsidRDefault="004660A5" w:rsidP="004660A5">
      <w:pPr>
        <w:pStyle w:val="Heading3"/>
        <w:rPr>
          <w:rStyle w:val="Strong"/>
          <w:rFonts w:asciiTheme="minorHAnsi" w:hAnsiTheme="minorHAnsi" w:cstheme="minorHAnsi"/>
          <w:color w:val="auto"/>
          <w:sz w:val="24"/>
          <w:szCs w:val="24"/>
          <w:u w:val="single"/>
        </w:rPr>
      </w:pPr>
      <w:r w:rsidRPr="0066798F">
        <w:rPr>
          <w:rStyle w:val="Strong"/>
          <w:rFonts w:asciiTheme="minorHAnsi" w:hAnsiTheme="minorHAnsi" w:cstheme="minorHAnsi"/>
          <w:color w:val="auto"/>
          <w:sz w:val="24"/>
          <w:szCs w:val="24"/>
          <w:u w:val="single"/>
        </w:rPr>
        <w:t>Internal Audit &amp; Inspection Requirements</w:t>
      </w:r>
    </w:p>
    <w:p w14:paraId="25AD77C8" w14:textId="77777777" w:rsidR="00FA67E6" w:rsidRPr="00FA67E6" w:rsidRDefault="00FA67E6" w:rsidP="00FA67E6"/>
    <w:p w14:paraId="2AC387F3" w14:textId="3F5C707E" w:rsidR="004660A5" w:rsidRPr="00EC5988" w:rsidRDefault="004660A5" w:rsidP="004660A5">
      <w:pPr>
        <w:pStyle w:val="Heading4"/>
        <w:rPr>
          <w:rFonts w:asciiTheme="minorHAnsi" w:hAnsiTheme="minorHAnsi" w:cstheme="minorHAnsi"/>
          <w:i w:val="0"/>
          <w:iCs w:val="0"/>
          <w:color w:val="auto"/>
          <w:sz w:val="24"/>
          <w:szCs w:val="24"/>
          <w:u w:val="single"/>
        </w:rPr>
      </w:pPr>
      <w:r w:rsidRPr="00EC5988">
        <w:rPr>
          <w:rStyle w:val="Strong"/>
          <w:rFonts w:asciiTheme="minorHAnsi" w:hAnsiTheme="minorHAnsi" w:cstheme="minorHAnsi"/>
          <w:b w:val="0"/>
          <w:bCs w:val="0"/>
          <w:i w:val="0"/>
          <w:iCs w:val="0"/>
          <w:color w:val="auto"/>
          <w:sz w:val="24"/>
          <w:szCs w:val="24"/>
          <w:u w:val="single"/>
        </w:rPr>
        <w:t>Audit Schedule &amp; Frequency</w:t>
      </w:r>
    </w:p>
    <w:p w14:paraId="2A435004" w14:textId="77777777" w:rsidR="004660A5" w:rsidRPr="004660A5" w:rsidRDefault="004660A5" w:rsidP="004660A5">
      <w:pPr>
        <w:numPr>
          <w:ilvl w:val="0"/>
          <w:numId w:val="38"/>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Internal audits shall be conducted at least annually, covering all elements of the SQF System.</w:t>
      </w:r>
    </w:p>
    <w:p w14:paraId="73618204" w14:textId="6207DA08" w:rsidR="004660A5" w:rsidRPr="004660A5" w:rsidRDefault="004660A5" w:rsidP="004660A5">
      <w:pPr>
        <w:numPr>
          <w:ilvl w:val="0"/>
          <w:numId w:val="38"/>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 xml:space="preserve">Inspections of critical areas, including food handling, sanitation, and equipment maintenance, shall be conducted at </w:t>
      </w:r>
      <w:del w:id="2" w:author="Penny Patterson" w:date="2026-02-11T13:56:00Z" w16du:dateUtc="2026-02-11T18:56:00Z">
        <w:r w:rsidRPr="004660A5" w:rsidDel="00545F35">
          <w:rPr>
            <w:rFonts w:asciiTheme="minorHAnsi" w:hAnsiTheme="minorHAnsi" w:cstheme="minorHAnsi"/>
            <w:color w:val="auto"/>
            <w:sz w:val="24"/>
            <w:szCs w:val="24"/>
          </w:rPr>
          <w:delText xml:space="preserve">a frequency determined by risk assessment (e.g., monthly, </w:delText>
        </w:r>
        <w:commentRangeStart w:id="3"/>
        <w:commentRangeStart w:id="4"/>
        <w:r w:rsidRPr="004660A5" w:rsidDel="00545F35">
          <w:rPr>
            <w:rFonts w:asciiTheme="minorHAnsi" w:hAnsiTheme="minorHAnsi" w:cstheme="minorHAnsi"/>
            <w:color w:val="auto"/>
            <w:sz w:val="24"/>
            <w:szCs w:val="24"/>
          </w:rPr>
          <w:delText>quarterly</w:delText>
        </w:r>
        <w:commentRangeEnd w:id="3"/>
        <w:r w:rsidR="00E95726" w:rsidRPr="004660A5" w:rsidDel="00545F35">
          <w:rPr>
            <w:rStyle w:val="CommentReference"/>
            <w:rFonts w:asciiTheme="minorHAnsi" w:hAnsiTheme="minorHAnsi" w:cstheme="minorHAnsi"/>
            <w:color w:val="auto"/>
            <w:sz w:val="24"/>
            <w:szCs w:val="24"/>
          </w:rPr>
          <w:commentReference w:id="3"/>
        </w:r>
      </w:del>
      <w:commentRangeEnd w:id="4"/>
      <w:r w:rsidR="00545F35" w:rsidRPr="004660A5">
        <w:rPr>
          <w:rStyle w:val="CommentReference"/>
          <w:rFonts w:asciiTheme="minorHAnsi" w:hAnsiTheme="minorHAnsi" w:cstheme="minorHAnsi"/>
          <w:color w:val="auto"/>
          <w:sz w:val="24"/>
          <w:szCs w:val="24"/>
        </w:rPr>
        <w:commentReference w:id="4"/>
      </w:r>
      <w:del w:id="5" w:author="Penny Patterson" w:date="2026-02-11T13:56:00Z" w16du:dateUtc="2026-02-11T18:56:00Z">
        <w:r w:rsidRPr="004660A5" w:rsidDel="00545F35">
          <w:rPr>
            <w:rFonts w:asciiTheme="minorHAnsi" w:hAnsiTheme="minorHAnsi" w:cstheme="minorHAnsi"/>
            <w:color w:val="auto"/>
            <w:sz w:val="24"/>
            <w:szCs w:val="24"/>
          </w:rPr>
          <w:delText>).</w:delText>
        </w:r>
      </w:del>
      <w:ins w:id="6" w:author="Penny Patterson" w:date="2026-02-11T13:56:00Z" w16du:dateUtc="2026-02-11T18:56:00Z">
        <w:r w:rsidR="00545F35">
          <w:rPr>
            <w:rFonts w:asciiTheme="minorHAnsi" w:hAnsiTheme="minorHAnsi" w:cstheme="minorHAnsi"/>
            <w:color w:val="auto"/>
            <w:sz w:val="24"/>
            <w:szCs w:val="24"/>
          </w:rPr>
          <w:t>least annually.</w:t>
        </w:r>
      </w:ins>
    </w:p>
    <w:p w14:paraId="7EC5C81D" w14:textId="77777777" w:rsidR="004660A5" w:rsidRDefault="004660A5" w:rsidP="004660A5">
      <w:pPr>
        <w:numPr>
          <w:ilvl w:val="0"/>
          <w:numId w:val="38"/>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The audit schedule shall be documented and reviewed periodically to ensure coverage of all SQF requirements.</w:t>
      </w:r>
    </w:p>
    <w:p w14:paraId="1C0CB6AA" w14:textId="11B2C765" w:rsidR="00BE3EFA" w:rsidRPr="004660A5" w:rsidRDefault="00BE3EFA" w:rsidP="00BE3EFA">
      <w:pPr>
        <w:spacing w:before="100" w:beforeAutospacing="1" w:after="100" w:afterAutospacing="1"/>
        <w:rPr>
          <w:rFonts w:asciiTheme="minorHAnsi" w:hAnsiTheme="minorHAnsi" w:cstheme="minorHAnsi"/>
          <w:color w:val="auto"/>
          <w:sz w:val="24"/>
          <w:szCs w:val="24"/>
        </w:rPr>
      </w:pPr>
      <w:r w:rsidRPr="00BE3EFA">
        <w:rPr>
          <w:rFonts w:asciiTheme="minorHAnsi" w:hAnsiTheme="minorHAnsi" w:cstheme="minorHAnsi"/>
          <w:color w:val="auto"/>
          <w:sz w:val="24"/>
          <w:szCs w:val="24"/>
        </w:rPr>
        <w:t>The audit schedule is maintained and available for review during audits.</w:t>
      </w:r>
    </w:p>
    <w:p w14:paraId="049AF9B3" w14:textId="7A2BB52B" w:rsidR="004660A5" w:rsidRPr="00EC5988" w:rsidRDefault="004660A5" w:rsidP="004660A5">
      <w:pPr>
        <w:pStyle w:val="Heading4"/>
        <w:rPr>
          <w:rFonts w:asciiTheme="minorHAnsi" w:hAnsiTheme="minorHAnsi" w:cstheme="minorHAnsi"/>
          <w:i w:val="0"/>
          <w:iCs w:val="0"/>
          <w:color w:val="auto"/>
          <w:sz w:val="24"/>
          <w:szCs w:val="24"/>
          <w:u w:val="single"/>
        </w:rPr>
      </w:pPr>
      <w:r w:rsidRPr="00EC5988">
        <w:rPr>
          <w:rStyle w:val="Strong"/>
          <w:rFonts w:asciiTheme="minorHAnsi" w:hAnsiTheme="minorHAnsi" w:cstheme="minorHAnsi"/>
          <w:b w:val="0"/>
          <w:bCs w:val="0"/>
          <w:i w:val="0"/>
          <w:iCs w:val="0"/>
          <w:color w:val="auto"/>
          <w:sz w:val="24"/>
          <w:szCs w:val="24"/>
          <w:u w:val="single"/>
        </w:rPr>
        <w:t>Auditor Qualifications &amp; Independence</w:t>
      </w:r>
    </w:p>
    <w:p w14:paraId="4869F090" w14:textId="77777777" w:rsidR="004660A5" w:rsidRPr="004660A5" w:rsidRDefault="004660A5" w:rsidP="004660A5">
      <w:pPr>
        <w:numPr>
          <w:ilvl w:val="0"/>
          <w:numId w:val="39"/>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Internal audits shall be conducted by trained personnel who are independent of the area being audited to ensure objectivity.</w:t>
      </w:r>
    </w:p>
    <w:p w14:paraId="04B73E6F" w14:textId="77777777" w:rsidR="00495D11" w:rsidRDefault="00495D11" w:rsidP="004660A5">
      <w:pPr>
        <w:numPr>
          <w:ilvl w:val="0"/>
          <w:numId w:val="39"/>
        </w:numPr>
        <w:spacing w:before="100" w:beforeAutospacing="1" w:after="100" w:afterAutospacing="1"/>
        <w:rPr>
          <w:rFonts w:asciiTheme="minorHAnsi" w:hAnsiTheme="minorHAnsi" w:cstheme="minorHAnsi"/>
          <w:color w:val="auto"/>
          <w:sz w:val="24"/>
          <w:szCs w:val="24"/>
        </w:rPr>
      </w:pPr>
      <w:r w:rsidRPr="00495D11">
        <w:rPr>
          <w:rFonts w:asciiTheme="minorHAnsi" w:hAnsiTheme="minorHAnsi" w:cstheme="minorHAnsi"/>
          <w:color w:val="auto"/>
          <w:sz w:val="24"/>
          <w:szCs w:val="24"/>
        </w:rPr>
        <w:lastRenderedPageBreak/>
        <w:t>Auditors must have knowledge of SQF Fundamentals requirements, applicable food safety principles, and facility procedures.</w:t>
      </w:r>
    </w:p>
    <w:p w14:paraId="35CFDE20" w14:textId="78F90810" w:rsidR="004660A5" w:rsidRPr="004660A5" w:rsidRDefault="004660A5" w:rsidP="004660A5">
      <w:pPr>
        <w:numPr>
          <w:ilvl w:val="0"/>
          <w:numId w:val="39"/>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Training records of internal auditors shall be maintained and updated regularly.</w:t>
      </w:r>
    </w:p>
    <w:p w14:paraId="02892F85" w14:textId="7B5109E5" w:rsidR="004660A5" w:rsidRPr="00EC5988" w:rsidRDefault="004660A5" w:rsidP="004660A5">
      <w:pPr>
        <w:pStyle w:val="Heading4"/>
        <w:rPr>
          <w:rFonts w:asciiTheme="minorHAnsi" w:hAnsiTheme="minorHAnsi" w:cstheme="minorHAnsi"/>
          <w:i w:val="0"/>
          <w:iCs w:val="0"/>
          <w:color w:val="auto"/>
          <w:sz w:val="24"/>
          <w:szCs w:val="24"/>
          <w:u w:val="single"/>
        </w:rPr>
      </w:pPr>
      <w:r w:rsidRPr="00EC5988">
        <w:rPr>
          <w:rStyle w:val="Strong"/>
          <w:rFonts w:asciiTheme="minorHAnsi" w:hAnsiTheme="minorHAnsi" w:cstheme="minorHAnsi"/>
          <w:b w:val="0"/>
          <w:bCs w:val="0"/>
          <w:i w:val="0"/>
          <w:iCs w:val="0"/>
          <w:color w:val="auto"/>
          <w:sz w:val="24"/>
          <w:szCs w:val="24"/>
          <w:u w:val="single"/>
        </w:rPr>
        <w:t>Audit &amp; Inspection Process</w:t>
      </w:r>
    </w:p>
    <w:p w14:paraId="63F0B624" w14:textId="77777777" w:rsidR="004660A5" w:rsidRPr="0066798F" w:rsidRDefault="004660A5" w:rsidP="004660A5">
      <w:pPr>
        <w:pStyle w:val="NormalWeb"/>
        <w:numPr>
          <w:ilvl w:val="0"/>
          <w:numId w:val="40"/>
        </w:numPr>
        <w:rPr>
          <w:rFonts w:asciiTheme="minorHAnsi" w:hAnsiTheme="minorHAnsi" w:cstheme="minorHAnsi"/>
          <w:b/>
          <w:bCs/>
        </w:rPr>
      </w:pPr>
      <w:r w:rsidRPr="0066798F">
        <w:rPr>
          <w:rStyle w:val="Strong"/>
          <w:rFonts w:asciiTheme="minorHAnsi" w:hAnsiTheme="minorHAnsi" w:cstheme="minorHAnsi"/>
          <w:b w:val="0"/>
          <w:bCs w:val="0"/>
        </w:rPr>
        <w:t>Pre-Audit Preparation:</w:t>
      </w:r>
    </w:p>
    <w:p w14:paraId="24885F18" w14:textId="77777777" w:rsidR="004660A5" w:rsidRPr="004660A5" w:rsidRDefault="004660A5" w:rsidP="004660A5">
      <w:pPr>
        <w:numPr>
          <w:ilvl w:val="1"/>
          <w:numId w:val="40"/>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Review previous audit findings, corrective actions, and regulatory changes.</w:t>
      </w:r>
    </w:p>
    <w:p w14:paraId="1EB4E84C" w14:textId="77777777" w:rsidR="004660A5" w:rsidRPr="004660A5" w:rsidRDefault="004660A5" w:rsidP="004660A5">
      <w:pPr>
        <w:numPr>
          <w:ilvl w:val="1"/>
          <w:numId w:val="40"/>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Prepare an audit checklist aligned with SQF, HACCP, and regulatory requirements.</w:t>
      </w:r>
    </w:p>
    <w:p w14:paraId="1D407784" w14:textId="77777777" w:rsidR="004660A5" w:rsidRPr="0066798F" w:rsidRDefault="004660A5" w:rsidP="004660A5">
      <w:pPr>
        <w:pStyle w:val="NormalWeb"/>
        <w:numPr>
          <w:ilvl w:val="0"/>
          <w:numId w:val="40"/>
        </w:numPr>
        <w:rPr>
          <w:rFonts w:asciiTheme="minorHAnsi" w:hAnsiTheme="minorHAnsi" w:cstheme="minorHAnsi"/>
        </w:rPr>
      </w:pPr>
      <w:r w:rsidRPr="0066798F">
        <w:rPr>
          <w:rStyle w:val="Strong"/>
          <w:rFonts w:asciiTheme="minorHAnsi" w:hAnsiTheme="minorHAnsi" w:cstheme="minorHAnsi"/>
          <w:b w:val="0"/>
          <w:bCs w:val="0"/>
        </w:rPr>
        <w:t>Audit Execution:</w:t>
      </w:r>
    </w:p>
    <w:p w14:paraId="4D35B681" w14:textId="77777777" w:rsidR="004660A5" w:rsidRPr="0066798F" w:rsidRDefault="004660A5" w:rsidP="004660A5">
      <w:pPr>
        <w:numPr>
          <w:ilvl w:val="1"/>
          <w:numId w:val="40"/>
        </w:numPr>
        <w:spacing w:before="100" w:beforeAutospacing="1" w:after="100" w:afterAutospacing="1"/>
        <w:rPr>
          <w:rFonts w:asciiTheme="minorHAnsi" w:hAnsiTheme="minorHAnsi" w:cstheme="minorHAnsi"/>
          <w:color w:val="auto"/>
          <w:sz w:val="24"/>
          <w:szCs w:val="24"/>
        </w:rPr>
      </w:pPr>
      <w:r w:rsidRPr="0066798F">
        <w:rPr>
          <w:rFonts w:asciiTheme="minorHAnsi" w:hAnsiTheme="minorHAnsi" w:cstheme="minorHAnsi"/>
          <w:color w:val="auto"/>
          <w:sz w:val="24"/>
          <w:szCs w:val="24"/>
        </w:rPr>
        <w:t>Conduct walkthrough inspections and document observations.</w:t>
      </w:r>
    </w:p>
    <w:p w14:paraId="20A74B81" w14:textId="77777777" w:rsidR="004660A5" w:rsidRPr="0066798F" w:rsidRDefault="004660A5" w:rsidP="004660A5">
      <w:pPr>
        <w:numPr>
          <w:ilvl w:val="1"/>
          <w:numId w:val="40"/>
        </w:numPr>
        <w:spacing w:before="100" w:beforeAutospacing="1" w:after="100" w:afterAutospacing="1"/>
        <w:rPr>
          <w:rFonts w:asciiTheme="minorHAnsi" w:hAnsiTheme="minorHAnsi" w:cstheme="minorHAnsi"/>
          <w:color w:val="auto"/>
          <w:sz w:val="24"/>
          <w:szCs w:val="24"/>
        </w:rPr>
      </w:pPr>
      <w:r w:rsidRPr="0066798F">
        <w:rPr>
          <w:rFonts w:asciiTheme="minorHAnsi" w:hAnsiTheme="minorHAnsi" w:cstheme="minorHAnsi"/>
          <w:color w:val="auto"/>
          <w:sz w:val="24"/>
          <w:szCs w:val="24"/>
        </w:rPr>
        <w:t>Interview employees to assess their understanding of food safety procedures.</w:t>
      </w:r>
    </w:p>
    <w:p w14:paraId="4D086922" w14:textId="77777777" w:rsidR="004660A5" w:rsidRPr="0066798F" w:rsidRDefault="004660A5" w:rsidP="004660A5">
      <w:pPr>
        <w:numPr>
          <w:ilvl w:val="1"/>
          <w:numId w:val="40"/>
        </w:numPr>
        <w:spacing w:before="100" w:beforeAutospacing="1" w:after="100" w:afterAutospacing="1"/>
        <w:rPr>
          <w:rFonts w:asciiTheme="minorHAnsi" w:hAnsiTheme="minorHAnsi" w:cstheme="minorHAnsi"/>
          <w:color w:val="auto"/>
          <w:sz w:val="24"/>
          <w:szCs w:val="24"/>
        </w:rPr>
      </w:pPr>
      <w:r w:rsidRPr="0066798F">
        <w:rPr>
          <w:rFonts w:asciiTheme="minorHAnsi" w:hAnsiTheme="minorHAnsi" w:cstheme="minorHAnsi"/>
          <w:color w:val="auto"/>
          <w:sz w:val="24"/>
          <w:szCs w:val="24"/>
        </w:rPr>
        <w:t>Verify records, procedures, and process controls for compliance.</w:t>
      </w:r>
    </w:p>
    <w:p w14:paraId="56B60BF3" w14:textId="77777777" w:rsidR="004660A5" w:rsidRPr="0066798F" w:rsidRDefault="004660A5" w:rsidP="004660A5">
      <w:pPr>
        <w:pStyle w:val="NormalWeb"/>
        <w:numPr>
          <w:ilvl w:val="0"/>
          <w:numId w:val="40"/>
        </w:numPr>
        <w:rPr>
          <w:rFonts w:asciiTheme="minorHAnsi" w:hAnsiTheme="minorHAnsi" w:cstheme="minorHAnsi"/>
        </w:rPr>
      </w:pPr>
      <w:r w:rsidRPr="0066798F">
        <w:rPr>
          <w:rStyle w:val="Strong"/>
          <w:rFonts w:asciiTheme="minorHAnsi" w:hAnsiTheme="minorHAnsi" w:cstheme="minorHAnsi"/>
          <w:b w:val="0"/>
          <w:bCs w:val="0"/>
        </w:rPr>
        <w:t>Findings &amp; Non-Conformance Identification:</w:t>
      </w:r>
    </w:p>
    <w:p w14:paraId="3E92EE43" w14:textId="77777777" w:rsidR="00EA2CA0" w:rsidRDefault="004660A5" w:rsidP="004660A5">
      <w:pPr>
        <w:numPr>
          <w:ilvl w:val="1"/>
          <w:numId w:val="40"/>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Any non-conformities identified shall be documented with detailed descriptions and risk assessments.</w:t>
      </w:r>
    </w:p>
    <w:p w14:paraId="2B6271C8" w14:textId="31016A1D" w:rsidR="00EA2CA0" w:rsidRPr="00EA2CA0" w:rsidRDefault="00BA19AB" w:rsidP="00EA2CA0">
      <w:pPr>
        <w:numPr>
          <w:ilvl w:val="1"/>
          <w:numId w:val="40"/>
        </w:numPr>
        <w:spacing w:before="100" w:beforeAutospacing="1" w:after="100" w:afterAutospacing="1"/>
        <w:rPr>
          <w:rFonts w:asciiTheme="minorHAnsi" w:hAnsiTheme="minorHAnsi" w:cstheme="minorHAnsi"/>
          <w:color w:val="auto"/>
          <w:sz w:val="24"/>
          <w:szCs w:val="24"/>
        </w:rPr>
      </w:pPr>
      <w:r w:rsidRPr="00EA2CA0">
        <w:rPr>
          <w:rFonts w:asciiTheme="minorHAnsi" w:hAnsiTheme="minorHAnsi" w:cstheme="minorHAnsi"/>
          <w:color w:val="auto"/>
          <w:sz w:val="24"/>
          <w:szCs w:val="24"/>
        </w:rPr>
        <w:t>Non-conformances shall be documented and assessed based on potential food safety impact.</w:t>
      </w:r>
    </w:p>
    <w:p w14:paraId="4485F924" w14:textId="464049F7" w:rsidR="004660A5" w:rsidRPr="00545F35" w:rsidRDefault="004660A5" w:rsidP="00EA2CA0">
      <w:pPr>
        <w:spacing w:before="100" w:beforeAutospacing="1" w:after="100" w:afterAutospacing="1"/>
        <w:rPr>
          <w:rFonts w:asciiTheme="minorHAnsi" w:hAnsiTheme="minorHAnsi" w:cstheme="minorHAnsi"/>
          <w:color w:val="auto"/>
          <w:sz w:val="24"/>
          <w:szCs w:val="24"/>
        </w:rPr>
      </w:pPr>
      <w:r w:rsidRPr="00545F35">
        <w:rPr>
          <w:rStyle w:val="Strong"/>
          <w:rFonts w:asciiTheme="minorHAnsi" w:hAnsiTheme="minorHAnsi" w:cstheme="minorHAnsi"/>
          <w:b w:val="0"/>
          <w:bCs w:val="0"/>
          <w:color w:val="auto"/>
          <w:sz w:val="24"/>
          <w:szCs w:val="24"/>
          <w:u w:val="single"/>
        </w:rPr>
        <w:t>Corrective Actions &amp; Continuous Improvement</w:t>
      </w:r>
    </w:p>
    <w:p w14:paraId="68975545" w14:textId="35309F97" w:rsidR="00545F35" w:rsidRPr="00545F35" w:rsidRDefault="00545F35" w:rsidP="00545F35">
      <w:pPr>
        <w:pStyle w:val="NormalWeb"/>
        <w:numPr>
          <w:ilvl w:val="0"/>
          <w:numId w:val="41"/>
        </w:numPr>
        <w:rPr>
          <w:ins w:id="7" w:author="Penny Patterson" w:date="2026-02-11T13:59:00Z" w16du:dateUtc="2026-02-11T18:59:00Z"/>
          <w:rFonts w:asciiTheme="minorHAnsi" w:hAnsiTheme="minorHAnsi" w:cstheme="minorHAnsi"/>
          <w:rPrChange w:id="8" w:author="Penny Patterson" w:date="2026-02-11T14:00:00Z" w16du:dateUtc="2026-02-11T19:00:00Z">
            <w:rPr>
              <w:ins w:id="9" w:author="Penny Patterson" w:date="2026-02-11T13:59:00Z" w16du:dateUtc="2026-02-11T18:59:00Z"/>
            </w:rPr>
          </w:rPrChange>
        </w:rPr>
      </w:pPr>
      <w:ins w:id="10" w:author="Penny Patterson" w:date="2026-02-11T13:59:00Z" w16du:dateUtc="2026-02-11T18:59:00Z">
        <w:r w:rsidRPr="00545F35">
          <w:rPr>
            <w:rFonts w:asciiTheme="minorHAnsi" w:hAnsiTheme="minorHAnsi" w:cstheme="minorHAnsi"/>
            <w:rPrChange w:id="11" w:author="Penny Patterson" w:date="2026-02-11T14:00:00Z" w16du:dateUtc="2026-02-11T19:00:00Z">
              <w:rPr/>
            </w:rPrChange>
          </w:rPr>
          <w:t>Non-conformances identified during internal audits, inspections, or routine operations shall be evaluated to determine the appropriate response. Minor non-conformances may be addressed through</w:t>
        </w:r>
      </w:ins>
      <w:ins w:id="12" w:author="Penny Patterson" w:date="2026-02-11T14:00:00Z" w16du:dateUtc="2026-02-11T19:00:00Z">
        <w:r w:rsidRPr="00545F35">
          <w:rPr>
            <w:rFonts w:asciiTheme="minorHAnsi" w:hAnsiTheme="minorHAnsi" w:cstheme="minorHAnsi"/>
            <w:rPrChange w:id="13" w:author="Penny Patterson" w:date="2026-02-11T14:00:00Z" w16du:dateUtc="2026-02-11T19:00:00Z">
              <w:rPr/>
            </w:rPrChange>
          </w:rPr>
          <w:t xml:space="preserve"> </w:t>
        </w:r>
      </w:ins>
      <w:ins w:id="14" w:author="Penny Patterson" w:date="2026-02-11T13:59:00Z" w16du:dateUtc="2026-02-11T18:59:00Z">
        <w:r w:rsidRPr="00545F35">
          <w:rPr>
            <w:rStyle w:val="Strong"/>
            <w:rFonts w:asciiTheme="minorHAnsi" w:hAnsiTheme="minorHAnsi" w:cstheme="minorHAnsi"/>
            <w:b w:val="0"/>
            <w:bCs w:val="0"/>
            <w:rPrChange w:id="15" w:author="Penny Patterson" w:date="2026-02-11T14:00:00Z" w16du:dateUtc="2026-02-11T19:00:00Z">
              <w:rPr>
                <w:rStyle w:val="Strong"/>
              </w:rPr>
            </w:rPrChange>
          </w:rPr>
          <w:t>corrections</w:t>
        </w:r>
        <w:r w:rsidRPr="00545F35">
          <w:rPr>
            <w:rFonts w:asciiTheme="minorHAnsi" w:hAnsiTheme="minorHAnsi" w:cstheme="minorHAnsi"/>
            <w:rPrChange w:id="16" w:author="Penny Patterson" w:date="2026-02-11T14:00:00Z" w16du:dateUtc="2026-02-11T19:00:00Z">
              <w:rPr/>
            </w:rPrChange>
          </w:rPr>
          <w:t>, which include immediate remedial action to resolve the issue.</w:t>
        </w:r>
      </w:ins>
    </w:p>
    <w:p w14:paraId="10AF26D0" w14:textId="77777777" w:rsidR="00545F35" w:rsidRPr="00545F35" w:rsidRDefault="00545F35" w:rsidP="00545F35">
      <w:pPr>
        <w:pStyle w:val="NormalWeb"/>
        <w:numPr>
          <w:ilvl w:val="0"/>
          <w:numId w:val="41"/>
        </w:numPr>
        <w:rPr>
          <w:ins w:id="17" w:author="Penny Patterson" w:date="2026-02-11T13:59:00Z" w16du:dateUtc="2026-02-11T18:59:00Z"/>
          <w:rFonts w:asciiTheme="minorHAnsi" w:hAnsiTheme="minorHAnsi" w:cstheme="minorHAnsi"/>
          <w:rPrChange w:id="18" w:author="Penny Patterson" w:date="2026-02-11T14:00:00Z" w16du:dateUtc="2026-02-11T19:00:00Z">
            <w:rPr>
              <w:ins w:id="19" w:author="Penny Patterson" w:date="2026-02-11T13:59:00Z" w16du:dateUtc="2026-02-11T18:59:00Z"/>
            </w:rPr>
          </w:rPrChange>
        </w:rPr>
      </w:pPr>
      <w:ins w:id="20" w:author="Penny Patterson" w:date="2026-02-11T13:59:00Z" w16du:dateUtc="2026-02-11T18:59:00Z">
        <w:r w:rsidRPr="00545F35">
          <w:rPr>
            <w:rFonts w:asciiTheme="minorHAnsi" w:hAnsiTheme="minorHAnsi" w:cstheme="minorHAnsi"/>
            <w:rPrChange w:id="21" w:author="Penny Patterson" w:date="2026-02-11T14:00:00Z" w16du:dateUtc="2026-02-11T19:00:00Z">
              <w:rPr/>
            </w:rPrChange>
          </w:rPr>
          <w:t xml:space="preserve">Where a non-conformance is determined to be significant, recurring, trend-based, or poses a risk to food safety, legality, or quality, a formal </w:t>
        </w:r>
        <w:r w:rsidRPr="00545F35">
          <w:rPr>
            <w:rStyle w:val="Strong"/>
            <w:rFonts w:asciiTheme="minorHAnsi" w:hAnsiTheme="minorHAnsi" w:cstheme="minorHAnsi"/>
            <w:b w:val="0"/>
            <w:bCs w:val="0"/>
            <w:rPrChange w:id="22" w:author="Penny Patterson" w:date="2026-02-11T14:00:00Z" w16du:dateUtc="2026-02-11T19:00:00Z">
              <w:rPr>
                <w:rStyle w:val="Strong"/>
              </w:rPr>
            </w:rPrChange>
          </w:rPr>
          <w:t>Corrective Action Request (CAR)</w:t>
        </w:r>
        <w:r w:rsidRPr="00545F35">
          <w:rPr>
            <w:rFonts w:asciiTheme="minorHAnsi" w:hAnsiTheme="minorHAnsi" w:cstheme="minorHAnsi"/>
            <w:rPrChange w:id="23" w:author="Penny Patterson" w:date="2026-02-11T14:00:00Z" w16du:dateUtc="2026-02-11T19:00:00Z">
              <w:rPr/>
            </w:rPrChange>
          </w:rPr>
          <w:t xml:space="preserve"> shall be initiated. The CAR will assign responsible personnel, establish due dates, document root cause analysis, define corrective and preventive actions, and include verification of effectiveness.</w:t>
        </w:r>
      </w:ins>
    </w:p>
    <w:p w14:paraId="62B3C380" w14:textId="3355407A" w:rsidR="004660A5" w:rsidRPr="004660A5" w:rsidDel="00545F35" w:rsidRDefault="004660A5" w:rsidP="004660A5">
      <w:pPr>
        <w:numPr>
          <w:ilvl w:val="0"/>
          <w:numId w:val="41"/>
        </w:numPr>
        <w:spacing w:before="100" w:beforeAutospacing="1" w:after="100" w:afterAutospacing="1"/>
        <w:rPr>
          <w:del w:id="24" w:author="Penny Patterson" w:date="2026-02-11T13:59:00Z" w16du:dateUtc="2026-02-11T18:59:00Z"/>
          <w:rFonts w:asciiTheme="minorHAnsi" w:hAnsiTheme="minorHAnsi" w:cstheme="minorHAnsi"/>
          <w:color w:val="auto"/>
          <w:sz w:val="24"/>
          <w:szCs w:val="24"/>
        </w:rPr>
      </w:pPr>
      <w:del w:id="25" w:author="Penny Patterson" w:date="2026-02-11T13:59:00Z" w16du:dateUtc="2026-02-11T18:59:00Z">
        <w:r w:rsidRPr="004660A5" w:rsidDel="00545F35">
          <w:rPr>
            <w:rFonts w:asciiTheme="minorHAnsi" w:hAnsiTheme="minorHAnsi" w:cstheme="minorHAnsi"/>
            <w:color w:val="auto"/>
            <w:sz w:val="24"/>
            <w:szCs w:val="24"/>
          </w:rPr>
          <w:delText xml:space="preserve">All non-conformances shall be assigned corrective and preventive actions (CAPA) with responsible personnel and due </w:delText>
        </w:r>
        <w:commentRangeStart w:id="26"/>
        <w:r w:rsidRPr="004660A5" w:rsidDel="00545F35">
          <w:rPr>
            <w:rFonts w:asciiTheme="minorHAnsi" w:hAnsiTheme="minorHAnsi" w:cstheme="minorHAnsi"/>
            <w:color w:val="auto"/>
            <w:sz w:val="24"/>
            <w:szCs w:val="24"/>
          </w:rPr>
          <w:delText>dates</w:delText>
        </w:r>
        <w:commentRangeEnd w:id="26"/>
        <w:r w:rsidR="00E95726" w:rsidRPr="004660A5" w:rsidDel="00545F35">
          <w:rPr>
            <w:rStyle w:val="CommentReference"/>
            <w:rFonts w:asciiTheme="minorHAnsi" w:hAnsiTheme="minorHAnsi" w:cstheme="minorHAnsi"/>
            <w:color w:val="auto"/>
            <w:sz w:val="24"/>
            <w:szCs w:val="24"/>
          </w:rPr>
          <w:commentReference w:id="26"/>
        </w:r>
        <w:r w:rsidRPr="004660A5" w:rsidDel="00545F35">
          <w:rPr>
            <w:rFonts w:asciiTheme="minorHAnsi" w:hAnsiTheme="minorHAnsi" w:cstheme="minorHAnsi"/>
            <w:color w:val="auto"/>
            <w:sz w:val="24"/>
            <w:szCs w:val="24"/>
          </w:rPr>
          <w:delText>.</w:delText>
        </w:r>
      </w:del>
    </w:p>
    <w:p w14:paraId="255FF525" w14:textId="77777777" w:rsidR="004660A5" w:rsidRPr="004660A5" w:rsidRDefault="004660A5" w:rsidP="004660A5">
      <w:pPr>
        <w:numPr>
          <w:ilvl w:val="0"/>
          <w:numId w:val="41"/>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The effectiveness of corrective actions shall be verified in follow-up audits.</w:t>
      </w:r>
    </w:p>
    <w:p w14:paraId="6D4C58A4" w14:textId="77777777" w:rsidR="004660A5" w:rsidRPr="004660A5" w:rsidRDefault="004660A5" w:rsidP="004660A5">
      <w:pPr>
        <w:numPr>
          <w:ilvl w:val="0"/>
          <w:numId w:val="41"/>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Root cause analysis shall be conducted for recurring issues to prevent future occurrences.</w:t>
      </w:r>
    </w:p>
    <w:p w14:paraId="24F1815E" w14:textId="107864F8" w:rsidR="004660A5" w:rsidRPr="00EC5988" w:rsidRDefault="004660A5" w:rsidP="004660A5">
      <w:pPr>
        <w:pStyle w:val="Heading4"/>
        <w:rPr>
          <w:rFonts w:asciiTheme="minorHAnsi" w:hAnsiTheme="minorHAnsi" w:cstheme="minorHAnsi"/>
          <w:i w:val="0"/>
          <w:iCs w:val="0"/>
          <w:color w:val="auto"/>
          <w:sz w:val="24"/>
          <w:szCs w:val="24"/>
          <w:u w:val="single"/>
        </w:rPr>
      </w:pPr>
      <w:r w:rsidRPr="00EC5988">
        <w:rPr>
          <w:rStyle w:val="Strong"/>
          <w:rFonts w:asciiTheme="minorHAnsi" w:hAnsiTheme="minorHAnsi" w:cstheme="minorHAnsi"/>
          <w:b w:val="0"/>
          <w:bCs w:val="0"/>
          <w:i w:val="0"/>
          <w:iCs w:val="0"/>
          <w:color w:val="auto"/>
          <w:sz w:val="24"/>
          <w:szCs w:val="24"/>
          <w:u w:val="single"/>
        </w:rPr>
        <w:t>Documentation &amp; Record Keeping</w:t>
      </w:r>
    </w:p>
    <w:p w14:paraId="5FFCBB4E" w14:textId="25D6E905" w:rsidR="004660A5" w:rsidRPr="004660A5" w:rsidRDefault="004660A5" w:rsidP="004660A5">
      <w:pPr>
        <w:numPr>
          <w:ilvl w:val="0"/>
          <w:numId w:val="42"/>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 xml:space="preserve">Internal audit reports, inspection checklists, and corrective action </w:t>
      </w:r>
      <w:r w:rsidR="00BF1412" w:rsidRPr="00BF1412">
        <w:rPr>
          <w:rFonts w:asciiTheme="minorHAnsi" w:hAnsiTheme="minorHAnsi" w:cstheme="minorHAnsi"/>
          <w:color w:val="auto"/>
          <w:sz w:val="24"/>
          <w:szCs w:val="24"/>
        </w:rPr>
        <w:t>Records are maintained in accordance with the document control and record retention program.</w:t>
      </w:r>
    </w:p>
    <w:p w14:paraId="7DAA7619" w14:textId="77777777" w:rsidR="004660A5" w:rsidRPr="004660A5" w:rsidRDefault="004660A5" w:rsidP="004660A5">
      <w:pPr>
        <w:numPr>
          <w:ilvl w:val="0"/>
          <w:numId w:val="42"/>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lastRenderedPageBreak/>
        <w:t>Audit results shall be reviewed by senior management to drive continuous improvement.</w:t>
      </w:r>
    </w:p>
    <w:p w14:paraId="0F81AA53" w14:textId="77777777" w:rsidR="004660A5" w:rsidRPr="004660A5" w:rsidRDefault="004660A5" w:rsidP="004660A5">
      <w:pPr>
        <w:numPr>
          <w:ilvl w:val="0"/>
          <w:numId w:val="42"/>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Internal audit findings and corrective actions shall be discussed during management review meetings.</w:t>
      </w:r>
    </w:p>
    <w:p w14:paraId="7C6FF4C3" w14:textId="54EF85EC" w:rsidR="004660A5" w:rsidRPr="00EC5988" w:rsidRDefault="004660A5" w:rsidP="004660A5">
      <w:pPr>
        <w:pStyle w:val="Heading3"/>
        <w:rPr>
          <w:rFonts w:asciiTheme="minorHAnsi" w:hAnsiTheme="minorHAnsi" w:cstheme="minorHAnsi"/>
          <w:color w:val="auto"/>
          <w:sz w:val="24"/>
          <w:szCs w:val="24"/>
          <w:u w:val="single"/>
        </w:rPr>
      </w:pPr>
      <w:r w:rsidRPr="00EC5988">
        <w:rPr>
          <w:rStyle w:val="Strong"/>
          <w:rFonts w:asciiTheme="minorHAnsi" w:hAnsiTheme="minorHAnsi" w:cstheme="minorHAnsi"/>
          <w:color w:val="auto"/>
          <w:sz w:val="24"/>
          <w:szCs w:val="24"/>
          <w:u w:val="single"/>
        </w:rPr>
        <w:t>Compliance &amp; Verification</w:t>
      </w:r>
    </w:p>
    <w:p w14:paraId="6E0DC909" w14:textId="77777777" w:rsidR="004660A5" w:rsidRPr="004660A5" w:rsidRDefault="004660A5" w:rsidP="004660A5">
      <w:pPr>
        <w:numPr>
          <w:ilvl w:val="0"/>
          <w:numId w:val="43"/>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Internal audits and inspections shall be reviewed during external SQF certification audits.</w:t>
      </w:r>
    </w:p>
    <w:p w14:paraId="19ACC8C8" w14:textId="77777777" w:rsidR="004660A5" w:rsidRPr="004660A5" w:rsidRDefault="004660A5" w:rsidP="004660A5">
      <w:pPr>
        <w:numPr>
          <w:ilvl w:val="0"/>
          <w:numId w:val="43"/>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The effectiveness of the internal audit program shall be evaluated annually for improvements.</w:t>
      </w:r>
    </w:p>
    <w:p w14:paraId="451744D3" w14:textId="77777777" w:rsidR="002B2128" w:rsidRPr="002B2128" w:rsidRDefault="002B2128" w:rsidP="002B2128">
      <w:pPr>
        <w:autoSpaceDE w:val="0"/>
        <w:autoSpaceDN w:val="0"/>
        <w:adjustRightInd w:val="0"/>
        <w:ind w:left="360"/>
        <w:rPr>
          <w:rFonts w:asciiTheme="minorHAnsi" w:hAnsiTheme="minorHAnsi" w:cstheme="minorHAnsi"/>
          <w:sz w:val="24"/>
          <w:szCs w:val="24"/>
          <w:u w:val="single"/>
        </w:rPr>
      </w:pPr>
      <w:r w:rsidRPr="002B2128">
        <w:rPr>
          <w:rFonts w:asciiTheme="minorHAnsi" w:hAnsiTheme="minorHAnsi" w:cstheme="minorHAnsi"/>
          <w:b/>
          <w:sz w:val="24"/>
          <w:szCs w:val="24"/>
          <w:u w:val="single"/>
        </w:rPr>
        <w:t>DOCUMENT HISTORY</w:t>
      </w:r>
      <w:r w:rsidRPr="002B2128">
        <w:rPr>
          <w:rFonts w:asciiTheme="minorHAnsi" w:hAnsiTheme="minorHAnsi" w:cstheme="minorHAnsi"/>
          <w:sz w:val="24"/>
          <w:szCs w:val="24"/>
          <w:u w:val="single"/>
        </w:rPr>
        <w:t xml:space="preserve"> </w:t>
      </w:r>
    </w:p>
    <w:p w14:paraId="28B820A8" w14:textId="77777777" w:rsidR="002B2128" w:rsidRPr="002B2128" w:rsidRDefault="002B2128" w:rsidP="002B2128">
      <w:pPr>
        <w:autoSpaceDE w:val="0"/>
        <w:autoSpaceDN w:val="0"/>
        <w:adjustRightInd w:val="0"/>
        <w:ind w:left="360"/>
        <w:rPr>
          <w:rFonts w:asciiTheme="minorHAnsi" w:hAnsiTheme="minorHAnsi" w:cstheme="minorHAnsi"/>
          <w:sz w:val="24"/>
          <w:szCs w:val="24"/>
        </w:rPr>
      </w:pPr>
      <w:r w:rsidRPr="002B2128">
        <w:rPr>
          <w:rFonts w:asciiTheme="minorHAnsi" w:hAnsiTheme="minorHAnsi" w:cstheme="minorHAnsi"/>
          <w:sz w:val="24"/>
          <w:szCs w:val="24"/>
        </w:rPr>
        <w:t xml:space="preserve">NOTE: Only record </w:t>
      </w:r>
      <w:r w:rsidRPr="002B2128">
        <w:rPr>
          <w:rFonts w:asciiTheme="minorHAnsi" w:hAnsiTheme="minorHAnsi" w:cstheme="minorHAnsi"/>
          <w:i/>
          <w:sz w:val="24"/>
          <w:szCs w:val="24"/>
        </w:rPr>
        <w:t>revisions</w:t>
      </w:r>
      <w:r w:rsidRPr="002B2128">
        <w:rPr>
          <w:rFonts w:asciiTheme="minorHAnsi" w:hAnsiTheme="minorHAnsi" w:cstheme="minorHAnsi"/>
          <w:sz w:val="24"/>
          <w:szCs w:val="24"/>
        </w:rPr>
        <w:t xml:space="preserve"> to this document. </w:t>
      </w:r>
      <w:r w:rsidRPr="002B2128">
        <w:rPr>
          <w:rFonts w:asciiTheme="minorHAnsi" w:hAnsiTheme="minorHAnsi" w:cstheme="minorHAnsi"/>
          <w:i/>
          <w:sz w:val="24"/>
          <w:szCs w:val="24"/>
        </w:rPr>
        <w:t>Reviews</w:t>
      </w:r>
      <w:r w:rsidRPr="002B2128">
        <w:rPr>
          <w:rFonts w:asciiTheme="minorHAnsi" w:hAnsiTheme="minorHAnsi" w:cstheme="minorHAnsi"/>
          <w:sz w:val="24"/>
          <w:szCs w:val="24"/>
        </w:rPr>
        <w:t xml:space="preserve"> are recorded only in the central Document Register.</w:t>
      </w:r>
    </w:p>
    <w:p w14:paraId="3AC983E1" w14:textId="77777777" w:rsidR="002B2128" w:rsidRPr="002B2128" w:rsidRDefault="002B2128" w:rsidP="002B2128">
      <w:pPr>
        <w:autoSpaceDE w:val="0"/>
        <w:autoSpaceDN w:val="0"/>
        <w:adjustRightInd w:val="0"/>
        <w:ind w:left="360"/>
        <w:rPr>
          <w:rFonts w:asciiTheme="minorHAnsi" w:hAnsiTheme="minorHAnsi" w:cstheme="minorHAnsi"/>
          <w:sz w:val="24"/>
          <w:szCs w:val="24"/>
        </w:rPr>
      </w:pPr>
    </w:p>
    <w:p w14:paraId="5FD52714" w14:textId="77777777" w:rsidR="002B2128" w:rsidRPr="002B2128" w:rsidRDefault="002B2128" w:rsidP="002B2128">
      <w:pPr>
        <w:ind w:left="360"/>
        <w:rPr>
          <w:rFonts w:asciiTheme="minorHAnsi" w:hAnsiTheme="minorHAnsi" w:cstheme="minorHAnsi"/>
          <w:b/>
          <w:sz w:val="24"/>
          <w:szCs w:val="24"/>
          <w:u w:val="single"/>
        </w:rPr>
      </w:pPr>
      <w:r w:rsidRPr="002B2128">
        <w:rPr>
          <w:rFonts w:asciiTheme="minorHAnsi" w:hAnsiTheme="minorHAnsi" w:cstheme="minorHAnsi"/>
          <w:b/>
          <w:sz w:val="24"/>
          <w:szCs w:val="24"/>
          <w:u w:val="single"/>
        </w:rPr>
        <w:t xml:space="preserve">REFERENCES </w:t>
      </w:r>
    </w:p>
    <w:p w14:paraId="0F490A07" w14:textId="77777777" w:rsidR="002B2128" w:rsidRPr="002B2128" w:rsidRDefault="002B2128" w:rsidP="002B2128">
      <w:pPr>
        <w:ind w:left="360"/>
        <w:rPr>
          <w:rFonts w:asciiTheme="minorHAnsi" w:hAnsiTheme="minorHAnsi" w:cstheme="minorHAnsi"/>
          <w:sz w:val="24"/>
          <w:szCs w:val="24"/>
        </w:rPr>
      </w:pPr>
      <w:r w:rsidRPr="002B2128">
        <w:rPr>
          <w:rFonts w:asciiTheme="minorHAnsi" w:hAnsiTheme="minorHAnsi" w:cstheme="minorHAnsi"/>
          <w:sz w:val="24"/>
          <w:szCs w:val="24"/>
        </w:rPr>
        <w:t>SQF Food Safety Code: Food Manufacturing, Edition 9 / 2.5 System Verification</w:t>
      </w:r>
    </w:p>
    <w:p w14:paraId="77A4345E" w14:textId="77777777" w:rsidR="004660A5" w:rsidRPr="004660A5" w:rsidRDefault="004660A5" w:rsidP="004660A5">
      <w:pPr>
        <w:numPr>
          <w:ilvl w:val="0"/>
          <w:numId w:val="44"/>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HACCP Guidelines</w:t>
      </w:r>
    </w:p>
    <w:p w14:paraId="7179FC72" w14:textId="77777777" w:rsidR="004660A5" w:rsidRDefault="004660A5" w:rsidP="004660A5">
      <w:pPr>
        <w:numPr>
          <w:ilvl w:val="0"/>
          <w:numId w:val="44"/>
        </w:numPr>
        <w:spacing w:before="100" w:beforeAutospacing="1" w:after="100" w:afterAutospacing="1"/>
        <w:rPr>
          <w:rFonts w:asciiTheme="minorHAnsi" w:hAnsiTheme="minorHAnsi" w:cstheme="minorHAnsi"/>
          <w:color w:val="auto"/>
          <w:sz w:val="24"/>
          <w:szCs w:val="24"/>
        </w:rPr>
      </w:pPr>
      <w:r w:rsidRPr="004660A5">
        <w:rPr>
          <w:rFonts w:asciiTheme="minorHAnsi" w:hAnsiTheme="minorHAnsi" w:cstheme="minorHAnsi"/>
          <w:color w:val="auto"/>
          <w:sz w:val="24"/>
          <w:szCs w:val="24"/>
        </w:rPr>
        <w:t>FDA &amp; USDA Food Safety Regulations</w:t>
      </w: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F7DF0" w:rsidRPr="00282D7B" w14:paraId="1FF4E331" w14:textId="77777777" w:rsidTr="003B4C41">
        <w:tc>
          <w:tcPr>
            <w:tcW w:w="1722" w:type="dxa"/>
          </w:tcPr>
          <w:p w14:paraId="72D0CDF1" w14:textId="77777777" w:rsidR="00BF7DF0" w:rsidRPr="00282D7B" w:rsidRDefault="00BF7DF0" w:rsidP="003B4C41">
            <w:pPr>
              <w:jc w:val="center"/>
              <w:rPr>
                <w:rFonts w:ascii="Calibri" w:hAnsi="Calibri"/>
                <w:sz w:val="22"/>
                <w:szCs w:val="22"/>
              </w:rPr>
            </w:pPr>
            <w:r w:rsidRPr="00282D7B">
              <w:rPr>
                <w:rFonts w:ascii="Calibri" w:hAnsi="Calibri"/>
                <w:sz w:val="22"/>
                <w:szCs w:val="22"/>
              </w:rPr>
              <w:t>Revision Date = Version #</w:t>
            </w:r>
          </w:p>
        </w:tc>
        <w:tc>
          <w:tcPr>
            <w:tcW w:w="8208" w:type="dxa"/>
          </w:tcPr>
          <w:p w14:paraId="4F799C4C" w14:textId="77777777" w:rsidR="00BF7DF0" w:rsidRPr="00282D7B" w:rsidRDefault="00BF7DF0" w:rsidP="003B4C41">
            <w:pPr>
              <w:jc w:val="center"/>
              <w:rPr>
                <w:rFonts w:ascii="Calibri" w:hAnsi="Calibri"/>
                <w:sz w:val="22"/>
                <w:szCs w:val="22"/>
              </w:rPr>
            </w:pPr>
          </w:p>
          <w:p w14:paraId="076DF24B" w14:textId="77777777" w:rsidR="00BF7DF0" w:rsidRPr="00282D7B" w:rsidRDefault="00BF7DF0" w:rsidP="003B4C41">
            <w:pPr>
              <w:jc w:val="center"/>
              <w:rPr>
                <w:rFonts w:ascii="Calibri" w:hAnsi="Calibri"/>
                <w:sz w:val="22"/>
                <w:szCs w:val="22"/>
              </w:rPr>
            </w:pPr>
            <w:r w:rsidRPr="00282D7B">
              <w:rPr>
                <w:rFonts w:ascii="Calibri" w:hAnsi="Calibri"/>
                <w:sz w:val="22"/>
                <w:szCs w:val="22"/>
              </w:rPr>
              <w:t>Changes</w:t>
            </w:r>
          </w:p>
        </w:tc>
      </w:tr>
      <w:tr w:rsidR="00BF7DF0" w:rsidRPr="00282D7B" w14:paraId="28007021" w14:textId="77777777" w:rsidTr="003B4C41">
        <w:tc>
          <w:tcPr>
            <w:tcW w:w="1722" w:type="dxa"/>
          </w:tcPr>
          <w:p w14:paraId="10BC8E45" w14:textId="67677EF7" w:rsidR="00BF7DF0" w:rsidRPr="00282D7B" w:rsidRDefault="00BF7DF0" w:rsidP="003B4C41">
            <w:pPr>
              <w:jc w:val="center"/>
              <w:rPr>
                <w:rFonts w:ascii="Calibri" w:hAnsi="Calibri"/>
                <w:sz w:val="22"/>
                <w:szCs w:val="22"/>
              </w:rPr>
            </w:pPr>
            <w:r>
              <w:rPr>
                <w:rFonts w:ascii="Calibri" w:hAnsi="Calibri"/>
                <w:sz w:val="22"/>
                <w:szCs w:val="22"/>
              </w:rPr>
              <w:t>2025-03-19</w:t>
            </w:r>
          </w:p>
        </w:tc>
        <w:tc>
          <w:tcPr>
            <w:tcW w:w="8208" w:type="dxa"/>
          </w:tcPr>
          <w:p w14:paraId="2CAA9AC6" w14:textId="77777777" w:rsidR="00BF7DF0" w:rsidRPr="00282D7B" w:rsidRDefault="00BF7DF0" w:rsidP="003B4C41">
            <w:pPr>
              <w:rPr>
                <w:rFonts w:ascii="Calibri" w:hAnsi="Calibri"/>
                <w:sz w:val="22"/>
                <w:szCs w:val="22"/>
              </w:rPr>
            </w:pPr>
            <w:r w:rsidRPr="00282D7B">
              <w:rPr>
                <w:rFonts w:ascii="Calibri" w:hAnsi="Calibri"/>
                <w:sz w:val="22"/>
                <w:szCs w:val="22"/>
              </w:rPr>
              <w:t>New program.</w:t>
            </w:r>
          </w:p>
        </w:tc>
      </w:tr>
      <w:tr w:rsidR="00BF7DF0" w:rsidRPr="00282D7B" w14:paraId="1EB885C5" w14:textId="77777777" w:rsidTr="003B4C41">
        <w:trPr>
          <w:trHeight w:val="224"/>
        </w:trPr>
        <w:tc>
          <w:tcPr>
            <w:tcW w:w="1722" w:type="dxa"/>
          </w:tcPr>
          <w:p w14:paraId="33DA5F6E" w14:textId="0DEE2D9C" w:rsidR="00BF7DF0" w:rsidRPr="00282D7B" w:rsidRDefault="00372B6B" w:rsidP="003B4C41">
            <w:pPr>
              <w:jc w:val="center"/>
              <w:rPr>
                <w:rFonts w:ascii="Calibri" w:hAnsi="Calibri"/>
                <w:sz w:val="22"/>
                <w:szCs w:val="22"/>
              </w:rPr>
            </w:pPr>
            <w:ins w:id="27" w:author="Penny Patterson" w:date="2026-03-18T15:14:00Z" w16du:dateUtc="2026-03-18T19:14:00Z">
              <w:r>
                <w:rPr>
                  <w:rFonts w:ascii="Calibri" w:hAnsi="Calibri"/>
                  <w:sz w:val="22"/>
                  <w:szCs w:val="22"/>
                </w:rPr>
                <w:t>02/11/2026</w:t>
              </w:r>
            </w:ins>
          </w:p>
        </w:tc>
        <w:tc>
          <w:tcPr>
            <w:tcW w:w="8208" w:type="dxa"/>
          </w:tcPr>
          <w:p w14:paraId="5B8BD6B3" w14:textId="4EEB1E5C" w:rsidR="00BF7DF0" w:rsidRPr="00282D7B" w:rsidRDefault="00372B6B" w:rsidP="003B4C41">
            <w:pPr>
              <w:rPr>
                <w:rFonts w:ascii="Calibri" w:hAnsi="Calibri"/>
                <w:sz w:val="22"/>
                <w:szCs w:val="22"/>
              </w:rPr>
            </w:pPr>
            <w:ins w:id="28" w:author="Penny Patterson" w:date="2026-03-18T15:14:00Z" w16du:dateUtc="2026-03-18T19:14:00Z">
              <w:r>
                <w:rPr>
                  <w:rFonts w:ascii="Calibri" w:hAnsi="Calibri"/>
                  <w:sz w:val="22"/>
                  <w:szCs w:val="22"/>
                </w:rPr>
                <w:t>Reviewed and Revised – Add Corrective Actions for non-comformances</w:t>
              </w:r>
            </w:ins>
          </w:p>
        </w:tc>
      </w:tr>
    </w:tbl>
    <w:p w14:paraId="3AB5E6EE" w14:textId="77777777" w:rsidR="00B1243B" w:rsidRPr="004660A5" w:rsidRDefault="00B1243B" w:rsidP="00B1243B">
      <w:pPr>
        <w:spacing w:before="100" w:beforeAutospacing="1" w:after="100" w:afterAutospacing="1"/>
        <w:rPr>
          <w:rFonts w:asciiTheme="minorHAnsi" w:hAnsiTheme="minorHAnsi" w:cstheme="minorHAnsi"/>
          <w:color w:val="auto"/>
          <w:sz w:val="24"/>
          <w:szCs w:val="24"/>
        </w:rPr>
      </w:pPr>
    </w:p>
    <w:p w14:paraId="57DC41FE" w14:textId="77777777" w:rsidR="00512A52" w:rsidRPr="004660A5" w:rsidRDefault="00512A52" w:rsidP="00286EE0">
      <w:pPr>
        <w:rPr>
          <w:rFonts w:asciiTheme="minorHAnsi" w:hAnsiTheme="minorHAnsi" w:cstheme="minorHAnsi"/>
          <w:color w:val="auto"/>
          <w:sz w:val="24"/>
          <w:szCs w:val="24"/>
        </w:rPr>
      </w:pPr>
    </w:p>
    <w:sectPr w:rsidR="00512A52" w:rsidRPr="004660A5"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rlen Keller" w:date="2026-02-06T17:38:00Z" w:initials="AK">
    <w:p w14:paraId="3E3F7936" w14:textId="77777777" w:rsidR="00E95726" w:rsidRDefault="00E95726" w:rsidP="00E95726">
      <w:pPr>
        <w:pStyle w:val="CommentText"/>
      </w:pPr>
      <w:r>
        <w:rPr>
          <w:rStyle w:val="CommentReference"/>
        </w:rPr>
        <w:annotationRef/>
      </w:r>
      <w:r>
        <w:t>Do you have a risk assessment on file for this?</w:t>
      </w:r>
    </w:p>
  </w:comment>
  <w:comment w:id="4" w:author="Penny Patterson" w:date="2026-02-11T13:57:00Z" w:initials="PP">
    <w:p w14:paraId="6B3CC623" w14:textId="77777777" w:rsidR="00545F35" w:rsidRDefault="00545F35" w:rsidP="00545F35">
      <w:r>
        <w:rPr>
          <w:rStyle w:val="CommentReference"/>
        </w:rPr>
        <w:annotationRef/>
      </w:r>
      <w:r>
        <w:t>No, we changed to 'at least annually'.</w:t>
      </w:r>
    </w:p>
  </w:comment>
  <w:comment w:id="26" w:author="Arlen Keller" w:date="2026-02-06T17:45:00Z" w:initials="AK">
    <w:p w14:paraId="2D979BD5" w14:textId="77777777" w:rsidR="00E95726" w:rsidRDefault="00E95726" w:rsidP="00E95726">
      <w:pPr>
        <w:pStyle w:val="CommentText"/>
      </w:pPr>
      <w:r>
        <w:rPr>
          <w:rStyle w:val="CommentReference"/>
        </w:rPr>
        <w:annotationRef/>
      </w:r>
      <w:r>
        <w:t>Are you requiring a corrective action for “all” nonconformances identified during an internal audit or GMP inspection? SQF allows for corrections and corrective actions. A correction might be documented for a utensil that was observed improperly stored. The correction would be the utensil was placed in proper storage and the employee was counseled. A Corrective action might be taken if you find that utensil improperly stored every time you conduct the inspection/audit. In that instance a trend is identified pointing to a bigger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3F7936" w15:done="1"/>
  <w15:commentEx w15:paraId="6B3CC623" w15:paraIdParent="3E3F7936" w15:done="1"/>
  <w15:commentEx w15:paraId="2D979B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06B8D0" w16cex:dateUtc="2026-02-06T22:38:00Z">
    <w16cex:extLst>
      <w16:ext w16:uri="{CE6994B0-6A32-4C9F-8C6B-6E91EDA988CE}">
        <cr:reactions xmlns:cr="http://schemas.microsoft.com/office/comments/2020/reactions">
          <cr:reaction reactionType="1">
            <cr:reactionInfo dateUtc="2026-02-11T18:57:03Z">
              <cr:user userId="S::penny@spicesinc.com::7bec89d0-993f-48ca-b90d-5a06f578d1d0" userProvider="AD" userName="Penny Patterson"/>
            </cr:reactionInfo>
          </cr:reaction>
        </cr:reactions>
      </w16:ext>
    </w16cex:extLst>
  </w16cex:commentExtensible>
  <w16cex:commentExtensible w16cex:durableId="0EAFD435" w16cex:dateUtc="2026-02-11T18:57:00Z"/>
  <w16cex:commentExtensible w16cex:durableId="79B3C5A9" w16cex:dateUtc="2026-02-06T22:45:00Z">
    <w16cex:extLst>
      <w16:ext w16:uri="{CE6994B0-6A32-4C9F-8C6B-6E91EDA988CE}">
        <cr:reactions xmlns:cr="http://schemas.microsoft.com/office/comments/2020/reactions">
          <cr:reaction reactionType="1">
            <cr:reactionInfo dateUtc="2026-02-11T19:00:37Z">
              <cr:user userId="S::penny@spicesinc.com::7bec89d0-993f-48ca-b90d-5a06f578d1d0" userProvider="AD" userName="Penny Patt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3F7936" w16cid:durableId="5A06B8D0"/>
  <w16cid:commentId w16cid:paraId="6B3CC623" w16cid:durableId="0EAFD435"/>
  <w16cid:commentId w16cid:paraId="2D979BD5" w16cid:durableId="79B3C5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C9E5" w14:textId="77777777" w:rsidR="00992089" w:rsidRDefault="00992089">
      <w:r>
        <w:separator/>
      </w:r>
    </w:p>
  </w:endnote>
  <w:endnote w:type="continuationSeparator" w:id="0">
    <w:p w14:paraId="19DCD3EF" w14:textId="77777777" w:rsidR="00992089" w:rsidRDefault="00992089">
      <w:r>
        <w:continuationSeparator/>
      </w:r>
    </w:p>
  </w:endnote>
  <w:endnote w:type="continuationNotice" w:id="1">
    <w:p w14:paraId="7510FCC4" w14:textId="77777777" w:rsidR="00992089" w:rsidRDefault="009920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B863" w14:textId="77777777" w:rsidR="00992089" w:rsidRDefault="00992089">
      <w:r>
        <w:separator/>
      </w:r>
    </w:p>
  </w:footnote>
  <w:footnote w:type="continuationSeparator" w:id="0">
    <w:p w14:paraId="2515A1B3" w14:textId="77777777" w:rsidR="00992089" w:rsidRDefault="00992089">
      <w:r>
        <w:continuationSeparator/>
      </w:r>
    </w:p>
  </w:footnote>
  <w:footnote w:type="continuationNotice" w:id="1">
    <w:p w14:paraId="10CCDD43" w14:textId="77777777" w:rsidR="00992089" w:rsidRDefault="009920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3D2A5F5E" w:rsidR="00CF2DBE" w:rsidRDefault="00390965" w:rsidP="00CF2DBE">
          <w:pPr>
            <w:jc w:val="center"/>
            <w:rPr>
              <w:rFonts w:ascii="Calibri" w:hAnsi="Calibri" w:cs="Calibri"/>
              <w:color w:val="auto"/>
              <w:sz w:val="22"/>
              <w:szCs w:val="22"/>
            </w:rPr>
          </w:pPr>
          <w:r w:rsidRPr="008F53DE">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F2DBE">
            <w:rPr>
              <w:rFonts w:ascii="Calibri" w:hAnsi="Calibri" w:cs="Calibri"/>
              <w:color w:val="auto"/>
              <w:sz w:val="22"/>
              <w:szCs w:val="22"/>
            </w:rPr>
            <w:t>315 Point Township Dr</w:t>
          </w:r>
        </w:p>
        <w:p w14:paraId="2064C209" w14:textId="0CDF1C54" w:rsidR="00CF2DBE" w:rsidRPr="008F53DE" w:rsidRDefault="00CF2DBE" w:rsidP="00CF2DBE">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3FFA4496" w:rsidR="00B24E2B" w:rsidRPr="008F53DE"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0B2DD2B9" w:rsidR="00B24E2B" w:rsidRPr="003B4C41" w:rsidRDefault="00982AC8" w:rsidP="005A79B2">
          <w:pPr>
            <w:jc w:val="center"/>
            <w:rPr>
              <w:rFonts w:asciiTheme="minorHAnsi" w:hAnsiTheme="minorHAnsi" w:cstheme="minorHAnsi"/>
              <w:b/>
              <w:bCs/>
              <w:color w:val="auto"/>
              <w:sz w:val="24"/>
              <w:szCs w:val="24"/>
            </w:rPr>
          </w:pPr>
          <w:r w:rsidRPr="003B4C41">
            <w:rPr>
              <w:rFonts w:asciiTheme="minorHAnsi" w:hAnsiTheme="minorHAnsi" w:cstheme="minorHAnsi"/>
              <w:b/>
              <w:bCs/>
              <w:sz w:val="24"/>
              <w:szCs w:val="24"/>
            </w:rPr>
            <w:t>2.5.5 Internal Audits and Inspections</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77A36879" w:rsidR="00B24E2B" w:rsidRPr="003B4C41" w:rsidRDefault="00982AC8" w:rsidP="005A79B2">
          <w:pPr>
            <w:rPr>
              <w:rFonts w:asciiTheme="minorHAnsi" w:hAnsiTheme="minorHAnsi" w:cstheme="minorHAnsi"/>
              <w:sz w:val="22"/>
              <w:szCs w:val="22"/>
            </w:rPr>
          </w:pPr>
          <w:r w:rsidRPr="003B4C41">
            <w:rPr>
              <w:rFonts w:asciiTheme="minorHAnsi" w:hAnsiTheme="minorHAnsi" w:cstheme="minorHAnsi"/>
              <w:sz w:val="22"/>
              <w:szCs w:val="22"/>
            </w:rPr>
            <w:t>2.</w:t>
          </w:r>
          <w:r w:rsidRPr="003B4C41">
            <w:rPr>
              <w:rFonts w:asciiTheme="minorHAnsi" w:hAnsiTheme="minorHAnsi" w:cstheme="minorHAnsi"/>
              <w:color w:val="auto"/>
              <w:sz w:val="22"/>
              <w:szCs w:val="22"/>
            </w:rPr>
            <w:t>5.5 Internal Audits and Inspections</w:t>
          </w:r>
          <w:del w:id="29" w:author="Penny Patterson" w:date="2026-03-18T15:15:00Z" w16du:dateUtc="2026-03-18T19:15:00Z">
            <w:r w:rsidR="0093424F" w:rsidDel="00952D87">
              <w:rPr>
                <w:rFonts w:asciiTheme="minorHAnsi" w:hAnsiTheme="minorHAnsi" w:cstheme="minorHAnsi"/>
                <w:color w:val="auto"/>
                <w:sz w:val="22"/>
                <w:szCs w:val="22"/>
              </w:rPr>
              <w:delText xml:space="preserve"> v.2025-03-19</w:delText>
            </w:r>
          </w:del>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4E17DA7E" w:rsidR="00B368FA" w:rsidRPr="0066470D" w:rsidRDefault="00BF7DF0" w:rsidP="005A79B2">
          <w:pPr>
            <w:rPr>
              <w:rFonts w:ascii="Calibri" w:hAnsi="Calibri"/>
              <w:color w:val="auto"/>
              <w:sz w:val="22"/>
              <w:szCs w:val="22"/>
            </w:rPr>
          </w:pPr>
          <w:del w:id="30" w:author="Penny Patterson" w:date="2026-03-18T15:14:00Z" w16du:dateUtc="2026-03-18T19:14:00Z">
            <w:r w:rsidDel="00372B6B">
              <w:rPr>
                <w:rFonts w:ascii="Calibri" w:hAnsi="Calibri"/>
                <w:color w:val="auto"/>
                <w:sz w:val="22"/>
                <w:szCs w:val="22"/>
              </w:rPr>
              <w:delText>03.19.2025</w:delText>
            </w:r>
          </w:del>
          <w:ins w:id="31" w:author="Penny Patterson" w:date="2026-03-18T15:14:00Z" w16du:dateUtc="2026-03-18T19:14:00Z">
            <w:r w:rsidR="00372B6B">
              <w:rPr>
                <w:rFonts w:ascii="Calibri" w:hAnsi="Calibri"/>
                <w:color w:val="auto"/>
                <w:sz w:val="22"/>
                <w:szCs w:val="22"/>
              </w:rPr>
              <w:t>02.11.2026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A5A29"/>
    <w:multiLevelType w:val="multilevel"/>
    <w:tmpl w:val="2CE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444070"/>
    <w:multiLevelType w:val="multilevel"/>
    <w:tmpl w:val="97DA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342175"/>
    <w:multiLevelType w:val="multilevel"/>
    <w:tmpl w:val="88FE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2E0F30"/>
    <w:multiLevelType w:val="multilevel"/>
    <w:tmpl w:val="BD4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B5789D"/>
    <w:multiLevelType w:val="hybridMultilevel"/>
    <w:tmpl w:val="C868F4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51922"/>
    <w:multiLevelType w:val="multilevel"/>
    <w:tmpl w:val="BD1A0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0F35BB"/>
    <w:multiLevelType w:val="hybridMultilevel"/>
    <w:tmpl w:val="E7900C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DB054F"/>
    <w:multiLevelType w:val="multilevel"/>
    <w:tmpl w:val="8A4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2065E"/>
    <w:multiLevelType w:val="multilevel"/>
    <w:tmpl w:val="ECD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7"/>
  </w:num>
  <w:num w:numId="2" w16cid:durableId="342585067">
    <w:abstractNumId w:val="31"/>
  </w:num>
  <w:num w:numId="3" w16cid:durableId="323439066">
    <w:abstractNumId w:val="26"/>
  </w:num>
  <w:num w:numId="4" w16cid:durableId="1622608280">
    <w:abstractNumId w:val="6"/>
  </w:num>
  <w:num w:numId="5" w16cid:durableId="252975491">
    <w:abstractNumId w:val="5"/>
  </w:num>
  <w:num w:numId="6" w16cid:durableId="1906600213">
    <w:abstractNumId w:val="32"/>
  </w:num>
  <w:num w:numId="7" w16cid:durableId="2051958243">
    <w:abstractNumId w:val="43"/>
  </w:num>
  <w:num w:numId="8" w16cid:durableId="2037273784">
    <w:abstractNumId w:val="16"/>
  </w:num>
  <w:num w:numId="9" w16cid:durableId="1255823844">
    <w:abstractNumId w:val="33"/>
  </w:num>
  <w:num w:numId="10" w16cid:durableId="346060841">
    <w:abstractNumId w:val="14"/>
  </w:num>
  <w:num w:numId="11" w16cid:durableId="1433168523">
    <w:abstractNumId w:val="8"/>
  </w:num>
  <w:num w:numId="12" w16cid:durableId="1920946959">
    <w:abstractNumId w:val="3"/>
  </w:num>
  <w:num w:numId="13" w16cid:durableId="1029374730">
    <w:abstractNumId w:val="12"/>
  </w:num>
  <w:num w:numId="14" w16cid:durableId="819999672">
    <w:abstractNumId w:val="10"/>
  </w:num>
  <w:num w:numId="15" w16cid:durableId="652299058">
    <w:abstractNumId w:val="24"/>
  </w:num>
  <w:num w:numId="16" w16cid:durableId="1304578134">
    <w:abstractNumId w:val="29"/>
  </w:num>
  <w:num w:numId="17" w16cid:durableId="1384670203">
    <w:abstractNumId w:val="37"/>
  </w:num>
  <w:num w:numId="18" w16cid:durableId="254871154">
    <w:abstractNumId w:val="15"/>
  </w:num>
  <w:num w:numId="19" w16cid:durableId="429471899">
    <w:abstractNumId w:val="23"/>
  </w:num>
  <w:num w:numId="20" w16cid:durableId="1781606046">
    <w:abstractNumId w:val="9"/>
  </w:num>
  <w:num w:numId="21" w16cid:durableId="467819272">
    <w:abstractNumId w:val="18"/>
  </w:num>
  <w:num w:numId="22" w16cid:durableId="1459299141">
    <w:abstractNumId w:val="34"/>
  </w:num>
  <w:num w:numId="23" w16cid:durableId="1809543791">
    <w:abstractNumId w:val="39"/>
  </w:num>
  <w:num w:numId="24" w16cid:durableId="78522186">
    <w:abstractNumId w:val="1"/>
  </w:num>
  <w:num w:numId="25" w16cid:durableId="1034111923">
    <w:abstractNumId w:val="36"/>
  </w:num>
  <w:num w:numId="26" w16cid:durableId="180360488">
    <w:abstractNumId w:val="25"/>
  </w:num>
  <w:num w:numId="27" w16cid:durableId="513878971">
    <w:abstractNumId w:val="13"/>
  </w:num>
  <w:num w:numId="28" w16cid:durableId="594246576">
    <w:abstractNumId w:val="20"/>
  </w:num>
  <w:num w:numId="29" w16cid:durableId="17197311">
    <w:abstractNumId w:val="0"/>
  </w:num>
  <w:num w:numId="30" w16cid:durableId="881478068">
    <w:abstractNumId w:val="38"/>
  </w:num>
  <w:num w:numId="31" w16cid:durableId="936672454">
    <w:abstractNumId w:val="35"/>
  </w:num>
  <w:num w:numId="32" w16cid:durableId="421533499">
    <w:abstractNumId w:val="30"/>
  </w:num>
  <w:num w:numId="33" w16cid:durableId="1734624899">
    <w:abstractNumId w:val="42"/>
  </w:num>
  <w:num w:numId="34" w16cid:durableId="1276214944">
    <w:abstractNumId w:val="28"/>
  </w:num>
  <w:num w:numId="35" w16cid:durableId="559512844">
    <w:abstractNumId w:val="4"/>
  </w:num>
  <w:num w:numId="36" w16cid:durableId="1013995210">
    <w:abstractNumId w:val="19"/>
  </w:num>
  <w:num w:numId="37" w16cid:durableId="1058743897">
    <w:abstractNumId w:val="22"/>
  </w:num>
  <w:num w:numId="38" w16cid:durableId="258488187">
    <w:abstractNumId w:val="41"/>
  </w:num>
  <w:num w:numId="39" w16cid:durableId="179665469">
    <w:abstractNumId w:val="11"/>
  </w:num>
  <w:num w:numId="40" w16cid:durableId="1487472441">
    <w:abstractNumId w:val="21"/>
  </w:num>
  <w:num w:numId="41" w16cid:durableId="201094198">
    <w:abstractNumId w:val="17"/>
  </w:num>
  <w:num w:numId="42" w16cid:durableId="544634363">
    <w:abstractNumId w:val="7"/>
  </w:num>
  <w:num w:numId="43" w16cid:durableId="693533440">
    <w:abstractNumId w:val="40"/>
  </w:num>
  <w:num w:numId="44" w16cid:durableId="12077211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31003"/>
    <w:rsid w:val="00046C5F"/>
    <w:rsid w:val="0004733A"/>
    <w:rsid w:val="00060C52"/>
    <w:rsid w:val="00063D6F"/>
    <w:rsid w:val="000838CB"/>
    <w:rsid w:val="00093FC1"/>
    <w:rsid w:val="000A033A"/>
    <w:rsid w:val="000B17D2"/>
    <w:rsid w:val="000C3DFB"/>
    <w:rsid w:val="000C4DBF"/>
    <w:rsid w:val="000C5195"/>
    <w:rsid w:val="000E1F57"/>
    <w:rsid w:val="000E5771"/>
    <w:rsid w:val="000E753E"/>
    <w:rsid w:val="000E7DF9"/>
    <w:rsid w:val="000F05BB"/>
    <w:rsid w:val="000F650D"/>
    <w:rsid w:val="00101B29"/>
    <w:rsid w:val="00106B38"/>
    <w:rsid w:val="00110795"/>
    <w:rsid w:val="00111A0F"/>
    <w:rsid w:val="00120C95"/>
    <w:rsid w:val="00125CC0"/>
    <w:rsid w:val="00127DF3"/>
    <w:rsid w:val="00135663"/>
    <w:rsid w:val="00135869"/>
    <w:rsid w:val="0014552F"/>
    <w:rsid w:val="00145C63"/>
    <w:rsid w:val="00151E5E"/>
    <w:rsid w:val="00153A0B"/>
    <w:rsid w:val="00160A7B"/>
    <w:rsid w:val="0016128B"/>
    <w:rsid w:val="00172A59"/>
    <w:rsid w:val="00173C6B"/>
    <w:rsid w:val="00177A35"/>
    <w:rsid w:val="00183E0A"/>
    <w:rsid w:val="00184332"/>
    <w:rsid w:val="0018745A"/>
    <w:rsid w:val="00191E45"/>
    <w:rsid w:val="001A22D8"/>
    <w:rsid w:val="001A6359"/>
    <w:rsid w:val="001B57D6"/>
    <w:rsid w:val="001C5395"/>
    <w:rsid w:val="001D076B"/>
    <w:rsid w:val="001D10A0"/>
    <w:rsid w:val="001D56CE"/>
    <w:rsid w:val="001E08EC"/>
    <w:rsid w:val="001F16DC"/>
    <w:rsid w:val="001F1B09"/>
    <w:rsid w:val="001F42B4"/>
    <w:rsid w:val="001F606C"/>
    <w:rsid w:val="00206719"/>
    <w:rsid w:val="002211F2"/>
    <w:rsid w:val="00226655"/>
    <w:rsid w:val="00252605"/>
    <w:rsid w:val="00253D20"/>
    <w:rsid w:val="0025756B"/>
    <w:rsid w:val="00280A98"/>
    <w:rsid w:val="00286EE0"/>
    <w:rsid w:val="002A2587"/>
    <w:rsid w:val="002B2128"/>
    <w:rsid w:val="002C25E6"/>
    <w:rsid w:val="002D1B2C"/>
    <w:rsid w:val="002D1CEE"/>
    <w:rsid w:val="002D45E7"/>
    <w:rsid w:val="002E271B"/>
    <w:rsid w:val="002E7946"/>
    <w:rsid w:val="002F28A9"/>
    <w:rsid w:val="002F633F"/>
    <w:rsid w:val="0031317F"/>
    <w:rsid w:val="00321B44"/>
    <w:rsid w:val="00324C53"/>
    <w:rsid w:val="0034769E"/>
    <w:rsid w:val="0035095C"/>
    <w:rsid w:val="00351E25"/>
    <w:rsid w:val="00364498"/>
    <w:rsid w:val="00364E80"/>
    <w:rsid w:val="00365C13"/>
    <w:rsid w:val="003717A2"/>
    <w:rsid w:val="00372B6B"/>
    <w:rsid w:val="00390965"/>
    <w:rsid w:val="00397926"/>
    <w:rsid w:val="003A5CE5"/>
    <w:rsid w:val="003B4C41"/>
    <w:rsid w:val="003B50E2"/>
    <w:rsid w:val="003B7B02"/>
    <w:rsid w:val="003C1E5F"/>
    <w:rsid w:val="003E17D2"/>
    <w:rsid w:val="003E784E"/>
    <w:rsid w:val="003F1E0C"/>
    <w:rsid w:val="003F7B66"/>
    <w:rsid w:val="003F7C16"/>
    <w:rsid w:val="00400FAF"/>
    <w:rsid w:val="00414D25"/>
    <w:rsid w:val="00417159"/>
    <w:rsid w:val="00417538"/>
    <w:rsid w:val="00423B51"/>
    <w:rsid w:val="0042563B"/>
    <w:rsid w:val="00450A01"/>
    <w:rsid w:val="004660A5"/>
    <w:rsid w:val="00467EB0"/>
    <w:rsid w:val="00495D11"/>
    <w:rsid w:val="004A3C89"/>
    <w:rsid w:val="004C09A4"/>
    <w:rsid w:val="004C6FCC"/>
    <w:rsid w:val="004D2308"/>
    <w:rsid w:val="004D4A1A"/>
    <w:rsid w:val="004E51DD"/>
    <w:rsid w:val="004E567E"/>
    <w:rsid w:val="004F27FD"/>
    <w:rsid w:val="004F5A20"/>
    <w:rsid w:val="00512A52"/>
    <w:rsid w:val="00520D8C"/>
    <w:rsid w:val="00522D80"/>
    <w:rsid w:val="00535B3C"/>
    <w:rsid w:val="005417B1"/>
    <w:rsid w:val="0054390F"/>
    <w:rsid w:val="00545F35"/>
    <w:rsid w:val="005548EB"/>
    <w:rsid w:val="005559F2"/>
    <w:rsid w:val="00557FAE"/>
    <w:rsid w:val="00573E35"/>
    <w:rsid w:val="005819F6"/>
    <w:rsid w:val="0059683B"/>
    <w:rsid w:val="005A290D"/>
    <w:rsid w:val="005A3C66"/>
    <w:rsid w:val="005A62C3"/>
    <w:rsid w:val="005A79B2"/>
    <w:rsid w:val="005B6E30"/>
    <w:rsid w:val="005C2BA7"/>
    <w:rsid w:val="005C696F"/>
    <w:rsid w:val="005E7CFD"/>
    <w:rsid w:val="005F1244"/>
    <w:rsid w:val="005F1C85"/>
    <w:rsid w:val="005F3260"/>
    <w:rsid w:val="00606249"/>
    <w:rsid w:val="00612C0E"/>
    <w:rsid w:val="00621021"/>
    <w:rsid w:val="0063198D"/>
    <w:rsid w:val="00646F66"/>
    <w:rsid w:val="00655BD4"/>
    <w:rsid w:val="006662CD"/>
    <w:rsid w:val="00667735"/>
    <w:rsid w:val="0066798F"/>
    <w:rsid w:val="006757AA"/>
    <w:rsid w:val="00686974"/>
    <w:rsid w:val="00687C54"/>
    <w:rsid w:val="006945F8"/>
    <w:rsid w:val="006D06A8"/>
    <w:rsid w:val="006D2B70"/>
    <w:rsid w:val="006E1F45"/>
    <w:rsid w:val="006E399B"/>
    <w:rsid w:val="006F5C3E"/>
    <w:rsid w:val="006F6237"/>
    <w:rsid w:val="00700074"/>
    <w:rsid w:val="00707621"/>
    <w:rsid w:val="00713B79"/>
    <w:rsid w:val="00723C8F"/>
    <w:rsid w:val="00725BC8"/>
    <w:rsid w:val="00731A76"/>
    <w:rsid w:val="00736BB2"/>
    <w:rsid w:val="00740887"/>
    <w:rsid w:val="00740C71"/>
    <w:rsid w:val="00747794"/>
    <w:rsid w:val="00754AD1"/>
    <w:rsid w:val="007707AD"/>
    <w:rsid w:val="00771934"/>
    <w:rsid w:val="007A1F22"/>
    <w:rsid w:val="007A42EF"/>
    <w:rsid w:val="007A5244"/>
    <w:rsid w:val="007A5318"/>
    <w:rsid w:val="007B0229"/>
    <w:rsid w:val="007B06A7"/>
    <w:rsid w:val="007B1AAA"/>
    <w:rsid w:val="007B2682"/>
    <w:rsid w:val="007C61A9"/>
    <w:rsid w:val="007C7270"/>
    <w:rsid w:val="007C7643"/>
    <w:rsid w:val="007D53D1"/>
    <w:rsid w:val="007D7203"/>
    <w:rsid w:val="007E5159"/>
    <w:rsid w:val="007E5680"/>
    <w:rsid w:val="007F3998"/>
    <w:rsid w:val="00802C60"/>
    <w:rsid w:val="00806FCF"/>
    <w:rsid w:val="00810830"/>
    <w:rsid w:val="00811034"/>
    <w:rsid w:val="00821259"/>
    <w:rsid w:val="00823B10"/>
    <w:rsid w:val="00825A93"/>
    <w:rsid w:val="00837058"/>
    <w:rsid w:val="008431FA"/>
    <w:rsid w:val="0086279A"/>
    <w:rsid w:val="0086404A"/>
    <w:rsid w:val="00877D0A"/>
    <w:rsid w:val="008843F4"/>
    <w:rsid w:val="0089363F"/>
    <w:rsid w:val="00893651"/>
    <w:rsid w:val="00893782"/>
    <w:rsid w:val="00894432"/>
    <w:rsid w:val="008A094C"/>
    <w:rsid w:val="008D0CFC"/>
    <w:rsid w:val="008D654E"/>
    <w:rsid w:val="008E51F2"/>
    <w:rsid w:val="008E5AFE"/>
    <w:rsid w:val="008F53DE"/>
    <w:rsid w:val="00904752"/>
    <w:rsid w:val="00920B5A"/>
    <w:rsid w:val="009269CF"/>
    <w:rsid w:val="0093424F"/>
    <w:rsid w:val="009425EA"/>
    <w:rsid w:val="0094405B"/>
    <w:rsid w:val="00944842"/>
    <w:rsid w:val="00952D87"/>
    <w:rsid w:val="00953C68"/>
    <w:rsid w:val="0096298E"/>
    <w:rsid w:val="00971AA6"/>
    <w:rsid w:val="0097225C"/>
    <w:rsid w:val="00973646"/>
    <w:rsid w:val="009812F3"/>
    <w:rsid w:val="009828CF"/>
    <w:rsid w:val="00982AC8"/>
    <w:rsid w:val="00992089"/>
    <w:rsid w:val="009924D1"/>
    <w:rsid w:val="009A427B"/>
    <w:rsid w:val="009B7183"/>
    <w:rsid w:val="009D13C2"/>
    <w:rsid w:val="00A119C8"/>
    <w:rsid w:val="00A168C5"/>
    <w:rsid w:val="00A26C01"/>
    <w:rsid w:val="00A60633"/>
    <w:rsid w:val="00A639C6"/>
    <w:rsid w:val="00A71B9E"/>
    <w:rsid w:val="00A81B8F"/>
    <w:rsid w:val="00A869D6"/>
    <w:rsid w:val="00A9568C"/>
    <w:rsid w:val="00AA51B5"/>
    <w:rsid w:val="00AC1140"/>
    <w:rsid w:val="00AC4C0B"/>
    <w:rsid w:val="00AD2945"/>
    <w:rsid w:val="00AD366B"/>
    <w:rsid w:val="00AE226B"/>
    <w:rsid w:val="00AE558A"/>
    <w:rsid w:val="00AF047B"/>
    <w:rsid w:val="00AF550B"/>
    <w:rsid w:val="00B1243B"/>
    <w:rsid w:val="00B14DF5"/>
    <w:rsid w:val="00B24E2B"/>
    <w:rsid w:val="00B368FA"/>
    <w:rsid w:val="00B47ABC"/>
    <w:rsid w:val="00B6214A"/>
    <w:rsid w:val="00B737E9"/>
    <w:rsid w:val="00B85FDB"/>
    <w:rsid w:val="00B954D7"/>
    <w:rsid w:val="00BA19AB"/>
    <w:rsid w:val="00BA23E6"/>
    <w:rsid w:val="00BC32BF"/>
    <w:rsid w:val="00BC73CC"/>
    <w:rsid w:val="00BE3EFA"/>
    <w:rsid w:val="00BF1412"/>
    <w:rsid w:val="00BF7DF0"/>
    <w:rsid w:val="00C01DEE"/>
    <w:rsid w:val="00C2104D"/>
    <w:rsid w:val="00C211DC"/>
    <w:rsid w:val="00C313E3"/>
    <w:rsid w:val="00C33DA5"/>
    <w:rsid w:val="00C42DE8"/>
    <w:rsid w:val="00C519C5"/>
    <w:rsid w:val="00C536EE"/>
    <w:rsid w:val="00C5633F"/>
    <w:rsid w:val="00C60EEA"/>
    <w:rsid w:val="00C7025C"/>
    <w:rsid w:val="00C7121C"/>
    <w:rsid w:val="00C72929"/>
    <w:rsid w:val="00C74DEB"/>
    <w:rsid w:val="00C757D0"/>
    <w:rsid w:val="00C765F8"/>
    <w:rsid w:val="00C826CF"/>
    <w:rsid w:val="00C852AD"/>
    <w:rsid w:val="00CA01CF"/>
    <w:rsid w:val="00CA29EF"/>
    <w:rsid w:val="00CC3396"/>
    <w:rsid w:val="00CC3F27"/>
    <w:rsid w:val="00CD07BC"/>
    <w:rsid w:val="00CE4622"/>
    <w:rsid w:val="00CE53E2"/>
    <w:rsid w:val="00CF2DBE"/>
    <w:rsid w:val="00CF4826"/>
    <w:rsid w:val="00D0172F"/>
    <w:rsid w:val="00D042EC"/>
    <w:rsid w:val="00D32F6F"/>
    <w:rsid w:val="00D331B3"/>
    <w:rsid w:val="00D40E80"/>
    <w:rsid w:val="00D46A65"/>
    <w:rsid w:val="00D47774"/>
    <w:rsid w:val="00D57F77"/>
    <w:rsid w:val="00D700B7"/>
    <w:rsid w:val="00D723D0"/>
    <w:rsid w:val="00D727EC"/>
    <w:rsid w:val="00D72F10"/>
    <w:rsid w:val="00D842E6"/>
    <w:rsid w:val="00D85BF2"/>
    <w:rsid w:val="00D87612"/>
    <w:rsid w:val="00D92F93"/>
    <w:rsid w:val="00DA701D"/>
    <w:rsid w:val="00DA7AA7"/>
    <w:rsid w:val="00DB635C"/>
    <w:rsid w:val="00DB7AE2"/>
    <w:rsid w:val="00DC74CA"/>
    <w:rsid w:val="00DE312D"/>
    <w:rsid w:val="00DE3A16"/>
    <w:rsid w:val="00DE55DE"/>
    <w:rsid w:val="00E13EBE"/>
    <w:rsid w:val="00E15433"/>
    <w:rsid w:val="00E21932"/>
    <w:rsid w:val="00E23C72"/>
    <w:rsid w:val="00E27D77"/>
    <w:rsid w:val="00E3410C"/>
    <w:rsid w:val="00E35DF7"/>
    <w:rsid w:val="00E52B31"/>
    <w:rsid w:val="00E535EC"/>
    <w:rsid w:val="00E549EF"/>
    <w:rsid w:val="00E8264B"/>
    <w:rsid w:val="00E86C51"/>
    <w:rsid w:val="00E9294B"/>
    <w:rsid w:val="00E95726"/>
    <w:rsid w:val="00EA2CA0"/>
    <w:rsid w:val="00EB0D03"/>
    <w:rsid w:val="00EB5412"/>
    <w:rsid w:val="00EC19CC"/>
    <w:rsid w:val="00EC5988"/>
    <w:rsid w:val="00ED04B7"/>
    <w:rsid w:val="00EE01D1"/>
    <w:rsid w:val="00EE205C"/>
    <w:rsid w:val="00EF1662"/>
    <w:rsid w:val="00EF2C12"/>
    <w:rsid w:val="00EF51EB"/>
    <w:rsid w:val="00F25ECE"/>
    <w:rsid w:val="00F35287"/>
    <w:rsid w:val="00F47860"/>
    <w:rsid w:val="00F51BB4"/>
    <w:rsid w:val="00F543B6"/>
    <w:rsid w:val="00F64965"/>
    <w:rsid w:val="00F71C41"/>
    <w:rsid w:val="00F73178"/>
    <w:rsid w:val="00F7505C"/>
    <w:rsid w:val="00F8394B"/>
    <w:rsid w:val="00F90E0F"/>
    <w:rsid w:val="00F96065"/>
    <w:rsid w:val="00FA67E6"/>
    <w:rsid w:val="00FB167D"/>
    <w:rsid w:val="00FB44B8"/>
    <w:rsid w:val="00FC7DC2"/>
    <w:rsid w:val="00FD0330"/>
    <w:rsid w:val="00FD789C"/>
    <w:rsid w:val="00FE3A54"/>
    <w:rsid w:val="00FF67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7E030A3A-11CE-484E-9371-46D5D53D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4660A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BodyTextIndent">
    <w:name w:val="Body Text Indent"/>
    <w:basedOn w:val="Normal"/>
    <w:link w:val="BodyTextIndentChar"/>
    <w:uiPriority w:val="99"/>
    <w:semiHidden/>
    <w:unhideWhenUsed/>
    <w:rsid w:val="00286EE0"/>
    <w:pPr>
      <w:spacing w:after="120"/>
      <w:ind w:left="360"/>
    </w:pPr>
  </w:style>
  <w:style w:type="character" w:customStyle="1" w:styleId="BodyTextIndentChar">
    <w:name w:val="Body Text Indent Char"/>
    <w:basedOn w:val="DefaultParagraphFont"/>
    <w:link w:val="BodyTextIndent"/>
    <w:uiPriority w:val="99"/>
    <w:semiHidden/>
    <w:rsid w:val="00286EE0"/>
    <w:rPr>
      <w:rFonts w:ascii="Arial" w:hAnsi="Arial"/>
      <w:color w:val="000000"/>
    </w:rPr>
  </w:style>
  <w:style w:type="character" w:customStyle="1" w:styleId="Heading4Char">
    <w:name w:val="Heading 4 Char"/>
    <w:basedOn w:val="DefaultParagraphFont"/>
    <w:link w:val="Heading4"/>
    <w:uiPriority w:val="9"/>
    <w:semiHidden/>
    <w:rsid w:val="004660A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660A5"/>
    <w:pPr>
      <w:spacing w:before="100" w:beforeAutospacing="1" w:after="100" w:afterAutospacing="1"/>
    </w:pPr>
    <w:rPr>
      <w:rFonts w:ascii="Times New Roman" w:hAnsi="Times New Roman"/>
      <w:color w:val="auto"/>
      <w:sz w:val="24"/>
      <w:szCs w:val="24"/>
    </w:rPr>
  </w:style>
  <w:style w:type="paragraph" w:styleId="Revision">
    <w:name w:val="Revision"/>
    <w:hidden/>
    <w:uiPriority w:val="99"/>
    <w:semiHidden/>
    <w:rsid w:val="00E95726"/>
    <w:rPr>
      <w:rFonts w:ascii="Arial" w:hAnsi="Arial"/>
      <w:color w:val="000000"/>
    </w:rPr>
  </w:style>
  <w:style w:type="character" w:styleId="CommentReference">
    <w:name w:val="annotation reference"/>
    <w:basedOn w:val="DefaultParagraphFont"/>
    <w:uiPriority w:val="99"/>
    <w:semiHidden/>
    <w:unhideWhenUsed/>
    <w:rsid w:val="00E95726"/>
    <w:rPr>
      <w:sz w:val="16"/>
      <w:szCs w:val="16"/>
    </w:rPr>
  </w:style>
  <w:style w:type="paragraph" w:styleId="CommentText">
    <w:name w:val="annotation text"/>
    <w:basedOn w:val="Normal"/>
    <w:link w:val="CommentTextChar"/>
    <w:uiPriority w:val="99"/>
    <w:unhideWhenUsed/>
    <w:rsid w:val="00E95726"/>
  </w:style>
  <w:style w:type="character" w:customStyle="1" w:styleId="CommentTextChar">
    <w:name w:val="Comment Text Char"/>
    <w:basedOn w:val="DefaultParagraphFont"/>
    <w:link w:val="CommentText"/>
    <w:uiPriority w:val="99"/>
    <w:rsid w:val="00E95726"/>
    <w:rPr>
      <w:rFonts w:ascii="Arial" w:hAnsi="Arial"/>
      <w:color w:val="000000"/>
    </w:rPr>
  </w:style>
  <w:style w:type="paragraph" w:styleId="CommentSubject">
    <w:name w:val="annotation subject"/>
    <w:basedOn w:val="CommentText"/>
    <w:next w:val="CommentText"/>
    <w:link w:val="CommentSubjectChar"/>
    <w:uiPriority w:val="99"/>
    <w:semiHidden/>
    <w:unhideWhenUsed/>
    <w:rsid w:val="00E95726"/>
    <w:rPr>
      <w:b/>
      <w:bCs/>
    </w:rPr>
  </w:style>
  <w:style w:type="character" w:customStyle="1" w:styleId="CommentSubjectChar">
    <w:name w:val="Comment Subject Char"/>
    <w:basedOn w:val="CommentTextChar"/>
    <w:link w:val="CommentSubject"/>
    <w:uiPriority w:val="99"/>
    <w:semiHidden/>
    <w:rsid w:val="00E95726"/>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984822902">
      <w:bodyDiv w:val="1"/>
      <w:marLeft w:val="0"/>
      <w:marRight w:val="0"/>
      <w:marTop w:val="0"/>
      <w:marBottom w:val="0"/>
      <w:divBdr>
        <w:top w:val="none" w:sz="0" w:space="0" w:color="auto"/>
        <w:left w:val="none" w:sz="0" w:space="0" w:color="auto"/>
        <w:bottom w:val="none" w:sz="0" w:space="0" w:color="auto"/>
        <w:right w:val="none" w:sz="0" w:space="0" w:color="auto"/>
      </w:divBdr>
    </w:div>
    <w:div w:id="1039547105">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073299">
      <w:bodyDiv w:val="1"/>
      <w:marLeft w:val="0"/>
      <w:marRight w:val="0"/>
      <w:marTop w:val="0"/>
      <w:marBottom w:val="0"/>
      <w:divBdr>
        <w:top w:val="none" w:sz="0" w:space="0" w:color="auto"/>
        <w:left w:val="none" w:sz="0" w:space="0" w:color="auto"/>
        <w:bottom w:val="none" w:sz="0" w:space="0" w:color="auto"/>
        <w:right w:val="none" w:sz="0" w:space="0" w:color="auto"/>
      </w:divBdr>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A167F3-74A1-4D5B-8F76-2E78EE0E1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3.xml><?xml version="1.0" encoding="utf-8"?>
<ds:datastoreItem xmlns:ds="http://schemas.openxmlformats.org/officeDocument/2006/customXml" ds:itemID="{02CCDE48-C74D-4EA0-9E42-8BDB50F67BA6}">
  <ds:schemaRefs>
    <ds:schemaRef ds:uri="http://schemas.microsoft.com/sharepoint/v3/contenttype/forms"/>
  </ds:schemaRefs>
</ds:datastoreItem>
</file>

<file path=customXml/itemProps4.xml><?xml version="1.0" encoding="utf-8"?>
<ds:datastoreItem xmlns:ds="http://schemas.openxmlformats.org/officeDocument/2006/customXml" ds:itemID="{B1EE9557-24C1-40ED-A06C-8D12C8207882}">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599</Words>
  <Characters>3863</Characters>
  <Application>Microsoft Office Word</Application>
  <DocSecurity>0</DocSecurity>
  <Lines>94</Lines>
  <Paragraphs>61</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42</cp:revision>
  <cp:lastPrinted>2026-03-18T19:15:00Z</cp:lastPrinted>
  <dcterms:created xsi:type="dcterms:W3CDTF">2022-05-11T20:11:00Z</dcterms:created>
  <dcterms:modified xsi:type="dcterms:W3CDTF">2026-03-23T17:08:00Z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