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0CA2" w14:textId="77777777" w:rsidR="006E647E" w:rsidRPr="009E3EDF" w:rsidRDefault="006E647E" w:rsidP="006E647E">
      <w:pPr>
        <w:spacing w:before="100" w:beforeAutospacing="1" w:after="100" w:afterAutospacing="1"/>
        <w:outlineLvl w:val="3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r w:rsidRPr="009E3EDF">
        <w:rPr>
          <w:rFonts w:asciiTheme="minorHAnsi" w:hAnsiTheme="minorHAnsi" w:cstheme="minorHAnsi"/>
          <w:color w:val="auto"/>
          <w:sz w:val="24"/>
          <w:szCs w:val="24"/>
          <w:u w:val="single"/>
        </w:rPr>
        <w:t>Introduction</w:t>
      </w:r>
    </w:p>
    <w:p w14:paraId="27BECD97" w14:textId="77777777" w:rsidR="006E647E" w:rsidRPr="00B16B06" w:rsidRDefault="006E647E" w:rsidP="006E647E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Spices, Inc. has implemented a Dispatch and Distribution System as part of Good Manufacturing Practices (GMP) to ensure product safety.</w:t>
      </w:r>
    </w:p>
    <w:p w14:paraId="5DEEE045" w14:textId="77777777" w:rsidR="006E647E" w:rsidRPr="009E3EDF" w:rsidRDefault="006E647E" w:rsidP="006E647E">
      <w:pPr>
        <w:spacing w:before="100" w:beforeAutospacing="1" w:after="100" w:afterAutospacing="1"/>
        <w:outlineLvl w:val="3"/>
        <w:rPr>
          <w:rFonts w:asciiTheme="minorHAnsi" w:hAnsiTheme="minorHAnsi" w:cstheme="minorHAnsi"/>
          <w:color w:val="auto"/>
          <w:sz w:val="24"/>
          <w:szCs w:val="24"/>
          <w:u w:val="single"/>
        </w:rPr>
      </w:pPr>
      <w:commentRangeStart w:id="0"/>
      <w:commentRangeStart w:id="1"/>
      <w:r w:rsidRPr="009E3EDF">
        <w:rPr>
          <w:rFonts w:asciiTheme="minorHAnsi" w:hAnsiTheme="minorHAnsi" w:cstheme="minorHAnsi"/>
          <w:color w:val="auto"/>
          <w:sz w:val="24"/>
          <w:szCs w:val="24"/>
          <w:u w:val="single"/>
        </w:rPr>
        <w:t>Procedure</w:t>
      </w:r>
      <w:commentRangeEnd w:id="0"/>
      <w:r w:rsidR="004C7EF5" w:rsidRPr="009E3EDF">
        <w:rPr>
          <w:rStyle w:val="CommentReference"/>
          <w:rFonts w:asciiTheme="minorHAnsi" w:hAnsiTheme="minorHAnsi" w:cstheme="minorHAnsi"/>
          <w:color w:val="auto"/>
          <w:sz w:val="24"/>
          <w:szCs w:val="24"/>
          <w:u w:val="single"/>
        </w:rPr>
        <w:commentReference w:id="0"/>
      </w:r>
      <w:commentRangeEnd w:id="1"/>
      <w:r w:rsidR="000B7CBF" w:rsidRPr="009E3EDF">
        <w:rPr>
          <w:rStyle w:val="CommentReference"/>
          <w:rFonts w:asciiTheme="minorHAnsi" w:hAnsiTheme="minorHAnsi" w:cstheme="minorHAnsi"/>
          <w:color w:val="auto"/>
          <w:sz w:val="24"/>
          <w:szCs w:val="24"/>
          <w:u w:val="single"/>
        </w:rPr>
        <w:commentReference w:id="1"/>
      </w:r>
    </w:p>
    <w:p w14:paraId="3E2F7DC7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Vehicles are loaded and unloaded under cover to protect products.</w:t>
      </w:r>
    </w:p>
    <w:p w14:paraId="3EF9204C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Loading docks are designed to prevent contamination.</w:t>
      </w:r>
    </w:p>
    <w:p w14:paraId="7658D7C0" w14:textId="56CB49E0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 xml:space="preserve">Vehicles are </w:t>
      </w:r>
      <w:r w:rsidR="009F1208">
        <w:rPr>
          <w:rFonts w:asciiTheme="minorHAnsi" w:hAnsiTheme="minorHAnsi" w:cstheme="minorHAnsi"/>
          <w:color w:val="auto"/>
          <w:sz w:val="24"/>
          <w:szCs w:val="24"/>
        </w:rPr>
        <w:t xml:space="preserve">visually </w:t>
      </w:r>
      <w:r w:rsidRPr="00B16B06">
        <w:rPr>
          <w:rFonts w:asciiTheme="minorHAnsi" w:hAnsiTheme="minorHAnsi" w:cstheme="minorHAnsi"/>
          <w:color w:val="auto"/>
          <w:sz w:val="24"/>
          <w:szCs w:val="24"/>
        </w:rPr>
        <w:t>inspected for hygiene and damage before loading.</w:t>
      </w:r>
    </w:p>
    <w:p w14:paraId="4959E047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Products are evenly and securely placed to prevent damage.</w:t>
      </w:r>
    </w:p>
    <w:p w14:paraId="17FDE3A1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Ambient vehicles are checked for dryness and contamination risks.</w:t>
      </w:r>
    </w:p>
    <w:p w14:paraId="0212572E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After loading, checks ensure products are properly wrapped to prevent contamination.</w:t>
      </w:r>
    </w:p>
    <w:p w14:paraId="14A74253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Pallets are inspected for cleanliness and damage. Damaged or contaminated pallets are discarded.</w:t>
      </w:r>
    </w:p>
    <w:p w14:paraId="6FA82FFC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Wooden pallets are used with layer pads to prevent direct contact with products.</w:t>
      </w:r>
    </w:p>
    <w:p w14:paraId="6342619B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Vehicle loading is supervised to ensure correct procedures.</w:t>
      </w:r>
    </w:p>
    <w:p w14:paraId="1A394570" w14:textId="77777777" w:rsidR="006E647E" w:rsidRPr="00B16B06" w:rsidRDefault="006E647E" w:rsidP="006E647E">
      <w:pPr>
        <w:numPr>
          <w:ilvl w:val="0"/>
          <w:numId w:val="38"/>
        </w:num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>Unloading procedures minimize product exposure to harmful conditions.</w:t>
      </w:r>
    </w:p>
    <w:p w14:paraId="751C1F97" w14:textId="77777777" w:rsidR="000B7CBF" w:rsidRPr="000B7CBF" w:rsidRDefault="000B7CBF" w:rsidP="000B7CBF">
      <w:pPr>
        <w:pStyle w:val="Heading3"/>
        <w:rPr>
          <w:ins w:id="2" w:author="Penny Patterson" w:date="2026-03-17T12:03:00Z" w16du:dateUtc="2026-03-17T16:03:00Z"/>
          <w:rFonts w:asciiTheme="minorHAnsi" w:hAnsiTheme="minorHAnsi" w:cstheme="minorHAnsi"/>
          <w:b w:val="0"/>
          <w:bCs w:val="0"/>
          <w:color w:val="auto"/>
          <w:sz w:val="24"/>
          <w:szCs w:val="24"/>
          <w:u w:val="single"/>
          <w:rPrChange w:id="3" w:author="Penny Patterson" w:date="2026-03-17T12:04:00Z" w16du:dateUtc="2026-03-17T16:04:00Z">
            <w:rPr>
              <w:ins w:id="4" w:author="Penny Patterson" w:date="2026-03-17T12:03:00Z" w16du:dateUtc="2026-03-17T16:03:00Z"/>
              <w:rFonts w:ascii="Times New Roman" w:hAnsi="Times New Roman"/>
              <w:color w:val="auto"/>
            </w:rPr>
          </w:rPrChange>
        </w:rPr>
      </w:pPr>
      <w:ins w:id="5" w:author="Penny Patterson" w:date="2026-03-17T12:03:00Z" w16du:dateUtc="2026-03-17T16:03:00Z">
        <w:r w:rsidRPr="000B7CBF">
          <w:rPr>
            <w:rFonts w:asciiTheme="minorHAnsi" w:hAnsiTheme="minorHAnsi" w:cstheme="minorHAnsi"/>
            <w:b w:val="0"/>
            <w:bCs w:val="0"/>
            <w:sz w:val="24"/>
            <w:szCs w:val="24"/>
            <w:u w:val="single"/>
            <w:rPrChange w:id="6" w:author="Penny Patterson" w:date="2026-03-17T12:04:00Z" w16du:dateUtc="2026-03-17T16:04:00Z">
              <w:rPr/>
            </w:rPrChange>
          </w:rPr>
          <w:t>Transportation and Carrier Controls</w:t>
        </w:r>
      </w:ins>
    </w:p>
    <w:p w14:paraId="678A3CD8" w14:textId="77777777" w:rsidR="000B7CBF" w:rsidRPr="000B7CBF" w:rsidRDefault="000B7CBF" w:rsidP="000B7CBF">
      <w:pPr>
        <w:numPr>
          <w:ilvl w:val="0"/>
          <w:numId w:val="38"/>
        </w:numPr>
        <w:spacing w:before="100" w:beforeAutospacing="1" w:after="100" w:afterAutospacing="1"/>
        <w:rPr>
          <w:ins w:id="7" w:author="Penny Patterson" w:date="2026-03-17T12:05:00Z" w16du:dateUtc="2026-03-17T16:05:00Z"/>
          <w:rFonts w:asciiTheme="minorHAnsi" w:hAnsiTheme="minorHAnsi" w:cstheme="minorHAnsi"/>
          <w:color w:val="auto"/>
          <w:sz w:val="24"/>
          <w:szCs w:val="24"/>
        </w:rPr>
      </w:pPr>
      <w:ins w:id="8" w:author="Penny Patterson" w:date="2026-03-17T12:03:00Z" w16du:dateUtc="2026-03-17T16:03:00Z"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9" w:author="Penny Patterson" w:date="2026-03-17T12:05:00Z" w16du:dateUtc="2026-03-17T16:05:00Z">
              <w:rPr/>
            </w:rPrChange>
          </w:rPr>
          <w:t xml:space="preserve">Spices, Inc. ships products using </w:t>
        </w:r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0" w:author="Penny Patterson" w:date="2026-03-17T12:05:00Z" w16du:dateUtc="2026-03-17T16:05:00Z">
              <w:rPr>
                <w:rStyle w:val="Strong"/>
              </w:rPr>
            </w:rPrChange>
          </w:rPr>
          <w:t>commercial parcel carriers and common freight carriers (LTL/FTL)</w:t>
        </w:r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1" w:author="Penny Patterson" w:date="2026-03-17T12:05:00Z" w16du:dateUtc="2026-03-17T16:05:00Z">
              <w:rPr/>
            </w:rPrChange>
          </w:rPr>
          <w:t>.</w:t>
        </w:r>
      </w:ins>
    </w:p>
    <w:p w14:paraId="1CBD8B1B" w14:textId="77777777" w:rsidR="000B7CBF" w:rsidRPr="000B7CBF" w:rsidRDefault="000B7CBF" w:rsidP="000B7CBF">
      <w:pPr>
        <w:numPr>
          <w:ilvl w:val="0"/>
          <w:numId w:val="38"/>
        </w:numPr>
        <w:spacing w:before="100" w:beforeAutospacing="1" w:after="100" w:afterAutospacing="1"/>
        <w:rPr>
          <w:ins w:id="12" w:author="Penny Patterson" w:date="2026-03-17T12:05:00Z" w16du:dateUtc="2026-03-17T16:05:00Z"/>
          <w:rFonts w:asciiTheme="minorHAnsi" w:hAnsiTheme="minorHAnsi" w:cstheme="minorHAnsi"/>
          <w:color w:val="auto"/>
          <w:sz w:val="24"/>
          <w:szCs w:val="24"/>
        </w:rPr>
      </w:pPr>
      <w:ins w:id="13" w:author="Penny Patterson" w:date="2026-03-17T12:03:00Z" w16du:dateUtc="2026-03-17T16:03:00Z"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4" w:author="Penny Patterson" w:date="2026-03-17T12:05:00Z" w16du:dateUtc="2026-03-17T16:05:00Z">
              <w:rPr/>
            </w:rPrChange>
          </w:rPr>
          <w:t xml:space="preserve">The facility does not stage or load dedicated trailers; therefore, </w:t>
        </w:r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5" w:author="Penny Patterson" w:date="2026-03-17T12:05:00Z" w16du:dateUtc="2026-03-17T16:05:00Z">
              <w:rPr>
                <w:rStyle w:val="Strong"/>
              </w:rPr>
            </w:rPrChange>
          </w:rPr>
          <w:t>trailer sealing is not performed by Spices, Inc.</w:t>
        </w:r>
      </w:ins>
    </w:p>
    <w:p w14:paraId="21C355F7" w14:textId="77777777" w:rsidR="000B7CBF" w:rsidRPr="000B7CBF" w:rsidRDefault="000B7CBF" w:rsidP="000B7CBF">
      <w:pPr>
        <w:numPr>
          <w:ilvl w:val="0"/>
          <w:numId w:val="38"/>
        </w:numPr>
        <w:spacing w:before="100" w:beforeAutospacing="1" w:after="100" w:afterAutospacing="1"/>
        <w:rPr>
          <w:ins w:id="16" w:author="Penny Patterson" w:date="2026-03-17T12:05:00Z" w16du:dateUtc="2026-03-17T16:05:00Z"/>
          <w:rFonts w:asciiTheme="minorHAnsi" w:hAnsiTheme="minorHAnsi" w:cstheme="minorHAnsi"/>
          <w:color w:val="auto"/>
          <w:sz w:val="24"/>
          <w:szCs w:val="24"/>
        </w:rPr>
      </w:pPr>
      <w:ins w:id="17" w:author="Penny Patterson" w:date="2026-03-17T12:03:00Z" w16du:dateUtc="2026-03-17T16:03:00Z"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8" w:author="Penny Patterson" w:date="2026-03-17T12:05:00Z" w16du:dateUtc="2026-03-17T16:05:00Z">
              <w:rPr/>
            </w:rPrChange>
          </w:rPr>
          <w:t xml:space="preserve">All products are packaged in </w:t>
        </w:r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19" w:author="Penny Patterson" w:date="2026-03-17T12:05:00Z" w16du:dateUtc="2026-03-17T16:05:00Z">
              <w:rPr>
                <w:rStyle w:val="Strong"/>
              </w:rPr>
            </w:rPrChange>
          </w:rPr>
          <w:t>sealed, labeled containers</w:t>
        </w:r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20" w:author="Penny Patterson" w:date="2026-03-17T12:05:00Z" w16du:dateUtc="2026-03-17T16:05:00Z">
              <w:rPr/>
            </w:rPrChange>
          </w:rPr>
          <w:t xml:space="preserve"> and prepared to protect against contamination, damage, or tampering during transportation.</w:t>
        </w:r>
      </w:ins>
    </w:p>
    <w:p w14:paraId="06A9FEE1" w14:textId="77777777" w:rsidR="000B7CBF" w:rsidRPr="000B7CBF" w:rsidRDefault="000B7CBF" w:rsidP="000B7CBF">
      <w:pPr>
        <w:numPr>
          <w:ilvl w:val="0"/>
          <w:numId w:val="38"/>
        </w:numPr>
        <w:spacing w:before="100" w:beforeAutospacing="1" w:after="100" w:afterAutospacing="1"/>
        <w:rPr>
          <w:ins w:id="21" w:author="Penny Patterson" w:date="2026-03-17T12:05:00Z" w16du:dateUtc="2026-03-17T16:05:00Z"/>
          <w:rFonts w:asciiTheme="minorHAnsi" w:hAnsiTheme="minorHAnsi" w:cstheme="minorHAnsi"/>
          <w:color w:val="auto"/>
          <w:sz w:val="24"/>
          <w:szCs w:val="24"/>
        </w:rPr>
      </w:pPr>
      <w:ins w:id="22" w:author="Penny Patterson" w:date="2026-03-17T12:03:00Z" w16du:dateUtc="2026-03-17T16:03:00Z"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23" w:author="Penny Patterson" w:date="2026-03-17T12:05:00Z" w16du:dateUtc="2026-03-17T16:05:00Z">
              <w:rPr/>
            </w:rPrChange>
          </w:rPr>
          <w:t>Carriers are expected to maintain sanitary transportation conditions, and shipments are released only after verification that packaging is intact and secure.</w:t>
        </w:r>
      </w:ins>
    </w:p>
    <w:p w14:paraId="52F4EC99" w14:textId="509F3466" w:rsidR="000B7CBF" w:rsidRPr="000B7CBF" w:rsidRDefault="000B7CBF">
      <w:pPr>
        <w:numPr>
          <w:ilvl w:val="0"/>
          <w:numId w:val="38"/>
        </w:numPr>
        <w:spacing w:before="100" w:beforeAutospacing="1" w:after="100" w:afterAutospacing="1"/>
        <w:rPr>
          <w:ins w:id="24" w:author="Penny Patterson" w:date="2026-03-17T12:03:00Z" w16du:dateUtc="2026-03-17T16:03:00Z"/>
          <w:rFonts w:asciiTheme="minorHAnsi" w:hAnsiTheme="minorHAnsi" w:cstheme="minorHAnsi"/>
          <w:rPrChange w:id="25" w:author="Penny Patterson" w:date="2026-03-17T12:05:00Z" w16du:dateUtc="2026-03-17T16:05:00Z">
            <w:rPr>
              <w:ins w:id="26" w:author="Penny Patterson" w:date="2026-03-17T12:03:00Z" w16du:dateUtc="2026-03-17T16:03:00Z"/>
            </w:rPr>
          </w:rPrChange>
        </w:rPr>
        <w:pPrChange w:id="27" w:author="Penny Patterson" w:date="2026-03-17T12:04:00Z" w16du:dateUtc="2026-03-17T16:04:00Z">
          <w:pPr>
            <w:pStyle w:val="NormalWeb"/>
          </w:pPr>
        </w:pPrChange>
      </w:pPr>
      <w:ins w:id="28" w:author="Penny Patterson" w:date="2026-03-17T12:03:00Z" w16du:dateUtc="2026-03-17T16:03:00Z">
        <w:r w:rsidRPr="000B7CBF">
          <w:rPr>
            <w:rFonts w:asciiTheme="minorHAnsi" w:hAnsiTheme="minorHAnsi" w:cstheme="minorHAnsi"/>
            <w:color w:val="auto"/>
            <w:sz w:val="24"/>
            <w:szCs w:val="24"/>
            <w:rPrChange w:id="29" w:author="Penny Patterson" w:date="2026-03-17T12:05:00Z" w16du:dateUtc="2026-03-17T16:05:00Z">
              <w:rPr/>
            </w:rPrChange>
          </w:rPr>
          <w:t>Responsibility for transportation conditions transfers to the carrier at the time of pickup.</w:t>
        </w:r>
      </w:ins>
    </w:p>
    <w:p w14:paraId="065831BA" w14:textId="156C14B2" w:rsidR="006E647E" w:rsidRPr="000B7CBF" w:rsidRDefault="006E647E" w:rsidP="006E647E">
      <w:pPr>
        <w:spacing w:before="100" w:beforeAutospacing="1" w:after="100" w:afterAutospacing="1"/>
        <w:outlineLvl w:val="3"/>
        <w:rPr>
          <w:rFonts w:asciiTheme="minorHAnsi" w:hAnsiTheme="minorHAnsi" w:cstheme="minorHAnsi"/>
          <w:color w:val="auto"/>
          <w:sz w:val="24"/>
          <w:szCs w:val="24"/>
          <w:u w:val="single"/>
          <w:rPrChange w:id="30" w:author="Penny Patterson" w:date="2026-03-17T12:04:00Z" w16du:dateUtc="2026-03-17T16:04:00Z">
            <w:rPr>
              <w:rFonts w:asciiTheme="minorHAnsi" w:hAnsiTheme="minorHAnsi" w:cstheme="minorHAnsi"/>
              <w:color w:val="auto"/>
              <w:sz w:val="24"/>
              <w:szCs w:val="24"/>
            </w:rPr>
          </w:rPrChange>
        </w:rPr>
      </w:pPr>
      <w:r w:rsidRPr="000B7CBF">
        <w:rPr>
          <w:rFonts w:asciiTheme="minorHAnsi" w:hAnsiTheme="minorHAnsi" w:cstheme="minorHAnsi"/>
          <w:color w:val="auto"/>
          <w:sz w:val="24"/>
          <w:szCs w:val="24"/>
          <w:u w:val="single"/>
          <w:rPrChange w:id="31" w:author="Penny Patterson" w:date="2026-03-17T12:04:00Z" w16du:dateUtc="2026-03-17T16:04:00Z">
            <w:rPr>
              <w:rFonts w:asciiTheme="minorHAnsi" w:hAnsiTheme="minorHAnsi" w:cstheme="minorHAnsi"/>
              <w:color w:val="auto"/>
              <w:sz w:val="24"/>
              <w:szCs w:val="24"/>
            </w:rPr>
          </w:rPrChange>
        </w:rPr>
        <w:t>Responsibilities</w:t>
      </w:r>
    </w:p>
    <w:p w14:paraId="30CE4246" w14:textId="44A04801" w:rsidR="006E647E" w:rsidRPr="00B16B06" w:rsidRDefault="006E647E" w:rsidP="006E647E">
      <w:pPr>
        <w:spacing w:before="100" w:beforeAutospacing="1" w:after="100" w:afterAutospacing="1"/>
        <w:rPr>
          <w:rFonts w:asciiTheme="minorHAnsi" w:hAnsiTheme="minorHAnsi" w:cstheme="minorHAnsi"/>
          <w:color w:val="auto"/>
          <w:sz w:val="24"/>
          <w:szCs w:val="24"/>
        </w:rPr>
      </w:pPr>
      <w:r w:rsidRPr="00B16B06">
        <w:rPr>
          <w:rFonts w:asciiTheme="minorHAnsi" w:hAnsiTheme="minorHAnsi" w:cstheme="minorHAnsi"/>
          <w:color w:val="auto"/>
          <w:sz w:val="24"/>
          <w:szCs w:val="24"/>
        </w:rPr>
        <w:t xml:space="preserve">The </w:t>
      </w:r>
      <w:r w:rsidR="007315B6">
        <w:rPr>
          <w:rFonts w:asciiTheme="minorHAnsi" w:hAnsiTheme="minorHAnsi" w:cstheme="minorHAnsi"/>
          <w:color w:val="auto"/>
          <w:sz w:val="24"/>
          <w:szCs w:val="24"/>
        </w:rPr>
        <w:t>Inventory Control</w:t>
      </w:r>
      <w:r w:rsidRPr="00B16B06">
        <w:rPr>
          <w:rFonts w:asciiTheme="minorHAnsi" w:hAnsiTheme="minorHAnsi" w:cstheme="minorHAnsi"/>
          <w:color w:val="auto"/>
          <w:sz w:val="24"/>
          <w:szCs w:val="24"/>
        </w:rPr>
        <w:t xml:space="preserve"> Manager oversees warehouse security and vehicle loading/unloading, ensuring all stored products, raw materials, and packaging remain protected.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2"/>
        <w:gridCol w:w="8208"/>
      </w:tblGrid>
      <w:tr w:rsidR="009E3EDF" w:rsidRPr="00282D7B" w14:paraId="24EE2A31" w14:textId="77777777" w:rsidTr="007315B6">
        <w:tc>
          <w:tcPr>
            <w:tcW w:w="1722" w:type="dxa"/>
          </w:tcPr>
          <w:p w14:paraId="47294348" w14:textId="77777777" w:rsidR="009E3EDF" w:rsidRPr="00282D7B" w:rsidRDefault="009E3EDF" w:rsidP="007315B6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Revision Date = Version #</w:t>
            </w:r>
          </w:p>
        </w:tc>
        <w:tc>
          <w:tcPr>
            <w:tcW w:w="8208" w:type="dxa"/>
          </w:tcPr>
          <w:p w14:paraId="150708A3" w14:textId="77777777" w:rsidR="009E3EDF" w:rsidRPr="00282D7B" w:rsidRDefault="009E3EDF" w:rsidP="007315B6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9E302C5" w14:textId="77777777" w:rsidR="009E3EDF" w:rsidRPr="00282D7B" w:rsidRDefault="009E3EDF" w:rsidP="007315B6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Changes</w:t>
            </w:r>
          </w:p>
        </w:tc>
      </w:tr>
      <w:tr w:rsidR="009E3EDF" w:rsidRPr="00282D7B" w14:paraId="462B280D" w14:textId="77777777" w:rsidTr="007315B6">
        <w:tc>
          <w:tcPr>
            <w:tcW w:w="1722" w:type="dxa"/>
          </w:tcPr>
          <w:p w14:paraId="5FD55F7C" w14:textId="5F3F3E59" w:rsidR="009E3EDF" w:rsidRPr="00282D7B" w:rsidRDefault="009E3EDF" w:rsidP="007315B6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2025-03-25</w:t>
            </w:r>
          </w:p>
        </w:tc>
        <w:tc>
          <w:tcPr>
            <w:tcW w:w="8208" w:type="dxa"/>
          </w:tcPr>
          <w:p w14:paraId="17BCEF0B" w14:textId="77777777" w:rsidR="009E3EDF" w:rsidRPr="00282D7B" w:rsidRDefault="009E3EDF" w:rsidP="007315B6">
            <w:pPr>
              <w:rPr>
                <w:rFonts w:ascii="Calibri" w:hAnsi="Calibri"/>
                <w:sz w:val="22"/>
                <w:szCs w:val="22"/>
              </w:rPr>
            </w:pPr>
            <w:r w:rsidRPr="00282D7B">
              <w:rPr>
                <w:rFonts w:ascii="Calibri" w:hAnsi="Calibri"/>
                <w:sz w:val="22"/>
                <w:szCs w:val="22"/>
              </w:rPr>
              <w:t>New program.</w:t>
            </w:r>
          </w:p>
        </w:tc>
      </w:tr>
      <w:tr w:rsidR="009E3EDF" w:rsidRPr="00282D7B" w14:paraId="00E82601" w14:textId="77777777" w:rsidTr="007315B6">
        <w:trPr>
          <w:trHeight w:val="224"/>
        </w:trPr>
        <w:tc>
          <w:tcPr>
            <w:tcW w:w="1722" w:type="dxa"/>
          </w:tcPr>
          <w:p w14:paraId="00AC5743" w14:textId="5DD3052D" w:rsidR="009E3EDF" w:rsidRPr="00282D7B" w:rsidRDefault="00927679" w:rsidP="007315B6">
            <w:pPr>
              <w:jc w:val="center"/>
              <w:rPr>
                <w:rFonts w:ascii="Calibri" w:hAnsi="Calibri"/>
                <w:sz w:val="22"/>
                <w:szCs w:val="22"/>
              </w:rPr>
            </w:pPr>
            <w:ins w:id="32" w:author="Penny Patterson" w:date="2026-03-18T16:06:00Z" w16du:dateUtc="2026-03-18T20:06:00Z">
              <w:r>
                <w:rPr>
                  <w:rFonts w:ascii="Calibri" w:hAnsi="Calibri"/>
                  <w:sz w:val="22"/>
                  <w:szCs w:val="22"/>
                </w:rPr>
                <w:t>03/16.2026</w:t>
              </w:r>
            </w:ins>
          </w:p>
        </w:tc>
        <w:tc>
          <w:tcPr>
            <w:tcW w:w="8208" w:type="dxa"/>
          </w:tcPr>
          <w:p w14:paraId="6E9C6553" w14:textId="34639853" w:rsidR="009E3EDF" w:rsidRPr="00282D7B" w:rsidRDefault="00927679" w:rsidP="007315B6">
            <w:pPr>
              <w:rPr>
                <w:rFonts w:ascii="Calibri" w:hAnsi="Calibri"/>
                <w:sz w:val="22"/>
                <w:szCs w:val="22"/>
              </w:rPr>
            </w:pPr>
            <w:ins w:id="33" w:author="Penny Patterson" w:date="2026-03-18T16:06:00Z" w16du:dateUtc="2026-03-18T20:06:00Z">
              <w:r>
                <w:rPr>
                  <w:rFonts w:ascii="Calibri" w:hAnsi="Calibri"/>
                  <w:sz w:val="22"/>
                  <w:szCs w:val="22"/>
                </w:rPr>
                <w:t>Reviewed – add Transportation and Carrier Controls</w:t>
              </w:r>
            </w:ins>
          </w:p>
        </w:tc>
      </w:tr>
    </w:tbl>
    <w:p w14:paraId="57DC41FE" w14:textId="422B16F5" w:rsidR="00512A52" w:rsidRPr="00B16B06" w:rsidRDefault="00512A52" w:rsidP="00676203">
      <w:pPr>
        <w:rPr>
          <w:rFonts w:asciiTheme="minorHAnsi" w:hAnsiTheme="minorHAnsi" w:cstheme="minorHAnsi"/>
        </w:rPr>
      </w:pPr>
    </w:p>
    <w:sectPr w:rsidR="00512A52" w:rsidRPr="00B16B06" w:rsidSect="00F96065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len Keller" w:date="2026-03-05T18:42:00Z" w:initials="AK">
    <w:p w14:paraId="55EDD52C" w14:textId="77777777" w:rsidR="004C7EF5" w:rsidRDefault="004C7EF5" w:rsidP="004C7EF5">
      <w:pPr>
        <w:pStyle w:val="CommentText"/>
      </w:pPr>
      <w:r>
        <w:rPr>
          <w:rStyle w:val="CommentReference"/>
        </w:rPr>
        <w:annotationRef/>
      </w:r>
      <w:r>
        <w:t>Is everything shipped via Parcel Ship methods, or do you also ship via carrier LTL or FTL? IF LTL or FLT, are the trailers locked or sealed when shipping?</w:t>
      </w:r>
    </w:p>
  </w:comment>
  <w:comment w:id="1" w:author="Penny Patterson" w:date="2026-03-17T12:05:00Z" w:initials="PP">
    <w:p w14:paraId="0E6072BF" w14:textId="77777777" w:rsidR="000B7CBF" w:rsidRDefault="000B7CBF" w:rsidP="000B7CBF">
      <w:r>
        <w:rPr>
          <w:rStyle w:val="CommentReference"/>
        </w:rPr>
        <w:annotationRef/>
      </w:r>
      <w:r>
        <w:t>Added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EDD52C" w15:done="1"/>
  <w15:commentEx w15:paraId="0E6072BF" w15:paraIdParent="55EDD52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634814" w16cex:dateUtc="2026-03-05T23:42:00Z"/>
  <w16cex:commentExtensible w16cex:durableId="694D89D3" w16cex:dateUtc="2026-03-17T16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EDD52C" w16cid:durableId="3F634814"/>
  <w16cid:commentId w16cid:paraId="0E6072BF" w16cid:durableId="694D89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0FC4F" w14:textId="77777777" w:rsidR="003A4DC4" w:rsidRDefault="003A4DC4">
      <w:r>
        <w:separator/>
      </w:r>
    </w:p>
  </w:endnote>
  <w:endnote w:type="continuationSeparator" w:id="0">
    <w:p w14:paraId="267187ED" w14:textId="77777777" w:rsidR="003A4DC4" w:rsidRDefault="003A4DC4">
      <w:r>
        <w:continuationSeparator/>
      </w:r>
    </w:p>
  </w:endnote>
  <w:endnote w:type="continuationNotice" w:id="1">
    <w:p w14:paraId="6105A060" w14:textId="77777777" w:rsidR="003A4DC4" w:rsidRDefault="003A4D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2C572" w14:textId="77777777" w:rsidR="003A4DC4" w:rsidRDefault="003A4DC4">
      <w:r>
        <w:separator/>
      </w:r>
    </w:p>
  </w:footnote>
  <w:footnote w:type="continuationSeparator" w:id="0">
    <w:p w14:paraId="10FAD425" w14:textId="77777777" w:rsidR="003A4DC4" w:rsidRDefault="003A4DC4">
      <w:r>
        <w:continuationSeparator/>
      </w:r>
    </w:p>
  </w:footnote>
  <w:footnote w:type="continuationNotice" w:id="1">
    <w:p w14:paraId="58F13B14" w14:textId="77777777" w:rsidR="003A4DC4" w:rsidRDefault="003A4D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76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43"/>
      <w:gridCol w:w="3402"/>
      <w:gridCol w:w="1563"/>
      <w:gridCol w:w="3168"/>
    </w:tblGrid>
    <w:tr w:rsidR="00B24E2B" w:rsidRPr="0066470D" w14:paraId="580FAEEB" w14:textId="77777777" w:rsidTr="007E5680">
      <w:trPr>
        <w:trHeight w:val="800"/>
      </w:trPr>
      <w:tc>
        <w:tcPr>
          <w:tcW w:w="484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868BE90" w14:textId="262D3A9C" w:rsidR="00E324D7" w:rsidRDefault="00390965" w:rsidP="00E324D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 w:rsidRPr="00676203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37D8AA43" wp14:editId="66062321">
                <wp:simplePos x="0" y="0"/>
                <wp:positionH relativeFrom="column">
                  <wp:posOffset>-40640</wp:posOffset>
                </wp:positionH>
                <wp:positionV relativeFrom="paragraph">
                  <wp:posOffset>-1905</wp:posOffset>
                </wp:positionV>
                <wp:extent cx="645795" cy="469265"/>
                <wp:effectExtent l="0" t="0" r="1905" b="6985"/>
                <wp:wrapNone/>
                <wp:docPr id="3" name="Picture 3" descr="newlogo_200x155_w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_200x155_web.jpg"/>
                        <pic:cNvPicPr/>
                      </pic:nvPicPr>
                      <pic:blipFill>
                        <a:blip r:embed="rId1"/>
                        <a:srcRect l="8000" t="6180" r="6133" b="1347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69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324D7">
            <w:rPr>
              <w:rFonts w:ascii="Calibri" w:hAnsi="Calibri" w:cs="Calibri"/>
              <w:color w:val="auto"/>
              <w:sz w:val="22"/>
              <w:szCs w:val="22"/>
            </w:rPr>
            <w:t>315 Point Township Dr</w:t>
          </w:r>
        </w:p>
        <w:p w14:paraId="76CD8237" w14:textId="43ECBC81" w:rsidR="00E324D7" w:rsidRPr="00676203" w:rsidRDefault="00E324D7" w:rsidP="00E324D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  <w:r>
            <w:rPr>
              <w:rFonts w:ascii="Calibri" w:hAnsi="Calibri" w:cs="Calibri"/>
              <w:color w:val="auto"/>
              <w:sz w:val="22"/>
              <w:szCs w:val="22"/>
            </w:rPr>
            <w:t>Northumberland Pa 17857</w:t>
          </w:r>
        </w:p>
        <w:p w14:paraId="7FB9D9A0" w14:textId="38B7655A" w:rsidR="00B24E2B" w:rsidRPr="00676203" w:rsidRDefault="00B24E2B" w:rsidP="00E27D77">
          <w:pPr>
            <w:jc w:val="center"/>
            <w:rPr>
              <w:rFonts w:ascii="Calibri" w:hAnsi="Calibri" w:cs="Calibri"/>
              <w:color w:val="auto"/>
              <w:sz w:val="22"/>
              <w:szCs w:val="22"/>
            </w:rPr>
          </w:pPr>
        </w:p>
      </w:tc>
      <w:tc>
        <w:tcPr>
          <w:tcW w:w="47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DEC3F1" w14:textId="4A3378DE" w:rsidR="00B24E2B" w:rsidRPr="0066470D" w:rsidRDefault="0095519D" w:rsidP="005A79B2">
          <w:pPr>
            <w:jc w:val="center"/>
            <w:rPr>
              <w:rFonts w:ascii="Calibri" w:hAnsi="Calibri"/>
              <w:b/>
              <w:bCs/>
              <w:color w:val="auto"/>
              <w:sz w:val="24"/>
              <w:szCs w:val="24"/>
            </w:rPr>
          </w:pPr>
          <w:r w:rsidRPr="0095519D">
            <w:rPr>
              <w:rFonts w:ascii="Calibri" w:hAnsi="Calibri"/>
              <w:b/>
              <w:bCs/>
              <w:color w:val="auto"/>
              <w:sz w:val="24"/>
              <w:szCs w:val="24"/>
            </w:rPr>
            <w:t>11.6.5 Loading Transport and Unloading Practices</w:t>
          </w:r>
        </w:p>
      </w:tc>
    </w:tr>
    <w:tr w:rsidR="00B24E2B" w:rsidRPr="0066470D" w14:paraId="52081CC4" w14:textId="77777777" w:rsidTr="00973646">
      <w:trPr>
        <w:trHeight w:val="300"/>
      </w:trPr>
      <w:tc>
        <w:tcPr>
          <w:tcW w:w="1443" w:type="dxa"/>
          <w:noWrap/>
          <w:hideMark/>
        </w:tcPr>
        <w:p w14:paraId="6CB65A50" w14:textId="3D6557DF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Filename &amp; Version #:</w:t>
          </w:r>
        </w:p>
      </w:tc>
      <w:tc>
        <w:tcPr>
          <w:tcW w:w="3402" w:type="dxa"/>
          <w:noWrap/>
        </w:tcPr>
        <w:p w14:paraId="2AB3B350" w14:textId="18ED16A0" w:rsidR="00B24E2B" w:rsidRPr="00B368FA" w:rsidRDefault="0095519D" w:rsidP="005A79B2">
          <w:pPr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11.6.5 Loading Transport and Unloading Practices</w:t>
          </w:r>
          <w:del w:id="34" w:author="Penny Patterson" w:date="2026-03-18T16:06:00Z" w16du:dateUtc="2026-03-18T20:06:00Z">
            <w:r w:rsidDel="00047307">
              <w:rPr>
                <w:rFonts w:ascii="Calibri" w:hAnsi="Calibri" w:cs="Calibri"/>
                <w:sz w:val="22"/>
                <w:szCs w:val="22"/>
              </w:rPr>
              <w:delText xml:space="preserve"> v.2022-05-</w:delText>
            </w:r>
          </w:del>
          <w:del w:id="35" w:author="Penny Patterson" w:date="2026-03-18T16:05:00Z" w16du:dateUtc="2026-03-18T20:05:00Z">
            <w:r w:rsidDel="00047307">
              <w:rPr>
                <w:rFonts w:ascii="Calibri" w:hAnsi="Calibri" w:cs="Calibri"/>
                <w:sz w:val="22"/>
                <w:szCs w:val="22"/>
              </w:rPr>
              <w:delText>03.docx</w:delText>
            </w:r>
          </w:del>
        </w:p>
      </w:tc>
      <w:tc>
        <w:tcPr>
          <w:tcW w:w="1563" w:type="dxa"/>
          <w:noWrap/>
          <w:hideMark/>
        </w:tcPr>
        <w:p w14:paraId="4AF2CE77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Page:</w:t>
          </w:r>
        </w:p>
      </w:tc>
      <w:tc>
        <w:tcPr>
          <w:tcW w:w="3168" w:type="dxa"/>
          <w:noWrap/>
          <w:hideMark/>
        </w:tcPr>
        <w:p w14:paraId="5FE7933B" w14:textId="77777777" w:rsidR="00B24E2B" w:rsidRPr="0066470D" w:rsidRDefault="00B24E2B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Page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PAGE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1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  <w:r w:rsidRPr="0066470D">
            <w:rPr>
              <w:rFonts w:ascii="Calibri" w:hAnsi="Calibri"/>
              <w:color w:val="auto"/>
              <w:sz w:val="22"/>
              <w:szCs w:val="22"/>
            </w:rPr>
            <w:t xml:space="preserve"> of 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begin"/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instrText xml:space="preserve"> NUMPAGES  \* Arabic  \* MERGEFORMAT </w:instrTex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separate"/>
          </w:r>
          <w:r w:rsidR="008A094C">
            <w:rPr>
              <w:rFonts w:ascii="Calibri" w:hAnsi="Calibri"/>
              <w:b/>
              <w:noProof/>
              <w:color w:val="auto"/>
              <w:sz w:val="22"/>
              <w:szCs w:val="22"/>
            </w:rPr>
            <w:t>2</w:t>
          </w:r>
          <w:r w:rsidRPr="0066470D">
            <w:rPr>
              <w:rFonts w:ascii="Calibri" w:hAnsi="Calibri"/>
              <w:b/>
              <w:color w:val="auto"/>
              <w:sz w:val="22"/>
              <w:szCs w:val="22"/>
            </w:rPr>
            <w:fldChar w:fldCharType="end"/>
          </w:r>
        </w:p>
      </w:tc>
    </w:tr>
    <w:tr w:rsidR="00B24E2B" w:rsidRPr="0066470D" w14:paraId="7E398431" w14:textId="77777777" w:rsidTr="00973646">
      <w:trPr>
        <w:trHeight w:val="315"/>
      </w:trPr>
      <w:tc>
        <w:tcPr>
          <w:tcW w:w="1443" w:type="dxa"/>
          <w:noWrap/>
          <w:hideMark/>
        </w:tcPr>
        <w:p w14:paraId="1C447F58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Approved By:</w:t>
          </w:r>
        </w:p>
      </w:tc>
      <w:tc>
        <w:tcPr>
          <w:tcW w:w="3402" w:type="dxa"/>
          <w:noWrap/>
          <w:hideMark/>
        </w:tcPr>
        <w:p w14:paraId="0AD61B47" w14:textId="6D6CCA12" w:rsidR="00B24E2B" w:rsidRPr="0066470D" w:rsidRDefault="00B368FA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r>
            <w:rPr>
              <w:rFonts w:ascii="Calibri" w:hAnsi="Calibri"/>
              <w:color w:val="auto"/>
              <w:sz w:val="22"/>
              <w:szCs w:val="22"/>
            </w:rPr>
            <w:t>Glenna DePoe</w:t>
          </w:r>
        </w:p>
      </w:tc>
      <w:tc>
        <w:tcPr>
          <w:tcW w:w="1563" w:type="dxa"/>
          <w:noWrap/>
          <w:hideMark/>
        </w:tcPr>
        <w:p w14:paraId="52E13122" w14:textId="77777777" w:rsidR="00B24E2B" w:rsidRPr="0066470D" w:rsidRDefault="00B24E2B" w:rsidP="005A79B2">
          <w:pPr>
            <w:jc w:val="right"/>
            <w:rPr>
              <w:rFonts w:ascii="Calibri" w:hAnsi="Calibri"/>
              <w:color w:val="auto"/>
              <w:sz w:val="22"/>
              <w:szCs w:val="22"/>
            </w:rPr>
          </w:pPr>
          <w:r w:rsidRPr="0066470D">
            <w:rPr>
              <w:rFonts w:ascii="Calibri" w:hAnsi="Calibri"/>
              <w:color w:val="auto"/>
              <w:sz w:val="22"/>
              <w:szCs w:val="22"/>
            </w:rPr>
            <w:t>Approval Date:</w:t>
          </w:r>
        </w:p>
      </w:tc>
      <w:tc>
        <w:tcPr>
          <w:tcW w:w="3168" w:type="dxa"/>
          <w:noWrap/>
          <w:hideMark/>
        </w:tcPr>
        <w:p w14:paraId="2426C3FD" w14:textId="3219B00E" w:rsidR="00B368FA" w:rsidRPr="0066470D" w:rsidRDefault="00E324D7" w:rsidP="005A79B2">
          <w:pPr>
            <w:rPr>
              <w:rFonts w:ascii="Calibri" w:hAnsi="Calibri"/>
              <w:color w:val="auto"/>
              <w:sz w:val="22"/>
              <w:szCs w:val="22"/>
            </w:rPr>
          </w:pPr>
          <w:del w:id="36" w:author="Penny Patterson" w:date="2026-03-18T16:06:00Z" w16du:dateUtc="2026-03-18T20:06:00Z">
            <w:r w:rsidDel="00927679">
              <w:rPr>
                <w:rFonts w:ascii="Calibri" w:hAnsi="Calibri" w:cs="Calibri"/>
                <w:sz w:val="22"/>
                <w:szCs w:val="22"/>
              </w:rPr>
              <w:delText>06/12/2024</w:delText>
            </w:r>
          </w:del>
          <w:ins w:id="37" w:author="Penny Patterson" w:date="2026-03-18T16:06:00Z" w16du:dateUtc="2026-03-18T20:06:00Z">
            <w:r w:rsidR="00927679">
              <w:rPr>
                <w:rFonts w:ascii="Calibri" w:hAnsi="Calibri" w:cs="Calibri"/>
                <w:sz w:val="22"/>
                <w:szCs w:val="22"/>
              </w:rPr>
              <w:t>03.16.2026</w:t>
            </w:r>
          </w:ins>
        </w:p>
      </w:tc>
    </w:tr>
  </w:tbl>
  <w:p w14:paraId="7F915058" w14:textId="017F39E9" w:rsidR="00B24E2B" w:rsidRDefault="00B24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05A"/>
    <w:multiLevelType w:val="hybridMultilevel"/>
    <w:tmpl w:val="89AADBFC"/>
    <w:lvl w:ilvl="0" w:tplc="35CE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B24AE0"/>
    <w:multiLevelType w:val="hybridMultilevel"/>
    <w:tmpl w:val="75EE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1096"/>
    <w:multiLevelType w:val="multilevel"/>
    <w:tmpl w:val="FE8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70FB0"/>
    <w:multiLevelType w:val="hybridMultilevel"/>
    <w:tmpl w:val="D6E80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D05C5"/>
    <w:multiLevelType w:val="hybridMultilevel"/>
    <w:tmpl w:val="CA628C12"/>
    <w:lvl w:ilvl="0" w:tplc="BBD21D8C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D4591C"/>
    <w:multiLevelType w:val="hybridMultilevel"/>
    <w:tmpl w:val="B90CBA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2FCF"/>
    <w:multiLevelType w:val="hybridMultilevel"/>
    <w:tmpl w:val="A10CD0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73F64"/>
    <w:multiLevelType w:val="hybridMultilevel"/>
    <w:tmpl w:val="2668C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628CE"/>
    <w:multiLevelType w:val="hybridMultilevel"/>
    <w:tmpl w:val="2F4869D4"/>
    <w:lvl w:ilvl="0" w:tplc="9EDAB9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E1631"/>
    <w:multiLevelType w:val="hybridMultilevel"/>
    <w:tmpl w:val="545A840E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076B3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10AC5"/>
    <w:multiLevelType w:val="hybridMultilevel"/>
    <w:tmpl w:val="CC7E8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12128"/>
    <w:multiLevelType w:val="hybridMultilevel"/>
    <w:tmpl w:val="83168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D32F6"/>
    <w:multiLevelType w:val="hybridMultilevel"/>
    <w:tmpl w:val="F3047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E3A38"/>
    <w:multiLevelType w:val="hybridMultilevel"/>
    <w:tmpl w:val="E3A49E18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6058D"/>
    <w:multiLevelType w:val="hybridMultilevel"/>
    <w:tmpl w:val="5156D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54C4E"/>
    <w:multiLevelType w:val="hybridMultilevel"/>
    <w:tmpl w:val="18362C20"/>
    <w:lvl w:ilvl="0" w:tplc="563239F8">
      <w:start w:val="1"/>
      <w:numFmt w:val="lowerLetter"/>
      <w:lvlText w:val="%1."/>
      <w:lvlJc w:val="left"/>
      <w:pPr>
        <w:ind w:left="162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E6110D"/>
    <w:multiLevelType w:val="hybridMultilevel"/>
    <w:tmpl w:val="ED02168C"/>
    <w:lvl w:ilvl="0" w:tplc="2C0E75CE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91EEC"/>
    <w:multiLevelType w:val="hybridMultilevel"/>
    <w:tmpl w:val="FF307804"/>
    <w:lvl w:ilvl="0" w:tplc="609CADA6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832097"/>
    <w:multiLevelType w:val="hybridMultilevel"/>
    <w:tmpl w:val="007E23F2"/>
    <w:lvl w:ilvl="0" w:tplc="D264CB96">
      <w:start w:val="1"/>
      <w:numFmt w:val="decimal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113C4"/>
    <w:multiLevelType w:val="hybridMultilevel"/>
    <w:tmpl w:val="17521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50080"/>
    <w:multiLevelType w:val="hybridMultilevel"/>
    <w:tmpl w:val="DF32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2D3E53"/>
    <w:multiLevelType w:val="hybridMultilevel"/>
    <w:tmpl w:val="8E502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340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6C74A86"/>
    <w:multiLevelType w:val="hybridMultilevel"/>
    <w:tmpl w:val="99A8662A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E0144F"/>
    <w:multiLevelType w:val="hybridMultilevel"/>
    <w:tmpl w:val="D84686D2"/>
    <w:lvl w:ilvl="0" w:tplc="FFDA0B6E">
      <w:start w:val="3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DA5073"/>
    <w:multiLevelType w:val="hybridMultilevel"/>
    <w:tmpl w:val="4F12D602"/>
    <w:lvl w:ilvl="0" w:tplc="CC5C79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F590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ADB1557"/>
    <w:multiLevelType w:val="hybridMultilevel"/>
    <w:tmpl w:val="040219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306FC6"/>
    <w:multiLevelType w:val="multilevel"/>
    <w:tmpl w:val="B1F0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B4F93"/>
    <w:multiLevelType w:val="hybridMultilevel"/>
    <w:tmpl w:val="03B4790A"/>
    <w:lvl w:ilvl="0" w:tplc="563239F8">
      <w:start w:val="1"/>
      <w:numFmt w:val="lowerLetter"/>
      <w:lvlText w:val="%1."/>
      <w:lvlJc w:val="left"/>
      <w:pPr>
        <w:ind w:left="12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945F6"/>
    <w:multiLevelType w:val="hybridMultilevel"/>
    <w:tmpl w:val="94FAAE90"/>
    <w:lvl w:ilvl="0" w:tplc="9C2496E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F10D5D"/>
    <w:multiLevelType w:val="hybridMultilevel"/>
    <w:tmpl w:val="9D8440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3F6982"/>
    <w:multiLevelType w:val="hybridMultilevel"/>
    <w:tmpl w:val="FBB0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752DC"/>
    <w:multiLevelType w:val="hybridMultilevel"/>
    <w:tmpl w:val="F216F736"/>
    <w:lvl w:ilvl="0" w:tplc="1548B29E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8C7904"/>
    <w:multiLevelType w:val="hybridMultilevel"/>
    <w:tmpl w:val="2E1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D11F3F"/>
    <w:multiLevelType w:val="hybridMultilevel"/>
    <w:tmpl w:val="E7A8BE12"/>
    <w:lvl w:ilvl="0" w:tplc="1548B29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84079"/>
    <w:multiLevelType w:val="hybridMultilevel"/>
    <w:tmpl w:val="25022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4233493">
    <w:abstractNumId w:val="23"/>
  </w:num>
  <w:num w:numId="2" w16cid:durableId="342585067">
    <w:abstractNumId w:val="27"/>
  </w:num>
  <w:num w:numId="3" w16cid:durableId="323439066">
    <w:abstractNumId w:val="22"/>
  </w:num>
  <w:num w:numId="4" w16cid:durableId="1622608280">
    <w:abstractNumId w:val="6"/>
  </w:num>
  <w:num w:numId="5" w16cid:durableId="252975491">
    <w:abstractNumId w:val="5"/>
  </w:num>
  <w:num w:numId="6" w16cid:durableId="1906600213">
    <w:abstractNumId w:val="28"/>
  </w:num>
  <w:num w:numId="7" w16cid:durableId="2051958243">
    <w:abstractNumId w:val="37"/>
  </w:num>
  <w:num w:numId="8" w16cid:durableId="2037273784">
    <w:abstractNumId w:val="15"/>
  </w:num>
  <w:num w:numId="9" w16cid:durableId="1255823844">
    <w:abstractNumId w:val="29"/>
  </w:num>
  <w:num w:numId="10" w16cid:durableId="346060841">
    <w:abstractNumId w:val="13"/>
  </w:num>
  <w:num w:numId="11" w16cid:durableId="1433168523">
    <w:abstractNumId w:val="7"/>
  </w:num>
  <w:num w:numId="12" w16cid:durableId="1920946959">
    <w:abstractNumId w:val="3"/>
  </w:num>
  <w:num w:numId="13" w16cid:durableId="1029374730">
    <w:abstractNumId w:val="11"/>
  </w:num>
  <w:num w:numId="14" w16cid:durableId="819999672">
    <w:abstractNumId w:val="10"/>
  </w:num>
  <w:num w:numId="15" w16cid:durableId="652299058">
    <w:abstractNumId w:val="20"/>
  </w:num>
  <w:num w:numId="16" w16cid:durableId="1304578134">
    <w:abstractNumId w:val="25"/>
  </w:num>
  <w:num w:numId="17" w16cid:durableId="1384670203">
    <w:abstractNumId w:val="33"/>
  </w:num>
  <w:num w:numId="18" w16cid:durableId="254871154">
    <w:abstractNumId w:val="14"/>
  </w:num>
  <w:num w:numId="19" w16cid:durableId="429471899">
    <w:abstractNumId w:val="19"/>
  </w:num>
  <w:num w:numId="20" w16cid:durableId="1781606046">
    <w:abstractNumId w:val="9"/>
  </w:num>
  <w:num w:numId="21" w16cid:durableId="467819272">
    <w:abstractNumId w:val="16"/>
  </w:num>
  <w:num w:numId="22" w16cid:durableId="1459299141">
    <w:abstractNumId w:val="30"/>
  </w:num>
  <w:num w:numId="23" w16cid:durableId="1809543791">
    <w:abstractNumId w:val="35"/>
  </w:num>
  <w:num w:numId="24" w16cid:durableId="78522186">
    <w:abstractNumId w:val="1"/>
  </w:num>
  <w:num w:numId="25" w16cid:durableId="1034111923">
    <w:abstractNumId w:val="32"/>
  </w:num>
  <w:num w:numId="26" w16cid:durableId="180360488">
    <w:abstractNumId w:val="21"/>
  </w:num>
  <w:num w:numId="27" w16cid:durableId="513878971">
    <w:abstractNumId w:val="12"/>
  </w:num>
  <w:num w:numId="28" w16cid:durableId="594246576">
    <w:abstractNumId w:val="17"/>
  </w:num>
  <w:num w:numId="29" w16cid:durableId="17197311">
    <w:abstractNumId w:val="0"/>
  </w:num>
  <w:num w:numId="30" w16cid:durableId="881478068">
    <w:abstractNumId w:val="34"/>
  </w:num>
  <w:num w:numId="31" w16cid:durableId="936672454">
    <w:abstractNumId w:val="31"/>
  </w:num>
  <w:num w:numId="32" w16cid:durableId="421533499">
    <w:abstractNumId w:val="26"/>
  </w:num>
  <w:num w:numId="33" w16cid:durableId="1734624899">
    <w:abstractNumId w:val="36"/>
  </w:num>
  <w:num w:numId="34" w16cid:durableId="1276214944">
    <w:abstractNumId w:val="24"/>
  </w:num>
  <w:num w:numId="35" w16cid:durableId="559512844">
    <w:abstractNumId w:val="4"/>
  </w:num>
  <w:num w:numId="36" w16cid:durableId="301082346">
    <w:abstractNumId w:val="8"/>
  </w:num>
  <w:num w:numId="37" w16cid:durableId="240137524">
    <w:abstractNumId w:val="18"/>
  </w:num>
  <w:num w:numId="38" w16cid:durableId="9254574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len Keller">
    <w15:presenceInfo w15:providerId="Windows Live" w15:userId="e787f13c9889a170"/>
  </w15:person>
  <w15:person w15:author="Penny Patterson">
    <w15:presenceInfo w15:providerId="AD" w15:userId="S::penny@spicesinc.com::7bec89d0-993f-48ca-b90d-5a06f578d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01"/>
    <w:rsid w:val="00001282"/>
    <w:rsid w:val="00003275"/>
    <w:rsid w:val="00016B35"/>
    <w:rsid w:val="000173FA"/>
    <w:rsid w:val="00031003"/>
    <w:rsid w:val="00046C5F"/>
    <w:rsid w:val="00047307"/>
    <w:rsid w:val="0004733A"/>
    <w:rsid w:val="00060C52"/>
    <w:rsid w:val="00063D6F"/>
    <w:rsid w:val="000838CB"/>
    <w:rsid w:val="00093FC1"/>
    <w:rsid w:val="000A033A"/>
    <w:rsid w:val="000B7CBF"/>
    <w:rsid w:val="000C3DFB"/>
    <w:rsid w:val="000C4DBF"/>
    <w:rsid w:val="000C5195"/>
    <w:rsid w:val="000E1F57"/>
    <w:rsid w:val="000E5771"/>
    <w:rsid w:val="000E753E"/>
    <w:rsid w:val="000E7DF9"/>
    <w:rsid w:val="000F650D"/>
    <w:rsid w:val="00101B29"/>
    <w:rsid w:val="00106B38"/>
    <w:rsid w:val="00110795"/>
    <w:rsid w:val="00111A0F"/>
    <w:rsid w:val="00120C95"/>
    <w:rsid w:val="00125CC0"/>
    <w:rsid w:val="00127DF3"/>
    <w:rsid w:val="00135663"/>
    <w:rsid w:val="00135869"/>
    <w:rsid w:val="0014552F"/>
    <w:rsid w:val="00145C63"/>
    <w:rsid w:val="00151E5E"/>
    <w:rsid w:val="00153A0B"/>
    <w:rsid w:val="00160A7B"/>
    <w:rsid w:val="00172A59"/>
    <w:rsid w:val="00173C6B"/>
    <w:rsid w:val="00177A35"/>
    <w:rsid w:val="00183E0A"/>
    <w:rsid w:val="00184332"/>
    <w:rsid w:val="0018745A"/>
    <w:rsid w:val="00193DE9"/>
    <w:rsid w:val="001A22D8"/>
    <w:rsid w:val="001A6359"/>
    <w:rsid w:val="001B57D6"/>
    <w:rsid w:val="001C5395"/>
    <w:rsid w:val="001D10A0"/>
    <w:rsid w:val="001D4B90"/>
    <w:rsid w:val="001D56CE"/>
    <w:rsid w:val="001F16DC"/>
    <w:rsid w:val="001F1B09"/>
    <w:rsid w:val="001F42B4"/>
    <w:rsid w:val="001F606C"/>
    <w:rsid w:val="00206719"/>
    <w:rsid w:val="002211F2"/>
    <w:rsid w:val="00226655"/>
    <w:rsid w:val="00252605"/>
    <w:rsid w:val="00252964"/>
    <w:rsid w:val="0025756B"/>
    <w:rsid w:val="00274FB3"/>
    <w:rsid w:val="00280A98"/>
    <w:rsid w:val="002A2587"/>
    <w:rsid w:val="002D1B2C"/>
    <w:rsid w:val="002D1CEE"/>
    <w:rsid w:val="002D45E7"/>
    <w:rsid w:val="002D707B"/>
    <w:rsid w:val="002E271B"/>
    <w:rsid w:val="002E7946"/>
    <w:rsid w:val="002F28A9"/>
    <w:rsid w:val="003210A5"/>
    <w:rsid w:val="00324C53"/>
    <w:rsid w:val="0034769E"/>
    <w:rsid w:val="0035095C"/>
    <w:rsid w:val="00351E25"/>
    <w:rsid w:val="0035680D"/>
    <w:rsid w:val="00364498"/>
    <w:rsid w:val="00364E80"/>
    <w:rsid w:val="00365C13"/>
    <w:rsid w:val="003717A2"/>
    <w:rsid w:val="00390965"/>
    <w:rsid w:val="00397926"/>
    <w:rsid w:val="003A4DC4"/>
    <w:rsid w:val="003A5CE5"/>
    <w:rsid w:val="003B50E2"/>
    <w:rsid w:val="003B7B02"/>
    <w:rsid w:val="003C1E5F"/>
    <w:rsid w:val="003E08FE"/>
    <w:rsid w:val="003E17D2"/>
    <w:rsid w:val="003E784E"/>
    <w:rsid w:val="003F1E0C"/>
    <w:rsid w:val="003F7B66"/>
    <w:rsid w:val="003F7C16"/>
    <w:rsid w:val="00400FAF"/>
    <w:rsid w:val="00414D25"/>
    <w:rsid w:val="00417159"/>
    <w:rsid w:val="00417538"/>
    <w:rsid w:val="00423B51"/>
    <w:rsid w:val="0042563B"/>
    <w:rsid w:val="00450A01"/>
    <w:rsid w:val="00467EB0"/>
    <w:rsid w:val="00477FCE"/>
    <w:rsid w:val="00481261"/>
    <w:rsid w:val="004A3C89"/>
    <w:rsid w:val="004C5000"/>
    <w:rsid w:val="004C6FCC"/>
    <w:rsid w:val="004C7EF5"/>
    <w:rsid w:val="004E51DD"/>
    <w:rsid w:val="004E567E"/>
    <w:rsid w:val="004F27FD"/>
    <w:rsid w:val="004F3608"/>
    <w:rsid w:val="00512A52"/>
    <w:rsid w:val="00522D80"/>
    <w:rsid w:val="005241C2"/>
    <w:rsid w:val="00535B3C"/>
    <w:rsid w:val="0053712A"/>
    <w:rsid w:val="0054390F"/>
    <w:rsid w:val="005548EB"/>
    <w:rsid w:val="005559F2"/>
    <w:rsid w:val="00557FAE"/>
    <w:rsid w:val="00573E35"/>
    <w:rsid w:val="0059683B"/>
    <w:rsid w:val="005A357B"/>
    <w:rsid w:val="005A3C66"/>
    <w:rsid w:val="005A62C3"/>
    <w:rsid w:val="005A79B2"/>
    <w:rsid w:val="005B6E30"/>
    <w:rsid w:val="005C2BA7"/>
    <w:rsid w:val="005C696F"/>
    <w:rsid w:val="005E36E8"/>
    <w:rsid w:val="005E7CFD"/>
    <w:rsid w:val="005F1C85"/>
    <w:rsid w:val="005F3260"/>
    <w:rsid w:val="00612C0E"/>
    <w:rsid w:val="00621021"/>
    <w:rsid w:val="00646F66"/>
    <w:rsid w:val="00655BD4"/>
    <w:rsid w:val="006662CD"/>
    <w:rsid w:val="006757AA"/>
    <w:rsid w:val="00676203"/>
    <w:rsid w:val="00686974"/>
    <w:rsid w:val="00687C54"/>
    <w:rsid w:val="006945F8"/>
    <w:rsid w:val="006C1FBB"/>
    <w:rsid w:val="006D06A8"/>
    <w:rsid w:val="006D2B70"/>
    <w:rsid w:val="006E399B"/>
    <w:rsid w:val="006E647E"/>
    <w:rsid w:val="006F5C3E"/>
    <w:rsid w:val="006F6237"/>
    <w:rsid w:val="00700074"/>
    <w:rsid w:val="00707621"/>
    <w:rsid w:val="00713B79"/>
    <w:rsid w:val="00725BC8"/>
    <w:rsid w:val="007315B6"/>
    <w:rsid w:val="00736BB2"/>
    <w:rsid w:val="00740887"/>
    <w:rsid w:val="00747794"/>
    <w:rsid w:val="00754AD1"/>
    <w:rsid w:val="007707AD"/>
    <w:rsid w:val="00771934"/>
    <w:rsid w:val="00780EA0"/>
    <w:rsid w:val="007A1F22"/>
    <w:rsid w:val="007A42EF"/>
    <w:rsid w:val="007A5318"/>
    <w:rsid w:val="007B0229"/>
    <w:rsid w:val="007B06A7"/>
    <w:rsid w:val="007B1AAA"/>
    <w:rsid w:val="007C7270"/>
    <w:rsid w:val="007C7643"/>
    <w:rsid w:val="007D53D1"/>
    <w:rsid w:val="007D7203"/>
    <w:rsid w:val="007E043E"/>
    <w:rsid w:val="007E07CD"/>
    <w:rsid w:val="007E5159"/>
    <w:rsid w:val="007E5680"/>
    <w:rsid w:val="007F3998"/>
    <w:rsid w:val="00802C60"/>
    <w:rsid w:val="00810830"/>
    <w:rsid w:val="00811034"/>
    <w:rsid w:val="00821259"/>
    <w:rsid w:val="00823B10"/>
    <w:rsid w:val="00825A93"/>
    <w:rsid w:val="008267FA"/>
    <w:rsid w:val="00837058"/>
    <w:rsid w:val="008431FA"/>
    <w:rsid w:val="00855871"/>
    <w:rsid w:val="0086279A"/>
    <w:rsid w:val="0086404A"/>
    <w:rsid w:val="008843F4"/>
    <w:rsid w:val="0089363F"/>
    <w:rsid w:val="00893651"/>
    <w:rsid w:val="00893782"/>
    <w:rsid w:val="00894432"/>
    <w:rsid w:val="008A094C"/>
    <w:rsid w:val="008C7627"/>
    <w:rsid w:val="008D0CFC"/>
    <w:rsid w:val="008D654E"/>
    <w:rsid w:val="008E3CC4"/>
    <w:rsid w:val="008E51F2"/>
    <w:rsid w:val="008E5AFE"/>
    <w:rsid w:val="00904752"/>
    <w:rsid w:val="00917BA3"/>
    <w:rsid w:val="00920B5A"/>
    <w:rsid w:val="009269CF"/>
    <w:rsid w:val="00927679"/>
    <w:rsid w:val="0094405B"/>
    <w:rsid w:val="00944842"/>
    <w:rsid w:val="00953C68"/>
    <w:rsid w:val="0095519D"/>
    <w:rsid w:val="0096298E"/>
    <w:rsid w:val="0097225C"/>
    <w:rsid w:val="00973646"/>
    <w:rsid w:val="009812F3"/>
    <w:rsid w:val="009828CF"/>
    <w:rsid w:val="009924D1"/>
    <w:rsid w:val="009B7183"/>
    <w:rsid w:val="009E3EDF"/>
    <w:rsid w:val="009F1208"/>
    <w:rsid w:val="00A119C8"/>
    <w:rsid w:val="00A168C5"/>
    <w:rsid w:val="00A25365"/>
    <w:rsid w:val="00A26C01"/>
    <w:rsid w:val="00A60633"/>
    <w:rsid w:val="00A639C6"/>
    <w:rsid w:val="00A71B9E"/>
    <w:rsid w:val="00A81B8F"/>
    <w:rsid w:val="00A869D6"/>
    <w:rsid w:val="00A9568C"/>
    <w:rsid w:val="00AA51B5"/>
    <w:rsid w:val="00AC1140"/>
    <w:rsid w:val="00AC4C0B"/>
    <w:rsid w:val="00AD2945"/>
    <w:rsid w:val="00AD366B"/>
    <w:rsid w:val="00AE226B"/>
    <w:rsid w:val="00AF047B"/>
    <w:rsid w:val="00AF550B"/>
    <w:rsid w:val="00AF7C13"/>
    <w:rsid w:val="00B14DF5"/>
    <w:rsid w:val="00B16B06"/>
    <w:rsid w:val="00B24E2B"/>
    <w:rsid w:val="00B368FA"/>
    <w:rsid w:val="00B47ABC"/>
    <w:rsid w:val="00B6214A"/>
    <w:rsid w:val="00B737E9"/>
    <w:rsid w:val="00B85FDB"/>
    <w:rsid w:val="00B954D7"/>
    <w:rsid w:val="00B95D48"/>
    <w:rsid w:val="00BA23E6"/>
    <w:rsid w:val="00BA73A3"/>
    <w:rsid w:val="00BB3BCF"/>
    <w:rsid w:val="00BC32BF"/>
    <w:rsid w:val="00BC471B"/>
    <w:rsid w:val="00BC73CC"/>
    <w:rsid w:val="00C01DEE"/>
    <w:rsid w:val="00C2104D"/>
    <w:rsid w:val="00C211DC"/>
    <w:rsid w:val="00C313E3"/>
    <w:rsid w:val="00C33DA5"/>
    <w:rsid w:val="00C42DE8"/>
    <w:rsid w:val="00C445AB"/>
    <w:rsid w:val="00C519C5"/>
    <w:rsid w:val="00C5338E"/>
    <w:rsid w:val="00C536EE"/>
    <w:rsid w:val="00C5633F"/>
    <w:rsid w:val="00C62F57"/>
    <w:rsid w:val="00C7121C"/>
    <w:rsid w:val="00C72929"/>
    <w:rsid w:val="00C74DEB"/>
    <w:rsid w:val="00C757D0"/>
    <w:rsid w:val="00C826CF"/>
    <w:rsid w:val="00C852AD"/>
    <w:rsid w:val="00CA01CF"/>
    <w:rsid w:val="00CA29EF"/>
    <w:rsid w:val="00CC3396"/>
    <w:rsid w:val="00CC3F27"/>
    <w:rsid w:val="00CD07BC"/>
    <w:rsid w:val="00CE4622"/>
    <w:rsid w:val="00CE53E2"/>
    <w:rsid w:val="00CF4826"/>
    <w:rsid w:val="00D31155"/>
    <w:rsid w:val="00D32F6F"/>
    <w:rsid w:val="00D331B3"/>
    <w:rsid w:val="00D40E80"/>
    <w:rsid w:val="00D46A65"/>
    <w:rsid w:val="00D476D7"/>
    <w:rsid w:val="00D47774"/>
    <w:rsid w:val="00D57F77"/>
    <w:rsid w:val="00D700B7"/>
    <w:rsid w:val="00D727EC"/>
    <w:rsid w:val="00D72F10"/>
    <w:rsid w:val="00D842E6"/>
    <w:rsid w:val="00D85BF2"/>
    <w:rsid w:val="00D87612"/>
    <w:rsid w:val="00DA701D"/>
    <w:rsid w:val="00DA7AA7"/>
    <w:rsid w:val="00DB635C"/>
    <w:rsid w:val="00DB7AE2"/>
    <w:rsid w:val="00DC74CA"/>
    <w:rsid w:val="00DE312D"/>
    <w:rsid w:val="00DE3A16"/>
    <w:rsid w:val="00DE55DE"/>
    <w:rsid w:val="00E13EBE"/>
    <w:rsid w:val="00E15433"/>
    <w:rsid w:val="00E21932"/>
    <w:rsid w:val="00E27D77"/>
    <w:rsid w:val="00E324D7"/>
    <w:rsid w:val="00E35DF7"/>
    <w:rsid w:val="00E362D9"/>
    <w:rsid w:val="00E445FE"/>
    <w:rsid w:val="00E52B31"/>
    <w:rsid w:val="00E549EF"/>
    <w:rsid w:val="00E855C1"/>
    <w:rsid w:val="00EA5D2F"/>
    <w:rsid w:val="00EB0D03"/>
    <w:rsid w:val="00EB5412"/>
    <w:rsid w:val="00EC19CC"/>
    <w:rsid w:val="00ED04B7"/>
    <w:rsid w:val="00EE01D1"/>
    <w:rsid w:val="00EE205C"/>
    <w:rsid w:val="00EF1662"/>
    <w:rsid w:val="00EF2C12"/>
    <w:rsid w:val="00EF51EB"/>
    <w:rsid w:val="00F25ECE"/>
    <w:rsid w:val="00F35287"/>
    <w:rsid w:val="00F47860"/>
    <w:rsid w:val="00F51BB4"/>
    <w:rsid w:val="00F543B6"/>
    <w:rsid w:val="00F64965"/>
    <w:rsid w:val="00F71C41"/>
    <w:rsid w:val="00F73178"/>
    <w:rsid w:val="00F7505C"/>
    <w:rsid w:val="00F82B58"/>
    <w:rsid w:val="00F8394B"/>
    <w:rsid w:val="00F90E0F"/>
    <w:rsid w:val="00F96065"/>
    <w:rsid w:val="00FB44B8"/>
    <w:rsid w:val="00FC7DC2"/>
    <w:rsid w:val="00FD0330"/>
    <w:rsid w:val="00FD789C"/>
    <w:rsid w:val="00FE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3163"/>
  <w15:chartTrackingRefBased/>
  <w15:docId w15:val="{A2D08B0B-7CBB-4E13-AA2C-E170FCD8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700B7"/>
    <w:rPr>
      <w:rFonts w:ascii="Arial" w:hAnsi="Arial"/>
      <w:color w:val="000000"/>
    </w:rPr>
  </w:style>
  <w:style w:type="paragraph" w:styleId="Heading1">
    <w:name w:val="heading 1"/>
    <w:basedOn w:val="Normal"/>
    <w:next w:val="Normal"/>
    <w:qFormat/>
    <w:rsid w:val="00400FAF"/>
    <w:pPr>
      <w:keepNext/>
      <w:tabs>
        <w:tab w:val="left" w:pos="900"/>
      </w:tabs>
      <w:jc w:val="both"/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qFormat/>
    <w:rsid w:val="00CE53E2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A23E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00F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A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00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C3DFB"/>
    <w:rPr>
      <w:rFonts w:ascii="Times New Roman" w:hAnsi="Times New Roman"/>
      <w:color w:val="auto"/>
      <w:sz w:val="24"/>
    </w:rPr>
  </w:style>
  <w:style w:type="paragraph" w:styleId="BalloonText">
    <w:name w:val="Balloon Text"/>
    <w:basedOn w:val="Normal"/>
    <w:semiHidden/>
    <w:rsid w:val="00920B5A"/>
    <w:rPr>
      <w:rFonts w:ascii="Tahoma" w:hAnsi="Tahoma" w:cs="Tahoma"/>
      <w:sz w:val="16"/>
      <w:szCs w:val="16"/>
    </w:rPr>
  </w:style>
  <w:style w:type="character" w:styleId="Hyperlink">
    <w:name w:val="Hyperlink"/>
    <w:rsid w:val="00F51BB4"/>
    <w:rPr>
      <w:color w:val="0000FF"/>
      <w:u w:val="single"/>
    </w:rPr>
  </w:style>
  <w:style w:type="character" w:styleId="Strong">
    <w:name w:val="Strong"/>
    <w:uiPriority w:val="22"/>
    <w:qFormat/>
    <w:rsid w:val="00173C6B"/>
    <w:rPr>
      <w:b/>
      <w:bCs/>
    </w:rPr>
  </w:style>
  <w:style w:type="paragraph" w:styleId="ListParagraph">
    <w:name w:val="List Paragraph"/>
    <w:basedOn w:val="Normal"/>
    <w:uiPriority w:val="34"/>
    <w:qFormat/>
    <w:rsid w:val="008D654E"/>
    <w:pPr>
      <w:ind w:left="720"/>
    </w:pPr>
  </w:style>
  <w:style w:type="character" w:customStyle="1" w:styleId="HeaderChar">
    <w:name w:val="Header Char"/>
    <w:link w:val="Header"/>
    <w:rsid w:val="00172A59"/>
    <w:rPr>
      <w:rFonts w:ascii="Arial" w:hAnsi="Arial"/>
      <w:color w:val="000000"/>
    </w:rPr>
  </w:style>
  <w:style w:type="character" w:customStyle="1" w:styleId="Heading2Char">
    <w:name w:val="Heading 2 Char"/>
    <w:link w:val="Heading2"/>
    <w:rsid w:val="00060C52"/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BodyTextChar">
    <w:name w:val="Body Text Char"/>
    <w:link w:val="BodyText"/>
    <w:rsid w:val="00060C52"/>
    <w:rPr>
      <w:sz w:val="24"/>
    </w:rPr>
  </w:style>
  <w:style w:type="character" w:customStyle="1" w:styleId="UnresolvedMention1">
    <w:name w:val="Unresolved Mention1"/>
    <w:uiPriority w:val="99"/>
    <w:semiHidden/>
    <w:unhideWhenUsed/>
    <w:rsid w:val="00DB635C"/>
    <w:rPr>
      <w:color w:val="808080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7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4C7EF5"/>
    <w:rPr>
      <w:rFonts w:ascii="Arial" w:hAnsi="Arial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4C7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EF5"/>
  </w:style>
  <w:style w:type="character" w:customStyle="1" w:styleId="CommentTextChar">
    <w:name w:val="Comment Text Char"/>
    <w:basedOn w:val="DefaultParagraphFont"/>
    <w:link w:val="CommentText"/>
    <w:uiPriority w:val="99"/>
    <w:rsid w:val="004C7EF5"/>
    <w:rPr>
      <w:rFonts w:ascii="Arial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E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EF5"/>
    <w:rPr>
      <w:rFonts w:ascii="Arial" w:hAnsi="Arial"/>
      <w:b/>
      <w:bCs/>
      <w:color w:val="000000"/>
    </w:rPr>
  </w:style>
  <w:style w:type="paragraph" w:styleId="NormalWeb">
    <w:name w:val="Normal (Web)"/>
    <w:basedOn w:val="Normal"/>
    <w:uiPriority w:val="99"/>
    <w:semiHidden/>
    <w:unhideWhenUsed/>
    <w:rsid w:val="000B7CB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850">
      <w:bodyDiv w:val="1"/>
      <w:marLeft w:val="2"/>
      <w:marRight w:val="2"/>
      <w:marTop w:val="1"/>
      <w:marBottom w:val="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899">
          <w:marLeft w:val="0"/>
          <w:marRight w:val="0"/>
          <w:marTop w:val="0"/>
          <w:marBottom w:val="0"/>
          <w:divBdr>
            <w:top w:val="none" w:sz="0" w:space="2" w:color="auto"/>
            <w:left w:val="none" w:sz="0" w:space="2" w:color="auto"/>
            <w:bottom w:val="none" w:sz="0" w:space="2" w:color="auto"/>
            <w:right w:val="none" w:sz="0" w:space="2" w:color="auto"/>
          </w:divBdr>
          <w:divsChild>
            <w:div w:id="590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4162">
                      <w:marLeft w:val="4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6893076E5AD4A8D9A6C29746943B6" ma:contentTypeVersion="14" ma:contentTypeDescription="Create a new document." ma:contentTypeScope="" ma:versionID="36d9f7101ca3022fe052181f60c6ad3e">
  <xsd:schema xmlns:xsd="http://www.w3.org/2001/XMLSchema" xmlns:xs="http://www.w3.org/2001/XMLSchema" xmlns:p="http://schemas.microsoft.com/office/2006/metadata/properties" xmlns:ns2="33a1576e-cc5a-4b44-902b-55685dc4354d" xmlns:ns3="6a5d6d6f-54f3-4441-ab41-59169cc1f342" targetNamespace="http://schemas.microsoft.com/office/2006/metadata/properties" ma:root="true" ma:fieldsID="0d932fbee37062385a7e0200a7697b20" ns2:_="" ns3:_="">
    <xsd:import namespace="33a1576e-cc5a-4b44-902b-55685dc4354d"/>
    <xsd:import namespace="6a5d6d6f-54f3-4441-ab41-59169cc1f3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1576e-cc5a-4b44-902b-55685dc435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6188ebd-beed-4cf4-b2d3-ef95f0529a34}" ma:internalName="TaxCatchAll" ma:showField="CatchAllData" ma:web="33a1576e-cc5a-4b44-902b-55685dc43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6d6f-54f3-4441-ab41-59169cc1f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03c933-dcc0-44e9-9e4d-b2fd12c9a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1576e-cc5a-4b44-902b-55685dc4354d" xsi:nil="true"/>
    <lcf76f155ced4ddcb4097134ff3c332f xmlns="6a5d6d6f-54f3-4441-ab41-59169cc1f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58E4D-7E5E-43A6-BD64-BA69FE3BE7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a1576e-cc5a-4b44-902b-55685dc4354d"/>
    <ds:schemaRef ds:uri="6a5d6d6f-54f3-4441-ab41-59169cc1f3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72B123-5EA4-8843-8ED6-B63EDB0867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F9F9A8-8E10-4EE0-BDE3-ADFFA1B0BF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5CEF17-ED88-454A-87B7-63BA1380BDA9}">
  <ds:schemaRefs>
    <ds:schemaRef ds:uri="http://schemas.microsoft.com/office/2006/metadata/properties"/>
    <ds:schemaRef ds:uri="http://schemas.microsoft.com/office/infopath/2007/PartnerControls"/>
    <ds:schemaRef ds:uri="33a1576e-cc5a-4b44-902b-55685dc4354d"/>
    <ds:schemaRef ds:uri="6a5d6d6f-54f3-4441-ab41-59169cc1f3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244</Words>
  <Characters>1583</Characters>
  <Application>Microsoft Office Word</Application>
  <DocSecurity>0</DocSecurity>
  <Lines>35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 STATEMENT</vt:lpstr>
    </vt:vector>
  </TitlesOfParts>
  <Company>c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 STATEMENT</dc:title>
  <dc:subject/>
  <dc:creator>Alan McConnell</dc:creator>
  <cp:keywords/>
  <dc:description/>
  <cp:lastModifiedBy>Penny Patterson</cp:lastModifiedBy>
  <cp:revision>23</cp:revision>
  <cp:lastPrinted>2026-03-18T20:07:00Z</cp:lastPrinted>
  <dcterms:created xsi:type="dcterms:W3CDTF">2022-05-03T21:16:00Z</dcterms:created>
  <dcterms:modified xsi:type="dcterms:W3CDTF">2026-03-23T17:22:00Z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0x0101006C56893076E5AD4A8D9A6C29746943B6</vt:lpwstr>
  </property>
  <property fmtid="{D5CDD505-2E9C-101B-9397-08002B2CF9AE}" pid="3" name="MediaServiceImageTags">
    <vt:lpwstr/>
  </property>
</Properties>
</file>