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1EB80" w14:textId="77777777" w:rsidR="00286EE0" w:rsidRPr="000D778C" w:rsidRDefault="00286EE0" w:rsidP="00286EE0">
      <w:pPr>
        <w:rPr>
          <w:rFonts w:asciiTheme="minorHAnsi" w:hAnsiTheme="minorHAnsi" w:cstheme="minorHAnsi"/>
          <w:color w:val="auto"/>
          <w:sz w:val="24"/>
          <w:szCs w:val="24"/>
          <w:u w:val="single"/>
          <w:lang w:val="en-GB"/>
        </w:rPr>
      </w:pPr>
    </w:p>
    <w:p w14:paraId="073448C6" w14:textId="28F1C89C" w:rsidR="00286EE0" w:rsidRPr="000D778C" w:rsidRDefault="000F05BB" w:rsidP="00286EE0">
      <w:pPr>
        <w:rPr>
          <w:rFonts w:asciiTheme="minorHAnsi" w:hAnsiTheme="minorHAnsi" w:cstheme="minorHAnsi"/>
          <w:b/>
          <w:bCs/>
          <w:color w:val="auto"/>
          <w:sz w:val="24"/>
          <w:szCs w:val="24"/>
          <w:u w:val="single"/>
          <w:lang w:val="en-GB"/>
        </w:rPr>
      </w:pPr>
      <w:r w:rsidRPr="000D778C">
        <w:rPr>
          <w:rFonts w:asciiTheme="minorHAnsi" w:hAnsiTheme="minorHAnsi" w:cstheme="minorHAnsi"/>
          <w:b/>
          <w:bCs/>
          <w:color w:val="auto"/>
          <w:sz w:val="24"/>
          <w:szCs w:val="24"/>
          <w:u w:val="single"/>
          <w:lang w:val="en-GB"/>
        </w:rPr>
        <w:t>INTRODUCTION</w:t>
      </w:r>
    </w:p>
    <w:p w14:paraId="1B0AFBFE" w14:textId="65A0384E" w:rsidR="004660A5" w:rsidRPr="000D778C" w:rsidRDefault="00494244" w:rsidP="004660A5">
      <w:pPr>
        <w:pStyle w:val="Heading3"/>
        <w:rPr>
          <w:rFonts w:asciiTheme="minorHAnsi" w:hAnsiTheme="minorHAnsi" w:cstheme="minorHAnsi"/>
          <w:b w:val="0"/>
          <w:bCs w:val="0"/>
          <w:color w:val="auto"/>
          <w:sz w:val="24"/>
          <w:szCs w:val="24"/>
        </w:rPr>
      </w:pPr>
      <w:r w:rsidRPr="000D778C">
        <w:rPr>
          <w:rFonts w:asciiTheme="minorHAnsi" w:hAnsiTheme="minorHAnsi" w:cstheme="minorHAnsi"/>
          <w:b w:val="0"/>
          <w:bCs w:val="0"/>
          <w:color w:val="auto"/>
          <w:sz w:val="24"/>
          <w:szCs w:val="24"/>
        </w:rPr>
        <w:t xml:space="preserve">Spices, Inc. has a procedure to define the requirements for sampling, inspection, and analysis of raw materials, work in progress, and finished products to ensure compliance with product specifications, food safety requirements, and applicable regulatory requirements. This </w:t>
      </w:r>
      <w:r w:rsidR="00F174EE" w:rsidRPr="000D778C">
        <w:rPr>
          <w:rFonts w:asciiTheme="minorHAnsi" w:hAnsiTheme="minorHAnsi" w:cstheme="minorHAnsi"/>
          <w:b w:val="0"/>
          <w:bCs w:val="0"/>
          <w:color w:val="auto"/>
          <w:sz w:val="24"/>
          <w:szCs w:val="24"/>
        </w:rPr>
        <w:t>procedure</w:t>
      </w:r>
      <w:r w:rsidRPr="000D778C">
        <w:rPr>
          <w:rFonts w:asciiTheme="minorHAnsi" w:hAnsiTheme="minorHAnsi" w:cstheme="minorHAnsi"/>
          <w:b w:val="0"/>
          <w:bCs w:val="0"/>
          <w:color w:val="auto"/>
          <w:sz w:val="24"/>
          <w:szCs w:val="24"/>
        </w:rPr>
        <w:t xml:space="preserve"> also defines corrective action requirements when non-conformances are identified.</w:t>
      </w:r>
    </w:p>
    <w:p w14:paraId="1F5E8117" w14:textId="77777777" w:rsidR="004660A5" w:rsidRPr="000D778C" w:rsidRDefault="004660A5" w:rsidP="004660A5">
      <w:pPr>
        <w:rPr>
          <w:rFonts w:asciiTheme="minorHAnsi" w:hAnsiTheme="minorHAnsi" w:cstheme="minorHAnsi"/>
        </w:rPr>
      </w:pPr>
    </w:p>
    <w:p w14:paraId="0F71F826" w14:textId="07F9973B" w:rsidR="004660A5" w:rsidRPr="000D778C" w:rsidRDefault="000F05BB" w:rsidP="004660A5">
      <w:pPr>
        <w:rPr>
          <w:rFonts w:asciiTheme="minorHAnsi" w:hAnsiTheme="minorHAnsi" w:cstheme="minorHAnsi"/>
          <w:b/>
          <w:bCs/>
          <w:color w:val="auto"/>
          <w:sz w:val="24"/>
          <w:szCs w:val="24"/>
          <w:u w:val="single"/>
          <w:lang w:val="en-GB"/>
        </w:rPr>
      </w:pPr>
      <w:r w:rsidRPr="000D778C">
        <w:rPr>
          <w:rFonts w:asciiTheme="minorHAnsi" w:hAnsiTheme="minorHAnsi" w:cstheme="minorHAnsi"/>
          <w:b/>
          <w:bCs/>
          <w:color w:val="auto"/>
          <w:sz w:val="24"/>
          <w:szCs w:val="24"/>
          <w:u w:val="single"/>
          <w:lang w:val="en-GB"/>
        </w:rPr>
        <w:t>SCOPE</w:t>
      </w:r>
    </w:p>
    <w:p w14:paraId="5509D3BC" w14:textId="78A6891B" w:rsidR="00F174EE" w:rsidRPr="000D778C" w:rsidRDefault="00F174EE" w:rsidP="00806FCF">
      <w:pPr>
        <w:pStyle w:val="NormalWeb"/>
        <w:rPr>
          <w:rFonts w:asciiTheme="minorHAnsi" w:hAnsiTheme="minorHAnsi" w:cstheme="minorHAnsi"/>
        </w:rPr>
      </w:pPr>
      <w:r w:rsidRPr="000D778C">
        <w:rPr>
          <w:rFonts w:asciiTheme="minorHAnsi" w:hAnsiTheme="minorHAnsi" w:cstheme="minorHAnsi"/>
        </w:rPr>
        <w:t xml:space="preserve">This </w:t>
      </w:r>
      <w:r w:rsidR="00774FE9" w:rsidRPr="000D778C">
        <w:rPr>
          <w:rFonts w:asciiTheme="minorHAnsi" w:hAnsiTheme="minorHAnsi" w:cstheme="minorHAnsi"/>
        </w:rPr>
        <w:t>procedure</w:t>
      </w:r>
      <w:r w:rsidRPr="000D778C">
        <w:rPr>
          <w:rFonts w:asciiTheme="minorHAnsi" w:hAnsiTheme="minorHAnsi" w:cstheme="minorHAnsi"/>
        </w:rPr>
        <w:t xml:space="preserve"> applies to all raw materials, work in progress, rework (if applicable), and finished products handled or produced by the site. It applies to both </w:t>
      </w:r>
      <w:r w:rsidRPr="000D778C">
        <w:rPr>
          <w:rStyle w:val="Strong"/>
          <w:rFonts w:asciiTheme="minorHAnsi" w:hAnsiTheme="minorHAnsi" w:cstheme="minorHAnsi"/>
          <w:b w:val="0"/>
          <w:bCs w:val="0"/>
        </w:rPr>
        <w:t>in-house inspections and analyses</w:t>
      </w:r>
      <w:r w:rsidRPr="000D778C">
        <w:rPr>
          <w:rFonts w:asciiTheme="minorHAnsi" w:hAnsiTheme="minorHAnsi" w:cstheme="minorHAnsi"/>
        </w:rPr>
        <w:t xml:space="preserve"> and </w:t>
      </w:r>
      <w:r w:rsidRPr="000D778C">
        <w:rPr>
          <w:rStyle w:val="Strong"/>
          <w:rFonts w:asciiTheme="minorHAnsi" w:hAnsiTheme="minorHAnsi" w:cstheme="minorHAnsi"/>
          <w:b w:val="0"/>
          <w:bCs w:val="0"/>
        </w:rPr>
        <w:t>external laboratory testing</w:t>
      </w:r>
      <w:r w:rsidRPr="000D778C">
        <w:rPr>
          <w:rFonts w:asciiTheme="minorHAnsi" w:hAnsiTheme="minorHAnsi" w:cstheme="minorHAnsi"/>
        </w:rPr>
        <w:t xml:space="preserve"> where utilized.</w:t>
      </w:r>
    </w:p>
    <w:p w14:paraId="55BB9A7C" w14:textId="19B522EE" w:rsidR="00806FCF" w:rsidRPr="000D778C" w:rsidRDefault="00806FCF" w:rsidP="00806FCF">
      <w:pPr>
        <w:pStyle w:val="NormalWeb"/>
        <w:rPr>
          <w:rFonts w:asciiTheme="minorHAnsi" w:hAnsiTheme="minorHAnsi" w:cstheme="minorHAnsi"/>
          <w:u w:val="single"/>
        </w:rPr>
      </w:pPr>
      <w:r w:rsidRPr="000D778C">
        <w:rPr>
          <w:rFonts w:asciiTheme="minorHAnsi" w:hAnsiTheme="minorHAnsi" w:cstheme="minorHAnsi"/>
          <w:b/>
          <w:bCs/>
          <w:u w:val="single"/>
        </w:rPr>
        <w:t>RESPONSIBILITY</w:t>
      </w:r>
    </w:p>
    <w:p w14:paraId="0BB8052B" w14:textId="29B7D8A1" w:rsidR="001269C3" w:rsidRPr="000D778C" w:rsidRDefault="005E2951" w:rsidP="001269C3">
      <w:pPr>
        <w:pStyle w:val="NormalWeb"/>
        <w:numPr>
          <w:ilvl w:val="0"/>
          <w:numId w:val="47"/>
        </w:numPr>
        <w:rPr>
          <w:rFonts w:asciiTheme="minorHAnsi" w:hAnsiTheme="minorHAnsi" w:cstheme="minorHAnsi"/>
        </w:rPr>
      </w:pPr>
      <w:r>
        <w:rPr>
          <w:rStyle w:val="Strong"/>
          <w:rFonts w:asciiTheme="minorHAnsi" w:hAnsiTheme="minorHAnsi" w:cstheme="minorHAnsi"/>
          <w:b w:val="0"/>
          <w:bCs w:val="0"/>
        </w:rPr>
        <w:t xml:space="preserve">Senior </w:t>
      </w:r>
      <w:r w:rsidR="001269C3" w:rsidRPr="000D778C">
        <w:rPr>
          <w:rStyle w:val="Strong"/>
          <w:rFonts w:asciiTheme="minorHAnsi" w:hAnsiTheme="minorHAnsi" w:cstheme="minorHAnsi"/>
          <w:b w:val="0"/>
          <w:bCs w:val="0"/>
        </w:rPr>
        <w:t>Management</w:t>
      </w:r>
      <w:r w:rsidR="001269C3" w:rsidRPr="000D778C">
        <w:rPr>
          <w:rFonts w:asciiTheme="minorHAnsi" w:hAnsiTheme="minorHAnsi" w:cstheme="minorHAnsi"/>
        </w:rPr>
        <w:t>: Ensure resources are available to support sampling, inspection, and analysis activities.</w:t>
      </w:r>
    </w:p>
    <w:p w14:paraId="11F7F709" w14:textId="24812B8F" w:rsidR="001269C3" w:rsidRPr="000D778C" w:rsidRDefault="005E2951" w:rsidP="001269C3">
      <w:pPr>
        <w:pStyle w:val="NormalWeb"/>
        <w:numPr>
          <w:ilvl w:val="0"/>
          <w:numId w:val="47"/>
        </w:numPr>
        <w:rPr>
          <w:rFonts w:asciiTheme="minorHAnsi" w:hAnsiTheme="minorHAnsi" w:cstheme="minorHAnsi"/>
        </w:rPr>
      </w:pPr>
      <w:r>
        <w:rPr>
          <w:rStyle w:val="Strong"/>
          <w:rFonts w:asciiTheme="minorHAnsi" w:hAnsiTheme="minorHAnsi" w:cstheme="minorHAnsi"/>
          <w:b w:val="0"/>
          <w:bCs w:val="0"/>
        </w:rPr>
        <w:t>Food Safety Team</w:t>
      </w:r>
      <w:r w:rsidR="001269C3" w:rsidRPr="000D778C">
        <w:rPr>
          <w:rFonts w:asciiTheme="minorHAnsi" w:hAnsiTheme="minorHAnsi" w:cstheme="minorHAnsi"/>
        </w:rPr>
        <w:t>: Ensure activities are conducted as defined and records are completed.</w:t>
      </w:r>
    </w:p>
    <w:p w14:paraId="7A4E851C" w14:textId="77777777" w:rsidR="001269C3" w:rsidRPr="000D778C" w:rsidRDefault="001269C3" w:rsidP="001269C3">
      <w:pPr>
        <w:pStyle w:val="NormalWeb"/>
        <w:numPr>
          <w:ilvl w:val="0"/>
          <w:numId w:val="47"/>
        </w:numPr>
        <w:rPr>
          <w:rFonts w:asciiTheme="minorHAnsi" w:hAnsiTheme="minorHAnsi" w:cstheme="minorHAnsi"/>
        </w:rPr>
      </w:pPr>
      <w:r w:rsidRPr="000D778C">
        <w:rPr>
          <w:rStyle w:val="Strong"/>
          <w:rFonts w:asciiTheme="minorHAnsi" w:hAnsiTheme="minorHAnsi" w:cstheme="minorHAnsi"/>
          <w:b w:val="0"/>
          <w:bCs w:val="0"/>
        </w:rPr>
        <w:t>Employees</w:t>
      </w:r>
      <w:r w:rsidRPr="000D778C">
        <w:rPr>
          <w:rFonts w:asciiTheme="minorHAnsi" w:hAnsiTheme="minorHAnsi" w:cstheme="minorHAnsi"/>
        </w:rPr>
        <w:t>: Perform assigned inspections or sampling activities according to documented procedures.</w:t>
      </w:r>
    </w:p>
    <w:p w14:paraId="0B7DDEC2" w14:textId="21918803" w:rsidR="001269C3" w:rsidRPr="000D778C" w:rsidRDefault="005E2951" w:rsidP="001269C3">
      <w:pPr>
        <w:pStyle w:val="NormalWeb"/>
        <w:numPr>
          <w:ilvl w:val="0"/>
          <w:numId w:val="47"/>
        </w:numPr>
        <w:rPr>
          <w:rFonts w:asciiTheme="minorHAnsi" w:hAnsiTheme="minorHAnsi" w:cstheme="minorHAnsi"/>
        </w:rPr>
      </w:pPr>
      <w:r>
        <w:rPr>
          <w:rStyle w:val="Strong"/>
          <w:rFonts w:asciiTheme="minorHAnsi" w:hAnsiTheme="minorHAnsi" w:cstheme="minorHAnsi"/>
          <w:b w:val="0"/>
          <w:bCs w:val="0"/>
        </w:rPr>
        <w:t>Chief Operations Officer and Quality Assurance Manager</w:t>
      </w:r>
      <w:r w:rsidR="001269C3" w:rsidRPr="000D778C">
        <w:rPr>
          <w:rFonts w:asciiTheme="minorHAnsi" w:hAnsiTheme="minorHAnsi" w:cstheme="minorHAnsi"/>
        </w:rPr>
        <w:t>: Maintain program documentation, verify compliance, and review results.</w:t>
      </w:r>
    </w:p>
    <w:p w14:paraId="286B4C08" w14:textId="432FCFFD" w:rsidR="001E08EC" w:rsidRPr="000D778C" w:rsidRDefault="001E08EC" w:rsidP="00806FCF">
      <w:pPr>
        <w:pStyle w:val="NormalWeb"/>
        <w:rPr>
          <w:rFonts w:asciiTheme="minorHAnsi" w:hAnsiTheme="minorHAnsi" w:cstheme="minorHAnsi"/>
          <w:b/>
          <w:bCs/>
          <w:u w:val="single"/>
          <w:lang w:val="en-GB"/>
        </w:rPr>
      </w:pPr>
      <w:r w:rsidRPr="000D778C">
        <w:rPr>
          <w:rFonts w:asciiTheme="minorHAnsi" w:hAnsiTheme="minorHAnsi" w:cstheme="minorHAnsi"/>
          <w:b/>
          <w:bCs/>
          <w:u w:val="single"/>
          <w:lang w:val="en-GB"/>
        </w:rPr>
        <w:t>PROCEDURE</w:t>
      </w:r>
    </w:p>
    <w:p w14:paraId="35A7CD92" w14:textId="77777777" w:rsidR="00B94E6A" w:rsidRPr="00535C63" w:rsidRDefault="00B94E6A" w:rsidP="00B94E6A">
      <w:pPr>
        <w:pStyle w:val="Heading2"/>
        <w:rPr>
          <w:rFonts w:asciiTheme="minorHAnsi" w:hAnsiTheme="minorHAnsi" w:cstheme="minorHAnsi"/>
          <w:b w:val="0"/>
          <w:bCs w:val="0"/>
          <w:i w:val="0"/>
          <w:iCs w:val="0"/>
          <w:color w:val="auto"/>
          <w:sz w:val="24"/>
          <w:szCs w:val="24"/>
        </w:rPr>
      </w:pPr>
      <w:r w:rsidRPr="00535C63">
        <w:rPr>
          <w:rFonts w:asciiTheme="minorHAnsi" w:hAnsiTheme="minorHAnsi" w:cstheme="minorHAnsi"/>
          <w:b w:val="0"/>
          <w:bCs w:val="0"/>
          <w:i w:val="0"/>
          <w:iCs w:val="0"/>
          <w:sz w:val="24"/>
          <w:szCs w:val="24"/>
        </w:rPr>
        <w:t>General Requirements (2.5.4)</w:t>
      </w:r>
    </w:p>
    <w:p w14:paraId="129E2624" w14:textId="669977F3" w:rsidR="00B94E6A" w:rsidRPr="000D778C" w:rsidRDefault="00B94E6A" w:rsidP="00535C63">
      <w:pPr>
        <w:pStyle w:val="NormalWeb"/>
        <w:rPr>
          <w:rFonts w:asciiTheme="minorHAnsi" w:hAnsiTheme="minorHAnsi" w:cstheme="minorHAnsi"/>
        </w:rPr>
      </w:pPr>
      <w:r w:rsidRPr="00535C63">
        <w:rPr>
          <w:rFonts w:asciiTheme="minorHAnsi" w:hAnsiTheme="minorHAnsi" w:cstheme="minorHAnsi"/>
        </w:rPr>
        <w:t>Corrective action shall be undertaken to resolve any identified non-compliance related to sampling, inspection, or analysis. Records of corrective actions shall be maintained in accordance with the corrective action and record control procedures.</w:t>
      </w:r>
    </w:p>
    <w:p w14:paraId="5829E7E7" w14:textId="289B9C0A" w:rsidR="00B94E6A" w:rsidRPr="00535C63" w:rsidRDefault="00B94E6A" w:rsidP="00B94E6A">
      <w:pPr>
        <w:pStyle w:val="Heading2"/>
        <w:rPr>
          <w:rFonts w:asciiTheme="minorHAnsi" w:hAnsiTheme="minorHAnsi" w:cstheme="minorHAnsi"/>
          <w:b w:val="0"/>
          <w:bCs w:val="0"/>
          <w:i w:val="0"/>
          <w:iCs w:val="0"/>
          <w:sz w:val="24"/>
          <w:szCs w:val="24"/>
        </w:rPr>
      </w:pPr>
      <w:r w:rsidRPr="00535C63">
        <w:rPr>
          <w:rFonts w:asciiTheme="minorHAnsi" w:hAnsiTheme="minorHAnsi" w:cstheme="minorHAnsi"/>
          <w:b w:val="0"/>
          <w:bCs w:val="0"/>
          <w:i w:val="0"/>
          <w:iCs w:val="0"/>
          <w:sz w:val="24"/>
          <w:szCs w:val="24"/>
        </w:rPr>
        <w:t>Sampling, Inspection &amp; Analysis Program (2.5.4.1)</w:t>
      </w:r>
    </w:p>
    <w:p w14:paraId="0A901696" w14:textId="77777777" w:rsidR="00B94E6A" w:rsidRPr="000D778C" w:rsidRDefault="00B94E6A" w:rsidP="00B94E6A">
      <w:pPr>
        <w:pStyle w:val="NormalWeb"/>
        <w:rPr>
          <w:rFonts w:asciiTheme="minorHAnsi" w:hAnsiTheme="minorHAnsi" w:cstheme="minorHAnsi"/>
        </w:rPr>
      </w:pPr>
      <w:r w:rsidRPr="000D778C">
        <w:rPr>
          <w:rFonts w:asciiTheme="minorHAnsi" w:hAnsiTheme="minorHAnsi" w:cstheme="minorHAnsi"/>
        </w:rPr>
        <w:t>The methods, responsibilities, and acceptance criteria for sampling, inspecting, and/or analyzing raw materials, work in progress, and finished products are documented, implemented, and maintained.</w:t>
      </w:r>
    </w:p>
    <w:p w14:paraId="54BF3E2D" w14:textId="77777777" w:rsidR="00B94E6A" w:rsidRPr="000D778C" w:rsidRDefault="00B94E6A" w:rsidP="00B94E6A">
      <w:pPr>
        <w:pStyle w:val="NormalWeb"/>
        <w:rPr>
          <w:rFonts w:asciiTheme="minorHAnsi" w:hAnsiTheme="minorHAnsi" w:cstheme="minorHAnsi"/>
        </w:rPr>
      </w:pPr>
      <w:r w:rsidRPr="000D778C">
        <w:rPr>
          <w:rFonts w:asciiTheme="minorHAnsi" w:hAnsiTheme="minorHAnsi" w:cstheme="minorHAnsi"/>
        </w:rPr>
        <w:t>The program defines:</w:t>
      </w:r>
    </w:p>
    <w:p w14:paraId="47C11B57" w14:textId="77777777" w:rsidR="00B94E6A" w:rsidRPr="000D778C" w:rsidRDefault="00B94E6A" w:rsidP="00B94E6A">
      <w:pPr>
        <w:pStyle w:val="NormalWeb"/>
        <w:numPr>
          <w:ilvl w:val="0"/>
          <w:numId w:val="48"/>
        </w:numPr>
        <w:rPr>
          <w:rFonts w:asciiTheme="minorHAnsi" w:hAnsiTheme="minorHAnsi" w:cstheme="minorHAnsi"/>
        </w:rPr>
      </w:pPr>
      <w:r w:rsidRPr="000D778C">
        <w:rPr>
          <w:rFonts w:asciiTheme="minorHAnsi" w:hAnsiTheme="minorHAnsi" w:cstheme="minorHAnsi"/>
        </w:rPr>
        <w:lastRenderedPageBreak/>
        <w:t>What is sampled, inspected, or analyzed</w:t>
      </w:r>
    </w:p>
    <w:p w14:paraId="5642AE06" w14:textId="77777777" w:rsidR="00B94E6A" w:rsidRPr="000D778C" w:rsidRDefault="00B94E6A" w:rsidP="00B94E6A">
      <w:pPr>
        <w:pStyle w:val="NormalWeb"/>
        <w:numPr>
          <w:ilvl w:val="0"/>
          <w:numId w:val="48"/>
        </w:numPr>
        <w:rPr>
          <w:rFonts w:asciiTheme="minorHAnsi" w:hAnsiTheme="minorHAnsi" w:cstheme="minorHAnsi"/>
        </w:rPr>
      </w:pPr>
      <w:r w:rsidRPr="000D778C">
        <w:rPr>
          <w:rFonts w:asciiTheme="minorHAnsi" w:hAnsiTheme="minorHAnsi" w:cstheme="minorHAnsi"/>
        </w:rPr>
        <w:t>How it is performed (method)</w:t>
      </w:r>
    </w:p>
    <w:p w14:paraId="571AF8B7" w14:textId="77777777" w:rsidR="00B94E6A" w:rsidRPr="000D778C" w:rsidRDefault="00B94E6A" w:rsidP="00B94E6A">
      <w:pPr>
        <w:pStyle w:val="NormalWeb"/>
        <w:numPr>
          <w:ilvl w:val="0"/>
          <w:numId w:val="48"/>
        </w:numPr>
        <w:rPr>
          <w:rFonts w:asciiTheme="minorHAnsi" w:hAnsiTheme="minorHAnsi" w:cstheme="minorHAnsi"/>
        </w:rPr>
      </w:pPr>
      <w:r w:rsidRPr="000D778C">
        <w:rPr>
          <w:rFonts w:asciiTheme="minorHAnsi" w:hAnsiTheme="minorHAnsi" w:cstheme="minorHAnsi"/>
        </w:rPr>
        <w:t>Who is responsible</w:t>
      </w:r>
    </w:p>
    <w:p w14:paraId="40C46AD5" w14:textId="77777777" w:rsidR="00B94E6A" w:rsidRPr="000D778C" w:rsidRDefault="00B94E6A" w:rsidP="00B94E6A">
      <w:pPr>
        <w:pStyle w:val="NormalWeb"/>
        <w:numPr>
          <w:ilvl w:val="0"/>
          <w:numId w:val="48"/>
        </w:numPr>
        <w:rPr>
          <w:rFonts w:asciiTheme="minorHAnsi" w:hAnsiTheme="minorHAnsi" w:cstheme="minorHAnsi"/>
        </w:rPr>
      </w:pPr>
      <w:r w:rsidRPr="000D778C">
        <w:rPr>
          <w:rFonts w:asciiTheme="minorHAnsi" w:hAnsiTheme="minorHAnsi" w:cstheme="minorHAnsi"/>
        </w:rPr>
        <w:t>Acceptance and rejection criteria</w:t>
      </w:r>
    </w:p>
    <w:p w14:paraId="4A434BDD" w14:textId="77777777" w:rsidR="00B94E6A" w:rsidRPr="000D778C" w:rsidRDefault="00B94E6A" w:rsidP="00B94E6A">
      <w:pPr>
        <w:pStyle w:val="NormalWeb"/>
        <w:numPr>
          <w:ilvl w:val="0"/>
          <w:numId w:val="48"/>
        </w:numPr>
        <w:rPr>
          <w:rFonts w:asciiTheme="minorHAnsi" w:hAnsiTheme="minorHAnsi" w:cstheme="minorHAnsi"/>
        </w:rPr>
      </w:pPr>
      <w:r w:rsidRPr="000D778C">
        <w:rPr>
          <w:rFonts w:asciiTheme="minorHAnsi" w:hAnsiTheme="minorHAnsi" w:cstheme="minorHAnsi"/>
        </w:rPr>
        <w:t>Frequency of activities</w:t>
      </w:r>
    </w:p>
    <w:p w14:paraId="12C23900" w14:textId="77777777" w:rsidR="00B94E6A" w:rsidRPr="000D778C" w:rsidRDefault="00B94E6A" w:rsidP="00B94E6A">
      <w:pPr>
        <w:pStyle w:val="NormalWeb"/>
        <w:numPr>
          <w:ilvl w:val="0"/>
          <w:numId w:val="48"/>
        </w:numPr>
        <w:rPr>
          <w:rFonts w:asciiTheme="minorHAnsi" w:hAnsiTheme="minorHAnsi" w:cstheme="minorHAnsi"/>
        </w:rPr>
      </w:pPr>
      <w:r w:rsidRPr="000D778C">
        <w:rPr>
          <w:rFonts w:asciiTheme="minorHAnsi" w:hAnsiTheme="minorHAnsi" w:cstheme="minorHAnsi"/>
        </w:rPr>
        <w:t>Required records</w:t>
      </w:r>
    </w:p>
    <w:p w14:paraId="78C4CC43" w14:textId="21A910EB" w:rsidR="00B94E6A" w:rsidRPr="00695A1E" w:rsidRDefault="00B94E6A" w:rsidP="00695A1E">
      <w:pPr>
        <w:rPr>
          <w:rFonts w:asciiTheme="minorHAnsi" w:hAnsiTheme="minorHAnsi" w:cstheme="minorHAnsi"/>
        </w:rPr>
      </w:pPr>
      <w:r w:rsidRPr="00695A1E">
        <w:rPr>
          <w:rFonts w:asciiTheme="minorHAnsi" w:hAnsiTheme="minorHAnsi" w:cstheme="minorHAnsi"/>
          <w:sz w:val="24"/>
          <w:szCs w:val="24"/>
        </w:rPr>
        <w:t>In-House Inspections and Analysis</w:t>
      </w:r>
    </w:p>
    <w:p w14:paraId="2EC63820" w14:textId="77777777" w:rsidR="00B94E6A" w:rsidRPr="000D778C" w:rsidRDefault="00B94E6A" w:rsidP="00B94E6A">
      <w:pPr>
        <w:pStyle w:val="NormalWeb"/>
        <w:rPr>
          <w:rFonts w:asciiTheme="minorHAnsi" w:hAnsiTheme="minorHAnsi" w:cstheme="minorHAnsi"/>
        </w:rPr>
      </w:pPr>
      <w:r w:rsidRPr="000D778C">
        <w:rPr>
          <w:rFonts w:asciiTheme="minorHAnsi" w:hAnsiTheme="minorHAnsi" w:cstheme="minorHAnsi"/>
        </w:rPr>
        <w:t>In-house inspections may include, but are not limited to:</w:t>
      </w:r>
    </w:p>
    <w:p w14:paraId="0563E62A" w14:textId="77777777" w:rsidR="00B94E6A" w:rsidRPr="000D778C" w:rsidRDefault="00B94E6A" w:rsidP="00B94E6A">
      <w:pPr>
        <w:pStyle w:val="NormalWeb"/>
        <w:numPr>
          <w:ilvl w:val="0"/>
          <w:numId w:val="49"/>
        </w:numPr>
        <w:rPr>
          <w:rFonts w:asciiTheme="minorHAnsi" w:hAnsiTheme="minorHAnsi" w:cstheme="minorHAnsi"/>
        </w:rPr>
      </w:pPr>
      <w:r w:rsidRPr="000D778C">
        <w:rPr>
          <w:rFonts w:asciiTheme="minorHAnsi" w:hAnsiTheme="minorHAnsi" w:cstheme="minorHAnsi"/>
        </w:rPr>
        <w:t>Receiving inspections</w:t>
      </w:r>
    </w:p>
    <w:p w14:paraId="6481981F" w14:textId="77777777" w:rsidR="00B94E6A" w:rsidRPr="000D778C" w:rsidRDefault="00B94E6A" w:rsidP="00B94E6A">
      <w:pPr>
        <w:pStyle w:val="NormalWeb"/>
        <w:numPr>
          <w:ilvl w:val="0"/>
          <w:numId w:val="49"/>
        </w:numPr>
        <w:rPr>
          <w:rFonts w:asciiTheme="minorHAnsi" w:hAnsiTheme="minorHAnsi" w:cstheme="minorHAnsi"/>
        </w:rPr>
      </w:pPr>
      <w:r w:rsidRPr="000D778C">
        <w:rPr>
          <w:rFonts w:asciiTheme="minorHAnsi" w:hAnsiTheme="minorHAnsi" w:cstheme="minorHAnsi"/>
        </w:rPr>
        <w:t>Visual foreign material checks</w:t>
      </w:r>
    </w:p>
    <w:p w14:paraId="5AB5C64F" w14:textId="77777777" w:rsidR="00B94E6A" w:rsidRPr="000D778C" w:rsidRDefault="00B94E6A" w:rsidP="00B94E6A">
      <w:pPr>
        <w:pStyle w:val="NormalWeb"/>
        <w:numPr>
          <w:ilvl w:val="0"/>
          <w:numId w:val="49"/>
        </w:numPr>
        <w:rPr>
          <w:rFonts w:asciiTheme="minorHAnsi" w:hAnsiTheme="minorHAnsi" w:cstheme="minorHAnsi"/>
        </w:rPr>
      </w:pPr>
      <w:r w:rsidRPr="000D778C">
        <w:rPr>
          <w:rFonts w:asciiTheme="minorHAnsi" w:hAnsiTheme="minorHAnsi" w:cstheme="minorHAnsi"/>
        </w:rPr>
        <w:t>Packaging and seal integrity checks</w:t>
      </w:r>
    </w:p>
    <w:p w14:paraId="0A85B7DE" w14:textId="77777777" w:rsidR="00B94E6A" w:rsidRPr="000D778C" w:rsidRDefault="00B94E6A" w:rsidP="00B94E6A">
      <w:pPr>
        <w:pStyle w:val="NormalWeb"/>
        <w:numPr>
          <w:ilvl w:val="0"/>
          <w:numId w:val="49"/>
        </w:numPr>
        <w:rPr>
          <w:rFonts w:asciiTheme="minorHAnsi" w:hAnsiTheme="minorHAnsi" w:cstheme="minorHAnsi"/>
        </w:rPr>
      </w:pPr>
      <w:r w:rsidRPr="000D778C">
        <w:rPr>
          <w:rFonts w:asciiTheme="minorHAnsi" w:hAnsiTheme="minorHAnsi" w:cstheme="minorHAnsi"/>
        </w:rPr>
        <w:t>Label and lot code verification</w:t>
      </w:r>
    </w:p>
    <w:p w14:paraId="46EB7A18" w14:textId="77777777" w:rsidR="00B94E6A" w:rsidRPr="000D778C" w:rsidRDefault="00B94E6A" w:rsidP="00B94E6A">
      <w:pPr>
        <w:pStyle w:val="NormalWeb"/>
        <w:numPr>
          <w:ilvl w:val="0"/>
          <w:numId w:val="49"/>
        </w:numPr>
        <w:rPr>
          <w:rFonts w:asciiTheme="minorHAnsi" w:hAnsiTheme="minorHAnsi" w:cstheme="minorHAnsi"/>
        </w:rPr>
      </w:pPr>
      <w:r w:rsidRPr="000D778C">
        <w:rPr>
          <w:rFonts w:asciiTheme="minorHAnsi" w:hAnsiTheme="minorHAnsi" w:cstheme="minorHAnsi"/>
        </w:rPr>
        <w:t>Weight or count checks</w:t>
      </w:r>
    </w:p>
    <w:p w14:paraId="52B7B845" w14:textId="77777777" w:rsidR="00B94E6A" w:rsidRPr="000D778C" w:rsidRDefault="00B94E6A" w:rsidP="00B94E6A">
      <w:pPr>
        <w:pStyle w:val="NormalWeb"/>
        <w:numPr>
          <w:ilvl w:val="0"/>
          <w:numId w:val="49"/>
        </w:numPr>
        <w:rPr>
          <w:rFonts w:asciiTheme="minorHAnsi" w:hAnsiTheme="minorHAnsi" w:cstheme="minorHAnsi"/>
        </w:rPr>
      </w:pPr>
      <w:r w:rsidRPr="000D778C">
        <w:rPr>
          <w:rFonts w:asciiTheme="minorHAnsi" w:hAnsiTheme="minorHAnsi" w:cstheme="minorHAnsi"/>
        </w:rPr>
        <w:t>Storage condition inspections</w:t>
      </w:r>
    </w:p>
    <w:p w14:paraId="6D2508D4" w14:textId="77777777" w:rsidR="00B94E6A" w:rsidRPr="000D778C" w:rsidRDefault="00B94E6A" w:rsidP="00B94E6A">
      <w:pPr>
        <w:pStyle w:val="NormalWeb"/>
        <w:rPr>
          <w:rFonts w:asciiTheme="minorHAnsi" w:hAnsiTheme="minorHAnsi" w:cstheme="minorHAnsi"/>
        </w:rPr>
      </w:pPr>
      <w:r w:rsidRPr="000D778C">
        <w:rPr>
          <w:rFonts w:asciiTheme="minorHAnsi" w:hAnsiTheme="minorHAnsi" w:cstheme="minorHAnsi"/>
        </w:rPr>
        <w:t>These inspections are conducted at defined intervals and against documented criteria to ensure materials and products:</w:t>
      </w:r>
    </w:p>
    <w:p w14:paraId="40D09E15" w14:textId="77777777" w:rsidR="00B94E6A" w:rsidRPr="000D778C" w:rsidRDefault="00B94E6A" w:rsidP="00B94E6A">
      <w:pPr>
        <w:pStyle w:val="NormalWeb"/>
        <w:numPr>
          <w:ilvl w:val="0"/>
          <w:numId w:val="50"/>
        </w:numPr>
        <w:rPr>
          <w:rFonts w:asciiTheme="minorHAnsi" w:hAnsiTheme="minorHAnsi" w:cstheme="minorHAnsi"/>
        </w:rPr>
      </w:pPr>
      <w:r w:rsidRPr="000D778C">
        <w:rPr>
          <w:rFonts w:asciiTheme="minorHAnsi" w:hAnsiTheme="minorHAnsi" w:cstheme="minorHAnsi"/>
        </w:rPr>
        <w:t>Meet internal specifications</w:t>
      </w:r>
    </w:p>
    <w:p w14:paraId="1E4D6937" w14:textId="77777777" w:rsidR="00B94E6A" w:rsidRPr="000D778C" w:rsidRDefault="00B94E6A" w:rsidP="00B94E6A">
      <w:pPr>
        <w:pStyle w:val="NormalWeb"/>
        <w:numPr>
          <w:ilvl w:val="0"/>
          <w:numId w:val="50"/>
        </w:numPr>
        <w:rPr>
          <w:rFonts w:asciiTheme="minorHAnsi" w:hAnsiTheme="minorHAnsi" w:cstheme="minorHAnsi"/>
        </w:rPr>
      </w:pPr>
      <w:r w:rsidRPr="000D778C">
        <w:rPr>
          <w:rFonts w:asciiTheme="minorHAnsi" w:hAnsiTheme="minorHAnsi" w:cstheme="minorHAnsi"/>
        </w:rPr>
        <w:t>Comply with regulatory requirements</w:t>
      </w:r>
    </w:p>
    <w:p w14:paraId="1ACA37CD" w14:textId="77777777" w:rsidR="00B94E6A" w:rsidRPr="000D778C" w:rsidRDefault="00B94E6A" w:rsidP="00B94E6A">
      <w:pPr>
        <w:pStyle w:val="NormalWeb"/>
        <w:numPr>
          <w:ilvl w:val="0"/>
          <w:numId w:val="50"/>
        </w:numPr>
        <w:rPr>
          <w:rFonts w:asciiTheme="minorHAnsi" w:hAnsiTheme="minorHAnsi" w:cstheme="minorHAnsi"/>
        </w:rPr>
      </w:pPr>
      <w:r w:rsidRPr="000D778C">
        <w:rPr>
          <w:rFonts w:asciiTheme="minorHAnsi" w:hAnsiTheme="minorHAnsi" w:cstheme="minorHAnsi"/>
        </w:rPr>
        <w:t>Are true to label</w:t>
      </w:r>
    </w:p>
    <w:p w14:paraId="5ACB7EA0" w14:textId="1125E6BD" w:rsidR="00B94E6A" w:rsidRPr="0076561E" w:rsidRDefault="00B94E6A" w:rsidP="00B94E6A">
      <w:pPr>
        <w:pStyle w:val="Heading3"/>
        <w:rPr>
          <w:rFonts w:asciiTheme="minorHAnsi" w:hAnsiTheme="minorHAnsi" w:cstheme="minorHAnsi"/>
          <w:b w:val="0"/>
          <w:bCs w:val="0"/>
          <w:sz w:val="24"/>
          <w:szCs w:val="24"/>
        </w:rPr>
      </w:pPr>
      <w:r w:rsidRPr="0076561E">
        <w:rPr>
          <w:rFonts w:asciiTheme="minorHAnsi" w:hAnsiTheme="minorHAnsi" w:cstheme="minorHAnsi"/>
          <w:b w:val="0"/>
          <w:bCs w:val="0"/>
          <w:sz w:val="24"/>
          <w:szCs w:val="24"/>
        </w:rPr>
        <w:t>In-House Analysis (Where Applicable)</w:t>
      </w:r>
    </w:p>
    <w:p w14:paraId="4BC5A115" w14:textId="77777777" w:rsidR="00B94E6A" w:rsidRPr="000D778C" w:rsidRDefault="00B94E6A" w:rsidP="00B94E6A">
      <w:pPr>
        <w:pStyle w:val="NormalWeb"/>
        <w:rPr>
          <w:rFonts w:asciiTheme="minorHAnsi" w:hAnsiTheme="minorHAnsi" w:cstheme="minorHAnsi"/>
        </w:rPr>
      </w:pPr>
      <w:r w:rsidRPr="000D778C">
        <w:rPr>
          <w:rFonts w:asciiTheme="minorHAnsi" w:hAnsiTheme="minorHAnsi" w:cstheme="minorHAnsi"/>
        </w:rPr>
        <w:t>Where in-house analytical checks are performed (e.g., pH, water activity, sieve checks, equipment verification), documented methods and acceptance criteria are established and personnel performing the analysis are trained.</w:t>
      </w:r>
    </w:p>
    <w:p w14:paraId="5510166B" w14:textId="5F540FF8" w:rsidR="00B94E6A" w:rsidRPr="000D778C" w:rsidRDefault="00B94E6A" w:rsidP="0076561E">
      <w:pPr>
        <w:pStyle w:val="NormalWeb"/>
        <w:rPr>
          <w:rFonts w:asciiTheme="minorHAnsi" w:hAnsiTheme="minorHAnsi" w:cstheme="minorHAnsi"/>
        </w:rPr>
      </w:pPr>
      <w:r w:rsidRPr="000D778C">
        <w:rPr>
          <w:rFonts w:asciiTheme="minorHAnsi" w:hAnsiTheme="minorHAnsi" w:cstheme="minorHAnsi"/>
        </w:rPr>
        <w:t>If no in-house analytical testing is performed, this is documented and analysis is conducted through approved external laboratories as required.</w:t>
      </w:r>
    </w:p>
    <w:p w14:paraId="6538F8AF" w14:textId="36F57536" w:rsidR="00B94E6A" w:rsidRPr="0076561E" w:rsidRDefault="00B94E6A" w:rsidP="00B94E6A">
      <w:pPr>
        <w:pStyle w:val="Heading2"/>
        <w:rPr>
          <w:rFonts w:asciiTheme="minorHAnsi" w:hAnsiTheme="minorHAnsi" w:cstheme="minorHAnsi"/>
          <w:b w:val="0"/>
          <w:bCs w:val="0"/>
          <w:i w:val="0"/>
          <w:iCs w:val="0"/>
          <w:sz w:val="24"/>
          <w:szCs w:val="24"/>
        </w:rPr>
      </w:pPr>
      <w:r w:rsidRPr="0076561E">
        <w:rPr>
          <w:rFonts w:asciiTheme="minorHAnsi" w:hAnsiTheme="minorHAnsi" w:cstheme="minorHAnsi"/>
          <w:b w:val="0"/>
          <w:bCs w:val="0"/>
          <w:i w:val="0"/>
          <w:iCs w:val="0"/>
          <w:sz w:val="24"/>
          <w:szCs w:val="24"/>
        </w:rPr>
        <w:t>External Laboratory Analysis (2.5.4.2)</w:t>
      </w:r>
    </w:p>
    <w:p w14:paraId="55A94E67" w14:textId="77777777" w:rsidR="00B94E6A" w:rsidRPr="000D778C" w:rsidRDefault="00B94E6A" w:rsidP="00B94E6A">
      <w:pPr>
        <w:pStyle w:val="NormalWeb"/>
        <w:rPr>
          <w:rFonts w:asciiTheme="minorHAnsi" w:hAnsiTheme="minorHAnsi" w:cstheme="minorHAnsi"/>
        </w:rPr>
      </w:pPr>
      <w:r w:rsidRPr="000D778C">
        <w:rPr>
          <w:rFonts w:asciiTheme="minorHAnsi" w:hAnsiTheme="minorHAnsi" w:cstheme="minorHAnsi"/>
        </w:rPr>
        <w:t>Where external laboratories are utilized for raw material, in-process, or finished product analysis:</w:t>
      </w:r>
    </w:p>
    <w:p w14:paraId="5B31B6C8" w14:textId="77777777" w:rsidR="00B94E6A" w:rsidRPr="000D778C" w:rsidRDefault="00B94E6A" w:rsidP="00B94E6A">
      <w:pPr>
        <w:pStyle w:val="NormalWeb"/>
        <w:numPr>
          <w:ilvl w:val="0"/>
          <w:numId w:val="51"/>
        </w:numPr>
        <w:rPr>
          <w:rFonts w:asciiTheme="minorHAnsi" w:hAnsiTheme="minorHAnsi" w:cstheme="minorHAnsi"/>
        </w:rPr>
      </w:pPr>
      <w:r w:rsidRPr="000D778C">
        <w:rPr>
          <w:rFonts w:asciiTheme="minorHAnsi" w:hAnsiTheme="minorHAnsi" w:cstheme="minorHAnsi"/>
        </w:rPr>
        <w:lastRenderedPageBreak/>
        <w:t xml:space="preserve">Laboratories shall be accredited to </w:t>
      </w:r>
      <w:r w:rsidRPr="0076561E">
        <w:rPr>
          <w:rStyle w:val="Strong"/>
          <w:rFonts w:asciiTheme="minorHAnsi" w:hAnsiTheme="minorHAnsi" w:cstheme="minorHAnsi"/>
          <w:b w:val="0"/>
          <w:bCs w:val="0"/>
        </w:rPr>
        <w:t>ISO/IEC 17025</w:t>
      </w:r>
      <w:r w:rsidRPr="000D778C">
        <w:rPr>
          <w:rFonts w:asciiTheme="minorHAnsi" w:hAnsiTheme="minorHAnsi" w:cstheme="minorHAnsi"/>
        </w:rPr>
        <w:t xml:space="preserve"> or an equivalent nationally recognized standard</w:t>
      </w:r>
    </w:p>
    <w:p w14:paraId="1D3E100B" w14:textId="77777777" w:rsidR="00B94E6A" w:rsidRPr="000D778C" w:rsidRDefault="00B94E6A" w:rsidP="00B94E6A">
      <w:pPr>
        <w:pStyle w:val="NormalWeb"/>
        <w:numPr>
          <w:ilvl w:val="0"/>
          <w:numId w:val="51"/>
        </w:numPr>
        <w:rPr>
          <w:rFonts w:asciiTheme="minorHAnsi" w:hAnsiTheme="minorHAnsi" w:cstheme="minorHAnsi"/>
        </w:rPr>
      </w:pPr>
      <w:r w:rsidRPr="000D778C">
        <w:rPr>
          <w:rFonts w:asciiTheme="minorHAnsi" w:hAnsiTheme="minorHAnsi" w:cstheme="minorHAnsi"/>
        </w:rPr>
        <w:t>Testing methods shall be nationally recognized or validated as equivalent</w:t>
      </w:r>
    </w:p>
    <w:p w14:paraId="70FA335C" w14:textId="77777777" w:rsidR="00B94E6A" w:rsidRPr="000D778C" w:rsidRDefault="00B94E6A" w:rsidP="00B94E6A">
      <w:pPr>
        <w:pStyle w:val="NormalWeb"/>
        <w:numPr>
          <w:ilvl w:val="0"/>
          <w:numId w:val="51"/>
        </w:numPr>
        <w:rPr>
          <w:rFonts w:asciiTheme="minorHAnsi" w:hAnsiTheme="minorHAnsi" w:cstheme="minorHAnsi"/>
        </w:rPr>
      </w:pPr>
      <w:r w:rsidRPr="000D778C">
        <w:rPr>
          <w:rFonts w:asciiTheme="minorHAnsi" w:hAnsiTheme="minorHAnsi" w:cstheme="minorHAnsi"/>
        </w:rPr>
        <w:t>Sampling frequency and test parameters shall be defined based on risk, specifications, and regulatory requirements</w:t>
      </w:r>
    </w:p>
    <w:p w14:paraId="65730B71" w14:textId="3CE65D15" w:rsidR="00B94E6A" w:rsidRPr="000D778C" w:rsidRDefault="00B94E6A" w:rsidP="0076561E">
      <w:pPr>
        <w:pStyle w:val="NormalWeb"/>
        <w:rPr>
          <w:rFonts w:asciiTheme="minorHAnsi" w:hAnsiTheme="minorHAnsi" w:cstheme="minorHAnsi"/>
        </w:rPr>
      </w:pPr>
      <w:r w:rsidRPr="000D778C">
        <w:rPr>
          <w:rFonts w:asciiTheme="minorHAnsi" w:hAnsiTheme="minorHAnsi" w:cstheme="minorHAnsi"/>
        </w:rPr>
        <w:t>Laboratory reports and Certificates of Analysis (COAs) are reviewed and retained as quality records.</w:t>
      </w:r>
    </w:p>
    <w:p w14:paraId="098AEDBB" w14:textId="6C8DBFB3" w:rsidR="00B94E6A" w:rsidRPr="0076561E" w:rsidRDefault="00B94E6A" w:rsidP="00B94E6A">
      <w:pPr>
        <w:pStyle w:val="Heading2"/>
        <w:rPr>
          <w:rFonts w:asciiTheme="minorHAnsi" w:hAnsiTheme="minorHAnsi" w:cstheme="minorHAnsi"/>
          <w:b w:val="0"/>
          <w:bCs w:val="0"/>
          <w:i w:val="0"/>
          <w:iCs w:val="0"/>
          <w:sz w:val="24"/>
          <w:szCs w:val="24"/>
        </w:rPr>
      </w:pPr>
      <w:r w:rsidRPr="0076561E">
        <w:rPr>
          <w:rFonts w:asciiTheme="minorHAnsi" w:hAnsiTheme="minorHAnsi" w:cstheme="minorHAnsi"/>
          <w:b w:val="0"/>
          <w:bCs w:val="0"/>
          <w:i w:val="0"/>
          <w:iCs w:val="0"/>
          <w:sz w:val="24"/>
          <w:szCs w:val="24"/>
        </w:rPr>
        <w:t>Frequency &amp; Compliance (2.5.4.2)</w:t>
      </w:r>
    </w:p>
    <w:p w14:paraId="0851E635" w14:textId="77777777" w:rsidR="00C341D3" w:rsidRPr="00C341D3" w:rsidRDefault="00C341D3" w:rsidP="00C341D3">
      <w:pPr>
        <w:pStyle w:val="Heading3"/>
        <w:rPr>
          <w:ins w:id="0" w:author="Penny Patterson" w:date="2026-02-11T13:53:00Z" w16du:dateUtc="2026-02-11T18:53:00Z"/>
          <w:rFonts w:asciiTheme="minorHAnsi" w:hAnsiTheme="minorHAnsi" w:cstheme="minorHAnsi"/>
          <w:b w:val="0"/>
          <w:bCs w:val="0"/>
          <w:color w:val="auto"/>
          <w:sz w:val="24"/>
          <w:szCs w:val="24"/>
          <w:rPrChange w:id="1" w:author="Penny Patterson" w:date="2026-02-11T13:54:00Z" w16du:dateUtc="2026-02-11T18:54:00Z">
            <w:rPr>
              <w:ins w:id="2" w:author="Penny Patterson" w:date="2026-02-11T13:53:00Z" w16du:dateUtc="2026-02-11T18:53:00Z"/>
              <w:rFonts w:ascii="Times New Roman" w:hAnsi="Times New Roman"/>
              <w:color w:val="auto"/>
            </w:rPr>
          </w:rPrChange>
        </w:rPr>
      </w:pPr>
      <w:ins w:id="3" w:author="Penny Patterson" w:date="2026-02-11T13:53:00Z" w16du:dateUtc="2026-02-11T18:53:00Z">
        <w:r w:rsidRPr="00C341D3">
          <w:rPr>
            <w:rFonts w:asciiTheme="minorHAnsi" w:hAnsiTheme="minorHAnsi" w:cstheme="minorHAnsi"/>
            <w:b w:val="0"/>
            <w:bCs w:val="0"/>
            <w:sz w:val="24"/>
            <w:szCs w:val="24"/>
            <w:rPrChange w:id="4" w:author="Penny Patterson" w:date="2026-02-11T13:54:00Z" w16du:dateUtc="2026-02-11T18:54:00Z">
              <w:rPr/>
            </w:rPrChange>
          </w:rPr>
          <w:t>Sampling &amp; Analysis Criteria</w:t>
        </w:r>
      </w:ins>
    </w:p>
    <w:p w14:paraId="48F93949" w14:textId="77777777" w:rsidR="00C341D3" w:rsidRPr="00C341D3" w:rsidRDefault="00C341D3" w:rsidP="00C341D3">
      <w:pPr>
        <w:pStyle w:val="NormalWeb"/>
        <w:rPr>
          <w:ins w:id="5" w:author="Penny Patterson" w:date="2026-02-11T13:53:00Z" w16du:dateUtc="2026-02-11T18:53:00Z"/>
          <w:rFonts w:asciiTheme="minorHAnsi" w:hAnsiTheme="minorHAnsi" w:cstheme="minorHAnsi"/>
          <w:rPrChange w:id="6" w:author="Penny Patterson" w:date="2026-02-11T13:54:00Z" w16du:dateUtc="2026-02-11T18:54:00Z">
            <w:rPr>
              <w:ins w:id="7" w:author="Penny Patterson" w:date="2026-02-11T13:53:00Z" w16du:dateUtc="2026-02-11T18:53:00Z"/>
            </w:rPr>
          </w:rPrChange>
        </w:rPr>
      </w:pPr>
      <w:ins w:id="8" w:author="Penny Patterson" w:date="2026-02-11T13:53:00Z" w16du:dateUtc="2026-02-11T18:53:00Z">
        <w:r w:rsidRPr="00C341D3">
          <w:rPr>
            <w:rFonts w:asciiTheme="minorHAnsi" w:hAnsiTheme="minorHAnsi" w:cstheme="minorHAnsi"/>
            <w:rPrChange w:id="9" w:author="Penny Patterson" w:date="2026-02-11T13:54:00Z" w16du:dateUtc="2026-02-11T18:54:00Z">
              <w:rPr/>
            </w:rPrChange>
          </w:rPr>
          <w:t>Sampling and analysis activities at Spices, Inc. are risk-based and conducted under the following conditions:</w:t>
        </w:r>
      </w:ins>
    </w:p>
    <w:p w14:paraId="1C17864B" w14:textId="77777777" w:rsidR="00C341D3" w:rsidRPr="00C341D3" w:rsidRDefault="00C341D3" w:rsidP="00C341D3">
      <w:pPr>
        <w:pStyle w:val="NormalWeb"/>
        <w:rPr>
          <w:ins w:id="10" w:author="Penny Patterson" w:date="2026-02-11T13:53:00Z" w16du:dateUtc="2026-02-11T18:53:00Z"/>
          <w:rFonts w:asciiTheme="minorHAnsi" w:hAnsiTheme="minorHAnsi" w:cstheme="minorHAnsi"/>
          <w:rPrChange w:id="11" w:author="Penny Patterson" w:date="2026-02-11T13:54:00Z" w16du:dateUtc="2026-02-11T18:54:00Z">
            <w:rPr>
              <w:ins w:id="12" w:author="Penny Patterson" w:date="2026-02-11T13:53:00Z" w16du:dateUtc="2026-02-11T18:53:00Z"/>
            </w:rPr>
          </w:rPrChange>
        </w:rPr>
      </w:pPr>
      <w:ins w:id="13" w:author="Penny Patterson" w:date="2026-02-11T13:53:00Z" w16du:dateUtc="2026-02-11T18:53:00Z">
        <w:r w:rsidRPr="00C341D3">
          <w:rPr>
            <w:rFonts w:asciiTheme="minorHAnsi" w:hAnsiTheme="minorHAnsi" w:cstheme="minorHAnsi"/>
            <w:rPrChange w:id="14" w:author="Penny Patterson" w:date="2026-02-11T13:54:00Z" w16du:dateUtc="2026-02-11T18:54:00Z">
              <w:rPr/>
            </w:rPrChange>
          </w:rPr>
          <w:t>• Upon approval of a new supplier</w:t>
        </w:r>
        <w:r w:rsidRPr="00C341D3">
          <w:rPr>
            <w:rFonts w:asciiTheme="minorHAnsi" w:hAnsiTheme="minorHAnsi" w:cstheme="minorHAnsi"/>
            <w:rPrChange w:id="15" w:author="Penny Patterson" w:date="2026-02-11T13:54:00Z" w16du:dateUtc="2026-02-11T18:54:00Z">
              <w:rPr/>
            </w:rPrChange>
          </w:rPr>
          <w:br/>
          <w:t>• Upon receipt of raw materials from a new or changed supplier</w:t>
        </w:r>
        <w:r w:rsidRPr="00C341D3">
          <w:rPr>
            <w:rFonts w:asciiTheme="minorHAnsi" w:hAnsiTheme="minorHAnsi" w:cstheme="minorHAnsi"/>
            <w:rPrChange w:id="16" w:author="Penny Patterson" w:date="2026-02-11T13:54:00Z" w16du:dateUtc="2026-02-11T18:54:00Z">
              <w:rPr/>
            </w:rPrChange>
          </w:rPr>
          <w:br/>
          <w:t>• When required by customer specification</w:t>
        </w:r>
        <w:r w:rsidRPr="00C341D3">
          <w:rPr>
            <w:rFonts w:asciiTheme="minorHAnsi" w:hAnsiTheme="minorHAnsi" w:cstheme="minorHAnsi"/>
            <w:rPrChange w:id="17" w:author="Penny Patterson" w:date="2026-02-11T13:54:00Z" w16du:dateUtc="2026-02-11T18:54:00Z">
              <w:rPr/>
            </w:rPrChange>
          </w:rPr>
          <w:br/>
          <w:t>• When required by regulatory authority</w:t>
        </w:r>
        <w:r w:rsidRPr="00C341D3">
          <w:rPr>
            <w:rFonts w:asciiTheme="minorHAnsi" w:hAnsiTheme="minorHAnsi" w:cstheme="minorHAnsi"/>
            <w:rPrChange w:id="18" w:author="Penny Patterson" w:date="2026-02-11T13:54:00Z" w16du:dateUtc="2026-02-11T18:54:00Z">
              <w:rPr/>
            </w:rPrChange>
          </w:rPr>
          <w:br/>
          <w:t>• When product safety, quality, or legality is in question (e.g., complaint, deviation, non-conformance, or trend analysis)</w:t>
        </w:r>
      </w:ins>
    </w:p>
    <w:p w14:paraId="4D87A22B" w14:textId="77777777" w:rsidR="00C341D3" w:rsidRPr="00C341D3" w:rsidRDefault="00C341D3" w:rsidP="00C341D3">
      <w:pPr>
        <w:pStyle w:val="NormalWeb"/>
        <w:rPr>
          <w:ins w:id="19" w:author="Penny Patterson" w:date="2026-02-11T13:53:00Z" w16du:dateUtc="2026-02-11T18:53:00Z"/>
          <w:rFonts w:asciiTheme="minorHAnsi" w:hAnsiTheme="minorHAnsi" w:cstheme="minorHAnsi"/>
          <w:rPrChange w:id="20" w:author="Penny Patterson" w:date="2026-02-11T13:54:00Z" w16du:dateUtc="2026-02-11T18:54:00Z">
            <w:rPr>
              <w:ins w:id="21" w:author="Penny Patterson" w:date="2026-02-11T13:53:00Z" w16du:dateUtc="2026-02-11T18:53:00Z"/>
            </w:rPr>
          </w:rPrChange>
        </w:rPr>
      </w:pPr>
      <w:ins w:id="22" w:author="Penny Patterson" w:date="2026-02-11T13:53:00Z" w16du:dateUtc="2026-02-11T18:53:00Z">
        <w:r w:rsidRPr="00C341D3">
          <w:rPr>
            <w:rFonts w:asciiTheme="minorHAnsi" w:hAnsiTheme="minorHAnsi" w:cstheme="minorHAnsi"/>
            <w:rPrChange w:id="23" w:author="Penny Patterson" w:date="2026-02-11T13:54:00Z" w16du:dateUtc="2026-02-11T18:54:00Z">
              <w:rPr/>
            </w:rPrChange>
          </w:rPr>
          <w:t>Routine finished product testing is not conducted unless triggered by one of the above criteria. The need for additional sampling or analysis is determined by the Inventory Control Manager based on risk assessment.</w:t>
        </w:r>
      </w:ins>
    </w:p>
    <w:p w14:paraId="67652AEE" w14:textId="77777777" w:rsidR="00C341D3" w:rsidRPr="00C341D3" w:rsidRDefault="00C341D3" w:rsidP="00C341D3">
      <w:pPr>
        <w:pStyle w:val="NormalWeb"/>
        <w:rPr>
          <w:ins w:id="24" w:author="Penny Patterson" w:date="2026-02-11T13:53:00Z" w16du:dateUtc="2026-02-11T18:53:00Z"/>
          <w:rFonts w:asciiTheme="minorHAnsi" w:hAnsiTheme="minorHAnsi" w:cstheme="minorHAnsi"/>
          <w:rPrChange w:id="25" w:author="Penny Patterson" w:date="2026-02-11T13:54:00Z" w16du:dateUtc="2026-02-11T18:54:00Z">
            <w:rPr>
              <w:ins w:id="26" w:author="Penny Patterson" w:date="2026-02-11T13:53:00Z" w16du:dateUtc="2026-02-11T18:53:00Z"/>
            </w:rPr>
          </w:rPrChange>
        </w:rPr>
      </w:pPr>
      <w:ins w:id="27" w:author="Penny Patterson" w:date="2026-02-11T13:53:00Z" w16du:dateUtc="2026-02-11T18:53:00Z">
        <w:r w:rsidRPr="00C341D3">
          <w:rPr>
            <w:rFonts w:asciiTheme="minorHAnsi" w:hAnsiTheme="minorHAnsi" w:cstheme="minorHAnsi"/>
            <w:rPrChange w:id="28" w:author="Penny Patterson" w:date="2026-02-11T13:54:00Z" w16du:dateUtc="2026-02-11T18:54:00Z">
              <w:rPr/>
            </w:rPrChange>
          </w:rPr>
          <w:t>Sampling and testing records are maintained in accordance with the Record Retention Procedure.</w:t>
        </w:r>
      </w:ins>
    </w:p>
    <w:p w14:paraId="31CEE631" w14:textId="0081FBE7" w:rsidR="00B94E6A" w:rsidRPr="000D778C" w:rsidDel="00C341D3" w:rsidRDefault="00B94E6A" w:rsidP="00B94E6A">
      <w:pPr>
        <w:pStyle w:val="NormalWeb"/>
        <w:rPr>
          <w:del w:id="29" w:author="Penny Patterson" w:date="2026-02-11T13:53:00Z" w16du:dateUtc="2026-02-11T18:53:00Z"/>
          <w:rFonts w:asciiTheme="minorHAnsi" w:hAnsiTheme="minorHAnsi" w:cstheme="minorHAnsi"/>
        </w:rPr>
      </w:pPr>
      <w:del w:id="30" w:author="Penny Patterson" w:date="2026-02-11T13:53:00Z" w16du:dateUtc="2026-02-11T18:53:00Z">
        <w:r w:rsidRPr="000D778C" w:rsidDel="00C341D3">
          <w:rPr>
            <w:rFonts w:asciiTheme="minorHAnsi" w:hAnsiTheme="minorHAnsi" w:cstheme="minorHAnsi"/>
          </w:rPr>
          <w:delText>Sampling, inspection, and analysis activities are completed:</w:delText>
        </w:r>
      </w:del>
    </w:p>
    <w:p w14:paraId="6961B5AC" w14:textId="206DAE5C" w:rsidR="00B94E6A" w:rsidRPr="000D778C" w:rsidDel="00C341D3" w:rsidRDefault="00B94E6A" w:rsidP="00B94E6A">
      <w:pPr>
        <w:pStyle w:val="NormalWeb"/>
        <w:numPr>
          <w:ilvl w:val="0"/>
          <w:numId w:val="52"/>
        </w:numPr>
        <w:rPr>
          <w:del w:id="31" w:author="Penny Patterson" w:date="2026-02-11T13:53:00Z" w16du:dateUtc="2026-02-11T18:53:00Z"/>
          <w:rFonts w:asciiTheme="minorHAnsi" w:hAnsiTheme="minorHAnsi" w:cstheme="minorHAnsi"/>
        </w:rPr>
      </w:pPr>
      <w:del w:id="32" w:author="Penny Patterson" w:date="2026-02-11T13:53:00Z" w16du:dateUtc="2026-02-11T18:53:00Z">
        <w:r w:rsidRPr="000D778C" w:rsidDel="00C341D3">
          <w:rPr>
            <w:rFonts w:asciiTheme="minorHAnsi" w:hAnsiTheme="minorHAnsi" w:cstheme="minorHAnsi"/>
          </w:rPr>
          <w:delText xml:space="preserve">At regular intervals appropriate to the product and </w:delText>
        </w:r>
        <w:commentRangeStart w:id="33"/>
        <w:r w:rsidRPr="000D778C" w:rsidDel="00C341D3">
          <w:rPr>
            <w:rFonts w:asciiTheme="minorHAnsi" w:hAnsiTheme="minorHAnsi" w:cstheme="minorHAnsi"/>
          </w:rPr>
          <w:delText>process</w:delText>
        </w:r>
        <w:commentRangeEnd w:id="33"/>
        <w:r w:rsidR="00723F7B" w:rsidRPr="000D778C" w:rsidDel="00C341D3">
          <w:rPr>
            <w:rStyle w:val="CommentReference"/>
            <w:rFonts w:asciiTheme="minorHAnsi" w:hAnsiTheme="minorHAnsi" w:cstheme="minorHAnsi"/>
            <w:sz w:val="24"/>
            <w:szCs w:val="24"/>
          </w:rPr>
          <w:commentReference w:id="33"/>
        </w:r>
      </w:del>
    </w:p>
    <w:p w14:paraId="64837973" w14:textId="28D8E8F8" w:rsidR="00B94E6A" w:rsidRPr="000D778C" w:rsidDel="00C341D3" w:rsidRDefault="00B94E6A" w:rsidP="00B94E6A">
      <w:pPr>
        <w:pStyle w:val="NormalWeb"/>
        <w:numPr>
          <w:ilvl w:val="0"/>
          <w:numId w:val="52"/>
        </w:numPr>
        <w:rPr>
          <w:del w:id="34" w:author="Penny Patterson" w:date="2026-02-11T13:53:00Z" w16du:dateUtc="2026-02-11T18:53:00Z"/>
          <w:rFonts w:asciiTheme="minorHAnsi" w:hAnsiTheme="minorHAnsi" w:cstheme="minorHAnsi"/>
        </w:rPr>
      </w:pPr>
      <w:del w:id="35" w:author="Penny Patterson" w:date="2026-02-11T13:53:00Z" w16du:dateUtc="2026-02-11T18:53:00Z">
        <w:r w:rsidRPr="000D778C" w:rsidDel="00C341D3">
          <w:rPr>
            <w:rFonts w:asciiTheme="minorHAnsi" w:hAnsiTheme="minorHAnsi" w:cstheme="minorHAnsi"/>
          </w:rPr>
          <w:delText>In accordance with agreed customer specifications</w:delText>
        </w:r>
      </w:del>
    </w:p>
    <w:p w14:paraId="30546ED6" w14:textId="312F8D71" w:rsidR="00B94E6A" w:rsidRPr="0076561E" w:rsidDel="00C341D3" w:rsidRDefault="00B94E6A" w:rsidP="0076561E">
      <w:pPr>
        <w:pStyle w:val="NormalWeb"/>
        <w:numPr>
          <w:ilvl w:val="0"/>
          <w:numId w:val="52"/>
        </w:numPr>
        <w:rPr>
          <w:del w:id="36" w:author="Penny Patterson" w:date="2026-02-11T13:53:00Z" w16du:dateUtc="2026-02-11T18:53:00Z"/>
          <w:rFonts w:asciiTheme="minorHAnsi" w:hAnsiTheme="minorHAnsi" w:cstheme="minorHAnsi"/>
        </w:rPr>
      </w:pPr>
      <w:del w:id="37" w:author="Penny Patterson" w:date="2026-02-11T13:53:00Z" w16du:dateUtc="2026-02-11T18:53:00Z">
        <w:r w:rsidRPr="000D778C" w:rsidDel="00C341D3">
          <w:rPr>
            <w:rFonts w:asciiTheme="minorHAnsi" w:hAnsiTheme="minorHAnsi" w:cstheme="minorHAnsi"/>
          </w:rPr>
          <w:delText>In compliance with applicable legal and regulatory requirements</w:delText>
        </w:r>
      </w:del>
    </w:p>
    <w:p w14:paraId="322CDB83" w14:textId="68203D01" w:rsidR="00B94E6A" w:rsidRPr="0076561E" w:rsidRDefault="00B94E6A" w:rsidP="00B94E6A">
      <w:pPr>
        <w:pStyle w:val="Heading2"/>
        <w:rPr>
          <w:rFonts w:asciiTheme="minorHAnsi" w:hAnsiTheme="minorHAnsi" w:cstheme="minorHAnsi"/>
          <w:b w:val="0"/>
          <w:bCs w:val="0"/>
          <w:i w:val="0"/>
          <w:iCs w:val="0"/>
          <w:sz w:val="24"/>
          <w:szCs w:val="24"/>
        </w:rPr>
      </w:pPr>
      <w:r w:rsidRPr="0076561E">
        <w:rPr>
          <w:rFonts w:asciiTheme="minorHAnsi" w:hAnsiTheme="minorHAnsi" w:cstheme="minorHAnsi"/>
          <w:b w:val="0"/>
          <w:bCs w:val="0"/>
          <w:i w:val="0"/>
          <w:iCs w:val="0"/>
          <w:sz w:val="24"/>
          <w:szCs w:val="24"/>
        </w:rPr>
        <w:t>Corrective Action (2.5.4)</w:t>
      </w:r>
    </w:p>
    <w:p w14:paraId="7DEE0D46" w14:textId="77777777" w:rsidR="00B94E6A" w:rsidRPr="000D778C" w:rsidRDefault="00B94E6A" w:rsidP="00B94E6A">
      <w:pPr>
        <w:pStyle w:val="NormalWeb"/>
        <w:rPr>
          <w:rFonts w:asciiTheme="minorHAnsi" w:hAnsiTheme="minorHAnsi" w:cstheme="minorHAnsi"/>
        </w:rPr>
      </w:pPr>
      <w:r w:rsidRPr="000D778C">
        <w:rPr>
          <w:rFonts w:asciiTheme="minorHAnsi" w:hAnsiTheme="minorHAnsi" w:cstheme="minorHAnsi"/>
        </w:rPr>
        <w:t>When inspection or analysis results indicate non-compliance:</w:t>
      </w:r>
    </w:p>
    <w:p w14:paraId="30802AB8" w14:textId="77777777" w:rsidR="00B94E6A" w:rsidRPr="000D778C" w:rsidRDefault="00B94E6A" w:rsidP="00B94E6A">
      <w:pPr>
        <w:pStyle w:val="NormalWeb"/>
        <w:numPr>
          <w:ilvl w:val="0"/>
          <w:numId w:val="53"/>
        </w:numPr>
        <w:rPr>
          <w:rFonts w:asciiTheme="minorHAnsi" w:hAnsiTheme="minorHAnsi" w:cstheme="minorHAnsi"/>
        </w:rPr>
      </w:pPr>
      <w:r w:rsidRPr="000D778C">
        <w:rPr>
          <w:rFonts w:asciiTheme="minorHAnsi" w:hAnsiTheme="minorHAnsi" w:cstheme="minorHAnsi"/>
        </w:rPr>
        <w:t>Affected product is identified and controlled</w:t>
      </w:r>
    </w:p>
    <w:p w14:paraId="3FF3AB16" w14:textId="77777777" w:rsidR="00B94E6A" w:rsidRPr="000D778C" w:rsidRDefault="00B94E6A" w:rsidP="00B94E6A">
      <w:pPr>
        <w:pStyle w:val="NormalWeb"/>
        <w:numPr>
          <w:ilvl w:val="0"/>
          <w:numId w:val="53"/>
        </w:numPr>
        <w:rPr>
          <w:rFonts w:asciiTheme="minorHAnsi" w:hAnsiTheme="minorHAnsi" w:cstheme="minorHAnsi"/>
        </w:rPr>
      </w:pPr>
      <w:r w:rsidRPr="000D778C">
        <w:rPr>
          <w:rFonts w:asciiTheme="minorHAnsi" w:hAnsiTheme="minorHAnsi" w:cstheme="minorHAnsi"/>
        </w:rPr>
        <w:t>The cause of the non-compliance is investigated</w:t>
      </w:r>
    </w:p>
    <w:p w14:paraId="01F74775" w14:textId="77777777" w:rsidR="00B94E6A" w:rsidRPr="000D778C" w:rsidRDefault="00B94E6A" w:rsidP="00B94E6A">
      <w:pPr>
        <w:pStyle w:val="NormalWeb"/>
        <w:numPr>
          <w:ilvl w:val="0"/>
          <w:numId w:val="53"/>
        </w:numPr>
        <w:rPr>
          <w:rFonts w:asciiTheme="minorHAnsi" w:hAnsiTheme="minorHAnsi" w:cstheme="minorHAnsi"/>
        </w:rPr>
      </w:pPr>
      <w:r w:rsidRPr="000D778C">
        <w:rPr>
          <w:rFonts w:asciiTheme="minorHAnsi" w:hAnsiTheme="minorHAnsi" w:cstheme="minorHAnsi"/>
        </w:rPr>
        <w:t>Appropriate corrective action is implemented</w:t>
      </w:r>
    </w:p>
    <w:p w14:paraId="067D0C87" w14:textId="77777777" w:rsidR="00B94E6A" w:rsidRPr="000D778C" w:rsidRDefault="00B94E6A" w:rsidP="00B94E6A">
      <w:pPr>
        <w:pStyle w:val="NormalWeb"/>
        <w:numPr>
          <w:ilvl w:val="0"/>
          <w:numId w:val="53"/>
        </w:numPr>
        <w:rPr>
          <w:rFonts w:asciiTheme="minorHAnsi" w:hAnsiTheme="minorHAnsi" w:cstheme="minorHAnsi"/>
        </w:rPr>
      </w:pPr>
      <w:r w:rsidRPr="000D778C">
        <w:rPr>
          <w:rFonts w:asciiTheme="minorHAnsi" w:hAnsiTheme="minorHAnsi" w:cstheme="minorHAnsi"/>
        </w:rPr>
        <w:t>Effectiveness of the corrective action is verified</w:t>
      </w:r>
    </w:p>
    <w:p w14:paraId="0656534B" w14:textId="77777777" w:rsidR="00B94E6A" w:rsidRPr="000D778C" w:rsidRDefault="00B94E6A" w:rsidP="00B94E6A">
      <w:pPr>
        <w:pStyle w:val="NormalWeb"/>
        <w:rPr>
          <w:rFonts w:asciiTheme="minorHAnsi" w:hAnsiTheme="minorHAnsi" w:cstheme="minorHAnsi"/>
        </w:rPr>
      </w:pPr>
      <w:r w:rsidRPr="000D778C">
        <w:rPr>
          <w:rFonts w:asciiTheme="minorHAnsi" w:hAnsiTheme="minorHAnsi" w:cstheme="minorHAnsi"/>
        </w:rPr>
        <w:t>All corrective actions are documented and maintained.</w:t>
      </w:r>
    </w:p>
    <w:p w14:paraId="24F1815E" w14:textId="107864F8" w:rsidR="004660A5" w:rsidRPr="000D778C" w:rsidRDefault="004660A5" w:rsidP="004660A5">
      <w:pPr>
        <w:pStyle w:val="Heading4"/>
        <w:rPr>
          <w:rFonts w:asciiTheme="minorHAnsi" w:hAnsiTheme="minorHAnsi" w:cstheme="minorHAnsi"/>
          <w:i w:val="0"/>
          <w:iCs w:val="0"/>
          <w:color w:val="auto"/>
          <w:sz w:val="24"/>
          <w:szCs w:val="24"/>
          <w:u w:val="single"/>
        </w:rPr>
      </w:pPr>
      <w:r w:rsidRPr="000D778C">
        <w:rPr>
          <w:rStyle w:val="Strong"/>
          <w:rFonts w:asciiTheme="minorHAnsi" w:hAnsiTheme="minorHAnsi" w:cstheme="minorHAnsi"/>
          <w:b w:val="0"/>
          <w:bCs w:val="0"/>
          <w:i w:val="0"/>
          <w:iCs w:val="0"/>
          <w:color w:val="auto"/>
          <w:sz w:val="24"/>
          <w:szCs w:val="24"/>
          <w:u w:val="single"/>
        </w:rPr>
        <w:lastRenderedPageBreak/>
        <w:t>Documentation &amp; Record Keeping</w:t>
      </w:r>
    </w:p>
    <w:p w14:paraId="09C2EC7D" w14:textId="77777777" w:rsidR="008B7186" w:rsidRPr="008B7186" w:rsidRDefault="008B7186" w:rsidP="008B7186">
      <w:pPr>
        <w:pStyle w:val="NormalWeb"/>
        <w:rPr>
          <w:rFonts w:asciiTheme="minorHAnsi" w:hAnsiTheme="minorHAnsi" w:cstheme="minorHAnsi"/>
        </w:rPr>
      </w:pPr>
      <w:r w:rsidRPr="008B7186">
        <w:rPr>
          <w:rFonts w:asciiTheme="minorHAnsi" w:hAnsiTheme="minorHAnsi" w:cstheme="minorHAnsi"/>
        </w:rPr>
        <w:t>Records maintained under this policy include:</w:t>
      </w:r>
    </w:p>
    <w:p w14:paraId="15F7371A" w14:textId="77777777" w:rsidR="008B7186" w:rsidRPr="008B7186" w:rsidRDefault="008B7186" w:rsidP="008B7186">
      <w:pPr>
        <w:pStyle w:val="NormalWeb"/>
        <w:numPr>
          <w:ilvl w:val="0"/>
          <w:numId w:val="54"/>
        </w:numPr>
        <w:rPr>
          <w:rFonts w:asciiTheme="minorHAnsi" w:hAnsiTheme="minorHAnsi" w:cstheme="minorHAnsi"/>
        </w:rPr>
      </w:pPr>
      <w:r w:rsidRPr="008B7186">
        <w:rPr>
          <w:rFonts w:asciiTheme="minorHAnsi" w:hAnsiTheme="minorHAnsi" w:cstheme="minorHAnsi"/>
        </w:rPr>
        <w:t>Inspection and sampling records</w:t>
      </w:r>
    </w:p>
    <w:p w14:paraId="4809A30E" w14:textId="77777777" w:rsidR="008B7186" w:rsidRPr="008B7186" w:rsidRDefault="008B7186" w:rsidP="008B7186">
      <w:pPr>
        <w:pStyle w:val="NormalWeb"/>
        <w:numPr>
          <w:ilvl w:val="0"/>
          <w:numId w:val="54"/>
        </w:numPr>
        <w:rPr>
          <w:rFonts w:asciiTheme="minorHAnsi" w:hAnsiTheme="minorHAnsi" w:cstheme="minorHAnsi"/>
        </w:rPr>
      </w:pPr>
      <w:r w:rsidRPr="008B7186">
        <w:rPr>
          <w:rFonts w:asciiTheme="minorHAnsi" w:hAnsiTheme="minorHAnsi" w:cstheme="minorHAnsi"/>
        </w:rPr>
        <w:t>In-house analysis results (if applicable)</w:t>
      </w:r>
    </w:p>
    <w:p w14:paraId="34C13C49" w14:textId="77777777" w:rsidR="008B7186" w:rsidRPr="008B7186" w:rsidRDefault="008B7186" w:rsidP="008B7186">
      <w:pPr>
        <w:pStyle w:val="NormalWeb"/>
        <w:numPr>
          <w:ilvl w:val="0"/>
          <w:numId w:val="54"/>
        </w:numPr>
        <w:rPr>
          <w:rFonts w:asciiTheme="minorHAnsi" w:hAnsiTheme="minorHAnsi" w:cstheme="minorHAnsi"/>
        </w:rPr>
      </w:pPr>
      <w:r w:rsidRPr="008B7186">
        <w:rPr>
          <w:rFonts w:asciiTheme="minorHAnsi" w:hAnsiTheme="minorHAnsi" w:cstheme="minorHAnsi"/>
        </w:rPr>
        <w:t>External laboratory reports and COAs</w:t>
      </w:r>
    </w:p>
    <w:p w14:paraId="74327B15" w14:textId="77777777" w:rsidR="008B7186" w:rsidRPr="008B7186" w:rsidRDefault="008B7186" w:rsidP="008B7186">
      <w:pPr>
        <w:pStyle w:val="NormalWeb"/>
        <w:numPr>
          <w:ilvl w:val="0"/>
          <w:numId w:val="54"/>
        </w:numPr>
        <w:rPr>
          <w:rFonts w:asciiTheme="minorHAnsi" w:hAnsiTheme="minorHAnsi" w:cstheme="minorHAnsi"/>
        </w:rPr>
      </w:pPr>
      <w:r w:rsidRPr="008B7186">
        <w:rPr>
          <w:rFonts w:asciiTheme="minorHAnsi" w:hAnsiTheme="minorHAnsi" w:cstheme="minorHAnsi"/>
        </w:rPr>
        <w:t>Corrective action records</w:t>
      </w:r>
    </w:p>
    <w:p w14:paraId="4FA8C82B" w14:textId="77777777" w:rsidR="008B7186" w:rsidRPr="008B7186" w:rsidRDefault="008B7186" w:rsidP="008B7186">
      <w:pPr>
        <w:pStyle w:val="NormalWeb"/>
        <w:rPr>
          <w:rFonts w:asciiTheme="minorHAnsi" w:hAnsiTheme="minorHAnsi" w:cstheme="minorHAnsi"/>
        </w:rPr>
      </w:pPr>
      <w:r w:rsidRPr="008B7186">
        <w:rPr>
          <w:rFonts w:asciiTheme="minorHAnsi" w:hAnsiTheme="minorHAnsi" w:cstheme="minorHAnsi"/>
        </w:rPr>
        <w:t>This policy and associated procedures are reviewed at least annually or when significant changes occur.</w:t>
      </w:r>
    </w:p>
    <w:p w14:paraId="451744D3" w14:textId="77777777" w:rsidR="002B2128" w:rsidRPr="000D778C" w:rsidRDefault="002B2128" w:rsidP="002B2128">
      <w:pPr>
        <w:autoSpaceDE w:val="0"/>
        <w:autoSpaceDN w:val="0"/>
        <w:adjustRightInd w:val="0"/>
        <w:ind w:left="360"/>
        <w:rPr>
          <w:rFonts w:asciiTheme="minorHAnsi" w:hAnsiTheme="minorHAnsi" w:cstheme="minorHAnsi"/>
          <w:sz w:val="24"/>
          <w:szCs w:val="24"/>
          <w:u w:val="single"/>
        </w:rPr>
      </w:pPr>
      <w:r w:rsidRPr="000D778C">
        <w:rPr>
          <w:rFonts w:asciiTheme="minorHAnsi" w:hAnsiTheme="minorHAnsi" w:cstheme="minorHAnsi"/>
          <w:b/>
          <w:sz w:val="24"/>
          <w:szCs w:val="24"/>
          <w:u w:val="single"/>
        </w:rPr>
        <w:t>DOCUMENT HISTORY</w:t>
      </w:r>
      <w:r w:rsidRPr="000D778C">
        <w:rPr>
          <w:rFonts w:asciiTheme="minorHAnsi" w:hAnsiTheme="minorHAnsi" w:cstheme="minorHAnsi"/>
          <w:sz w:val="24"/>
          <w:szCs w:val="24"/>
          <w:u w:val="single"/>
        </w:rPr>
        <w:t xml:space="preserve"> </w:t>
      </w:r>
    </w:p>
    <w:p w14:paraId="28B820A8" w14:textId="77777777" w:rsidR="002B2128" w:rsidRPr="000D778C" w:rsidRDefault="002B2128" w:rsidP="002B2128">
      <w:pPr>
        <w:autoSpaceDE w:val="0"/>
        <w:autoSpaceDN w:val="0"/>
        <w:adjustRightInd w:val="0"/>
        <w:ind w:left="360"/>
        <w:rPr>
          <w:rFonts w:asciiTheme="minorHAnsi" w:hAnsiTheme="minorHAnsi" w:cstheme="minorHAnsi"/>
          <w:sz w:val="24"/>
          <w:szCs w:val="24"/>
        </w:rPr>
      </w:pPr>
      <w:r w:rsidRPr="000D778C">
        <w:rPr>
          <w:rFonts w:asciiTheme="minorHAnsi" w:hAnsiTheme="minorHAnsi" w:cstheme="minorHAnsi"/>
          <w:sz w:val="24"/>
          <w:szCs w:val="24"/>
        </w:rPr>
        <w:t xml:space="preserve">NOTE: Only record </w:t>
      </w:r>
      <w:r w:rsidRPr="000D778C">
        <w:rPr>
          <w:rFonts w:asciiTheme="minorHAnsi" w:hAnsiTheme="minorHAnsi" w:cstheme="minorHAnsi"/>
          <w:i/>
          <w:sz w:val="24"/>
          <w:szCs w:val="24"/>
        </w:rPr>
        <w:t>revisions</w:t>
      </w:r>
      <w:r w:rsidRPr="000D778C">
        <w:rPr>
          <w:rFonts w:asciiTheme="minorHAnsi" w:hAnsiTheme="minorHAnsi" w:cstheme="minorHAnsi"/>
          <w:sz w:val="24"/>
          <w:szCs w:val="24"/>
        </w:rPr>
        <w:t xml:space="preserve"> to this document. </w:t>
      </w:r>
      <w:r w:rsidRPr="000D778C">
        <w:rPr>
          <w:rFonts w:asciiTheme="minorHAnsi" w:hAnsiTheme="minorHAnsi" w:cstheme="minorHAnsi"/>
          <w:i/>
          <w:sz w:val="24"/>
          <w:szCs w:val="24"/>
        </w:rPr>
        <w:t>Reviews</w:t>
      </w:r>
      <w:r w:rsidRPr="000D778C">
        <w:rPr>
          <w:rFonts w:asciiTheme="minorHAnsi" w:hAnsiTheme="minorHAnsi" w:cstheme="minorHAnsi"/>
          <w:sz w:val="24"/>
          <w:szCs w:val="24"/>
        </w:rPr>
        <w:t xml:space="preserve"> are recorded only in the central Document Register.</w:t>
      </w:r>
    </w:p>
    <w:p w14:paraId="3AC983E1" w14:textId="77777777" w:rsidR="002B2128" w:rsidRPr="000D778C" w:rsidRDefault="002B2128" w:rsidP="002B2128">
      <w:pPr>
        <w:autoSpaceDE w:val="0"/>
        <w:autoSpaceDN w:val="0"/>
        <w:adjustRightInd w:val="0"/>
        <w:ind w:left="360"/>
        <w:rPr>
          <w:rFonts w:asciiTheme="minorHAnsi" w:hAnsiTheme="minorHAnsi" w:cstheme="minorHAnsi"/>
          <w:sz w:val="24"/>
          <w:szCs w:val="24"/>
        </w:rPr>
      </w:pPr>
    </w:p>
    <w:p w14:paraId="5FD52714" w14:textId="77777777" w:rsidR="002B2128" w:rsidRPr="000D778C" w:rsidRDefault="002B2128" w:rsidP="002B2128">
      <w:pPr>
        <w:ind w:left="360"/>
        <w:rPr>
          <w:rFonts w:asciiTheme="minorHAnsi" w:hAnsiTheme="minorHAnsi" w:cstheme="minorHAnsi"/>
          <w:b/>
          <w:sz w:val="24"/>
          <w:szCs w:val="24"/>
          <w:u w:val="single"/>
        </w:rPr>
      </w:pPr>
      <w:r w:rsidRPr="000D778C">
        <w:rPr>
          <w:rFonts w:asciiTheme="minorHAnsi" w:hAnsiTheme="minorHAnsi" w:cstheme="minorHAnsi"/>
          <w:b/>
          <w:sz w:val="24"/>
          <w:szCs w:val="24"/>
          <w:u w:val="single"/>
        </w:rPr>
        <w:t xml:space="preserve">REFERENCES </w:t>
      </w:r>
    </w:p>
    <w:p w14:paraId="7179FC72" w14:textId="14054D65" w:rsidR="004660A5" w:rsidRDefault="002B2128" w:rsidP="00626B5D">
      <w:pPr>
        <w:ind w:left="360"/>
        <w:rPr>
          <w:rFonts w:asciiTheme="minorHAnsi" w:hAnsiTheme="minorHAnsi" w:cstheme="minorHAnsi"/>
          <w:sz w:val="24"/>
          <w:szCs w:val="24"/>
        </w:rPr>
      </w:pPr>
      <w:r w:rsidRPr="000D778C">
        <w:rPr>
          <w:rFonts w:asciiTheme="minorHAnsi" w:hAnsiTheme="minorHAnsi" w:cstheme="minorHAnsi"/>
          <w:sz w:val="24"/>
          <w:szCs w:val="24"/>
        </w:rPr>
        <w:t>SQF Food Safety Code: Food Manufacturing, Edition 9 / 2.5 System Verification</w:t>
      </w:r>
    </w:p>
    <w:p w14:paraId="297547A0" w14:textId="77777777" w:rsidR="00626B5D" w:rsidRPr="00626B5D" w:rsidRDefault="00626B5D" w:rsidP="00626B5D">
      <w:pPr>
        <w:ind w:left="360"/>
        <w:rPr>
          <w:rFonts w:asciiTheme="minorHAnsi" w:hAnsiTheme="minorHAnsi" w:cstheme="minorHAnsi"/>
          <w:sz w:val="24"/>
          <w:szCs w:val="24"/>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BF7DF0" w:rsidRPr="000D778C" w14:paraId="1FF4E331" w14:textId="77777777" w:rsidTr="003B4C41">
        <w:tc>
          <w:tcPr>
            <w:tcW w:w="1722" w:type="dxa"/>
          </w:tcPr>
          <w:p w14:paraId="72D0CDF1" w14:textId="77777777" w:rsidR="00BF7DF0" w:rsidRPr="000D778C" w:rsidRDefault="00BF7DF0" w:rsidP="003B4C41">
            <w:pPr>
              <w:jc w:val="center"/>
              <w:rPr>
                <w:rFonts w:asciiTheme="minorHAnsi" w:hAnsiTheme="minorHAnsi" w:cstheme="minorHAnsi"/>
                <w:sz w:val="22"/>
                <w:szCs w:val="22"/>
              </w:rPr>
            </w:pPr>
            <w:r w:rsidRPr="000D778C">
              <w:rPr>
                <w:rFonts w:asciiTheme="minorHAnsi" w:hAnsiTheme="minorHAnsi" w:cstheme="minorHAnsi"/>
                <w:sz w:val="22"/>
                <w:szCs w:val="22"/>
              </w:rPr>
              <w:t>Revision Date = Version #</w:t>
            </w:r>
          </w:p>
        </w:tc>
        <w:tc>
          <w:tcPr>
            <w:tcW w:w="8208" w:type="dxa"/>
          </w:tcPr>
          <w:p w14:paraId="4F799C4C" w14:textId="77777777" w:rsidR="00BF7DF0" w:rsidRPr="000D778C" w:rsidRDefault="00BF7DF0" w:rsidP="003B4C41">
            <w:pPr>
              <w:jc w:val="center"/>
              <w:rPr>
                <w:rFonts w:asciiTheme="minorHAnsi" w:hAnsiTheme="minorHAnsi" w:cstheme="minorHAnsi"/>
                <w:sz w:val="22"/>
                <w:szCs w:val="22"/>
              </w:rPr>
            </w:pPr>
          </w:p>
          <w:p w14:paraId="076DF24B" w14:textId="77777777" w:rsidR="00BF7DF0" w:rsidRPr="000D778C" w:rsidRDefault="00BF7DF0" w:rsidP="003B4C41">
            <w:pPr>
              <w:jc w:val="center"/>
              <w:rPr>
                <w:rFonts w:asciiTheme="minorHAnsi" w:hAnsiTheme="minorHAnsi" w:cstheme="minorHAnsi"/>
                <w:sz w:val="22"/>
                <w:szCs w:val="22"/>
              </w:rPr>
            </w:pPr>
            <w:r w:rsidRPr="000D778C">
              <w:rPr>
                <w:rFonts w:asciiTheme="minorHAnsi" w:hAnsiTheme="minorHAnsi" w:cstheme="minorHAnsi"/>
                <w:sz w:val="22"/>
                <w:szCs w:val="22"/>
              </w:rPr>
              <w:t>Changes</w:t>
            </w:r>
          </w:p>
        </w:tc>
      </w:tr>
      <w:tr w:rsidR="00BF7DF0" w:rsidRPr="000D778C" w14:paraId="28007021" w14:textId="77777777" w:rsidTr="003B4C41">
        <w:tc>
          <w:tcPr>
            <w:tcW w:w="1722" w:type="dxa"/>
          </w:tcPr>
          <w:p w14:paraId="10BC8E45" w14:textId="67677EF7" w:rsidR="00BF7DF0" w:rsidRPr="000D778C" w:rsidRDefault="00BF7DF0" w:rsidP="003B4C41">
            <w:pPr>
              <w:jc w:val="center"/>
              <w:rPr>
                <w:rFonts w:asciiTheme="minorHAnsi" w:hAnsiTheme="minorHAnsi" w:cstheme="minorHAnsi"/>
                <w:sz w:val="22"/>
                <w:szCs w:val="22"/>
              </w:rPr>
            </w:pPr>
            <w:r w:rsidRPr="000D778C">
              <w:rPr>
                <w:rFonts w:asciiTheme="minorHAnsi" w:hAnsiTheme="minorHAnsi" w:cstheme="minorHAnsi"/>
                <w:sz w:val="22"/>
                <w:szCs w:val="22"/>
              </w:rPr>
              <w:t>2025-03-19</w:t>
            </w:r>
          </w:p>
        </w:tc>
        <w:tc>
          <w:tcPr>
            <w:tcW w:w="8208" w:type="dxa"/>
          </w:tcPr>
          <w:p w14:paraId="2CAA9AC6" w14:textId="77777777" w:rsidR="00BF7DF0" w:rsidRPr="000D778C" w:rsidRDefault="00BF7DF0" w:rsidP="003B4C41">
            <w:pPr>
              <w:rPr>
                <w:rFonts w:asciiTheme="minorHAnsi" w:hAnsiTheme="minorHAnsi" w:cstheme="minorHAnsi"/>
                <w:sz w:val="22"/>
                <w:szCs w:val="22"/>
              </w:rPr>
            </w:pPr>
            <w:r w:rsidRPr="000D778C">
              <w:rPr>
                <w:rFonts w:asciiTheme="minorHAnsi" w:hAnsiTheme="minorHAnsi" w:cstheme="minorHAnsi"/>
                <w:sz w:val="22"/>
                <w:szCs w:val="22"/>
              </w:rPr>
              <w:t>New program.</w:t>
            </w:r>
          </w:p>
        </w:tc>
      </w:tr>
      <w:tr w:rsidR="00BF7DF0" w:rsidRPr="000D778C" w14:paraId="1EB885C5" w14:textId="77777777" w:rsidTr="003B4C41">
        <w:trPr>
          <w:trHeight w:val="224"/>
        </w:trPr>
        <w:tc>
          <w:tcPr>
            <w:tcW w:w="1722" w:type="dxa"/>
          </w:tcPr>
          <w:p w14:paraId="33DA5F6E" w14:textId="4978E68A" w:rsidR="00BF7DF0" w:rsidRPr="000D778C" w:rsidRDefault="0024566E" w:rsidP="003B4C41">
            <w:pPr>
              <w:jc w:val="center"/>
              <w:rPr>
                <w:rFonts w:asciiTheme="minorHAnsi" w:hAnsiTheme="minorHAnsi" w:cstheme="minorHAnsi"/>
                <w:sz w:val="22"/>
                <w:szCs w:val="22"/>
              </w:rPr>
            </w:pPr>
            <w:ins w:id="38" w:author="Penny Patterson" w:date="2026-03-18T15:18:00Z" w16du:dateUtc="2026-03-18T19:18:00Z">
              <w:r>
                <w:rPr>
                  <w:rFonts w:asciiTheme="minorHAnsi" w:hAnsiTheme="minorHAnsi" w:cstheme="minorHAnsi"/>
                  <w:sz w:val="22"/>
                  <w:szCs w:val="22"/>
                </w:rPr>
                <w:t>02/11/2026</w:t>
              </w:r>
            </w:ins>
          </w:p>
        </w:tc>
        <w:tc>
          <w:tcPr>
            <w:tcW w:w="8208" w:type="dxa"/>
          </w:tcPr>
          <w:p w14:paraId="5B8BD6B3" w14:textId="3BE898E8" w:rsidR="00BF7DF0" w:rsidRPr="000D778C" w:rsidRDefault="0024566E" w:rsidP="003B4C41">
            <w:pPr>
              <w:rPr>
                <w:rFonts w:asciiTheme="minorHAnsi" w:hAnsiTheme="minorHAnsi" w:cstheme="minorHAnsi"/>
                <w:sz w:val="22"/>
                <w:szCs w:val="22"/>
              </w:rPr>
            </w:pPr>
            <w:ins w:id="39" w:author="Penny Patterson" w:date="2026-03-18T15:18:00Z" w16du:dateUtc="2026-03-18T19:18:00Z">
              <w:r>
                <w:rPr>
                  <w:rFonts w:asciiTheme="minorHAnsi" w:hAnsiTheme="minorHAnsi" w:cstheme="minorHAnsi"/>
                  <w:sz w:val="22"/>
                  <w:szCs w:val="22"/>
                </w:rPr>
                <w:t xml:space="preserve">Reviewed – add </w:t>
              </w:r>
              <w:r w:rsidR="00C46F94">
                <w:rPr>
                  <w:rFonts w:asciiTheme="minorHAnsi" w:hAnsiTheme="minorHAnsi" w:cstheme="minorHAnsi"/>
                  <w:sz w:val="22"/>
                  <w:szCs w:val="22"/>
                </w:rPr>
                <w:t>Sampling and Analysis Criteria</w:t>
              </w:r>
            </w:ins>
          </w:p>
        </w:tc>
      </w:tr>
    </w:tbl>
    <w:p w14:paraId="3AB5E6EE" w14:textId="77777777" w:rsidR="00B1243B" w:rsidRPr="000D778C" w:rsidRDefault="00B1243B" w:rsidP="00B1243B">
      <w:pPr>
        <w:spacing w:before="100" w:beforeAutospacing="1" w:after="100" w:afterAutospacing="1"/>
        <w:rPr>
          <w:rFonts w:asciiTheme="minorHAnsi" w:hAnsiTheme="minorHAnsi" w:cstheme="minorHAnsi"/>
          <w:color w:val="auto"/>
          <w:sz w:val="24"/>
          <w:szCs w:val="24"/>
        </w:rPr>
      </w:pPr>
    </w:p>
    <w:p w14:paraId="57DC41FE" w14:textId="77777777" w:rsidR="00512A52" w:rsidRPr="000D778C" w:rsidRDefault="00512A52" w:rsidP="00286EE0">
      <w:pPr>
        <w:rPr>
          <w:rFonts w:asciiTheme="minorHAnsi" w:hAnsiTheme="minorHAnsi" w:cstheme="minorHAnsi"/>
          <w:color w:val="auto"/>
          <w:sz w:val="24"/>
          <w:szCs w:val="24"/>
        </w:rPr>
      </w:pPr>
    </w:p>
    <w:sectPr w:rsidR="00512A52" w:rsidRPr="000D778C" w:rsidSect="00F96065">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Arlen Keller" w:date="2026-02-06T17:34:00Z" w:initials="AK">
    <w:p w14:paraId="5A5EEC69" w14:textId="77777777" w:rsidR="00723F7B" w:rsidRDefault="00723F7B" w:rsidP="00723F7B">
      <w:pPr>
        <w:pStyle w:val="CommentText"/>
      </w:pPr>
      <w:r>
        <w:rPr>
          <w:rStyle w:val="CommentReference"/>
        </w:rPr>
        <w:annotationRef/>
      </w:r>
      <w:r>
        <w:t>Where are these criteria documented, such as the regular intervals and criteria appropriate for specific products or product characteristics?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5EEC6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E85478" w16cex:dateUtc="2026-02-06T22:34:00Z">
    <w16cex:extLst>
      <w16:ext w16:uri="{CE6994B0-6A32-4C9F-8C6B-6E91EDA988CE}">
        <cr:reactions xmlns:cr="http://schemas.microsoft.com/office/comments/2020/reactions">
          <cr:reaction reactionType="1">
            <cr:reactionInfo dateUtc="2026-02-11T18:54:21Z">
              <cr:user userId="S::penny@spicesinc.com::7bec89d0-993f-48ca-b90d-5a06f578d1d0" userProvider="AD" userName="Penny Patterso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5EEC69" w16cid:durableId="13E854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D5137" w14:textId="77777777" w:rsidR="00C047F2" w:rsidRDefault="00C047F2">
      <w:r>
        <w:separator/>
      </w:r>
    </w:p>
  </w:endnote>
  <w:endnote w:type="continuationSeparator" w:id="0">
    <w:p w14:paraId="6510ACC6" w14:textId="77777777" w:rsidR="00C047F2" w:rsidRDefault="00C047F2">
      <w:r>
        <w:continuationSeparator/>
      </w:r>
    </w:p>
  </w:endnote>
  <w:endnote w:type="continuationNotice" w:id="1">
    <w:p w14:paraId="4B757A4D" w14:textId="77777777" w:rsidR="00C047F2" w:rsidRDefault="00C04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5AA0E" w14:textId="77777777" w:rsidR="00C047F2" w:rsidRDefault="00C047F2">
      <w:r>
        <w:separator/>
      </w:r>
    </w:p>
  </w:footnote>
  <w:footnote w:type="continuationSeparator" w:id="0">
    <w:p w14:paraId="1B8799B3" w14:textId="77777777" w:rsidR="00C047F2" w:rsidRDefault="00C047F2">
      <w:r>
        <w:continuationSeparator/>
      </w:r>
    </w:p>
  </w:footnote>
  <w:footnote w:type="continuationNotice" w:id="1">
    <w:p w14:paraId="38CB9E84" w14:textId="77777777" w:rsidR="00C047F2" w:rsidRDefault="00C04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3D2A5F5E" w:rsidR="00CF2DBE" w:rsidRDefault="00390965" w:rsidP="00CF2DBE">
          <w:pPr>
            <w:jc w:val="center"/>
            <w:rPr>
              <w:rFonts w:ascii="Calibri" w:hAnsi="Calibri" w:cs="Calibri"/>
              <w:color w:val="auto"/>
              <w:sz w:val="22"/>
              <w:szCs w:val="22"/>
            </w:rPr>
          </w:pPr>
          <w:r w:rsidRPr="008F53DE">
            <w:rPr>
              <w:rFonts w:ascii="Calibri" w:hAnsi="Calibri" w:cs="Calibr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CF2DBE">
            <w:rPr>
              <w:rFonts w:ascii="Calibri" w:hAnsi="Calibri" w:cs="Calibri"/>
              <w:color w:val="auto"/>
              <w:sz w:val="22"/>
              <w:szCs w:val="22"/>
            </w:rPr>
            <w:t>315 Point Township Dr</w:t>
          </w:r>
        </w:p>
        <w:p w14:paraId="2064C209" w14:textId="0CDF1C54" w:rsidR="00CF2DBE" w:rsidRPr="008F53DE" w:rsidRDefault="00CF2DBE" w:rsidP="00CF2DBE">
          <w:pPr>
            <w:jc w:val="center"/>
            <w:rPr>
              <w:rFonts w:ascii="Calibri" w:hAnsi="Calibri" w:cs="Calibri"/>
              <w:color w:val="auto"/>
              <w:sz w:val="22"/>
              <w:szCs w:val="22"/>
            </w:rPr>
          </w:pPr>
          <w:r>
            <w:rPr>
              <w:rFonts w:ascii="Calibri" w:hAnsi="Calibri" w:cs="Calibri"/>
              <w:color w:val="auto"/>
              <w:sz w:val="22"/>
              <w:szCs w:val="22"/>
            </w:rPr>
            <w:t>Northumberland Pa 17857</w:t>
          </w:r>
        </w:p>
        <w:p w14:paraId="7FB9D9A0" w14:textId="3FFA4496" w:rsidR="00B24E2B" w:rsidRPr="008F53DE" w:rsidRDefault="00B24E2B" w:rsidP="00E27D77">
          <w:pPr>
            <w:jc w:val="center"/>
            <w:rPr>
              <w:rFonts w:ascii="Calibri" w:hAnsi="Calibri" w:cs="Calibr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73F36F1C" w:rsidR="00B24E2B" w:rsidRPr="003B4C41" w:rsidRDefault="00982AC8" w:rsidP="005A79B2">
          <w:pPr>
            <w:jc w:val="center"/>
            <w:rPr>
              <w:rFonts w:asciiTheme="minorHAnsi" w:hAnsiTheme="minorHAnsi" w:cstheme="minorHAnsi"/>
              <w:b/>
              <w:bCs/>
              <w:color w:val="auto"/>
              <w:sz w:val="24"/>
              <w:szCs w:val="24"/>
            </w:rPr>
          </w:pPr>
          <w:r w:rsidRPr="003B4C41">
            <w:rPr>
              <w:rFonts w:asciiTheme="minorHAnsi" w:hAnsiTheme="minorHAnsi" w:cstheme="minorHAnsi"/>
              <w:b/>
              <w:bCs/>
              <w:sz w:val="24"/>
              <w:szCs w:val="24"/>
            </w:rPr>
            <w:t>2.5.</w:t>
          </w:r>
          <w:r w:rsidR="00CF515A">
            <w:rPr>
              <w:rFonts w:asciiTheme="minorHAnsi" w:hAnsiTheme="minorHAnsi" w:cstheme="minorHAnsi"/>
              <w:b/>
              <w:bCs/>
              <w:sz w:val="24"/>
              <w:szCs w:val="24"/>
            </w:rPr>
            <w:t xml:space="preserve">4 </w:t>
          </w:r>
          <w:r w:rsidR="00CF515A" w:rsidRPr="00CF515A">
            <w:rPr>
              <w:rFonts w:asciiTheme="minorHAnsi" w:hAnsiTheme="minorHAnsi" w:cstheme="minorHAnsi"/>
              <w:b/>
              <w:bCs/>
              <w:sz w:val="24"/>
              <w:szCs w:val="24"/>
            </w:rPr>
            <w:t>Product Sampling, Inspection and Analysis</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52FB26A0" w:rsidR="00B24E2B" w:rsidRPr="003B4C41" w:rsidRDefault="00982AC8" w:rsidP="005A79B2">
          <w:pPr>
            <w:rPr>
              <w:rFonts w:asciiTheme="minorHAnsi" w:hAnsiTheme="minorHAnsi" w:cstheme="minorHAnsi"/>
              <w:sz w:val="22"/>
              <w:szCs w:val="22"/>
            </w:rPr>
          </w:pPr>
          <w:r w:rsidRPr="003B4C41">
            <w:rPr>
              <w:rFonts w:asciiTheme="minorHAnsi" w:hAnsiTheme="minorHAnsi" w:cstheme="minorHAnsi"/>
              <w:sz w:val="22"/>
              <w:szCs w:val="22"/>
            </w:rPr>
            <w:t>2.</w:t>
          </w:r>
          <w:r w:rsidRPr="003B4C41">
            <w:rPr>
              <w:rFonts w:asciiTheme="minorHAnsi" w:hAnsiTheme="minorHAnsi" w:cstheme="minorHAnsi"/>
              <w:color w:val="auto"/>
              <w:sz w:val="22"/>
              <w:szCs w:val="22"/>
            </w:rPr>
            <w:t>5.</w:t>
          </w:r>
          <w:r w:rsidR="00CF515A">
            <w:rPr>
              <w:rFonts w:asciiTheme="minorHAnsi" w:hAnsiTheme="minorHAnsi" w:cstheme="minorHAnsi"/>
              <w:color w:val="auto"/>
              <w:sz w:val="22"/>
              <w:szCs w:val="22"/>
            </w:rPr>
            <w:t xml:space="preserve">4 </w:t>
          </w:r>
          <w:r w:rsidR="00CF515A" w:rsidRPr="00CF515A">
            <w:rPr>
              <w:rFonts w:asciiTheme="minorHAnsi" w:hAnsiTheme="minorHAnsi" w:cstheme="minorHAnsi"/>
              <w:color w:val="auto"/>
              <w:sz w:val="22"/>
              <w:szCs w:val="22"/>
            </w:rPr>
            <w:t>Product Sampling, Inspection and Analysis</w:t>
          </w: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D6CCA12" w:rsidR="00B24E2B" w:rsidRPr="0066470D" w:rsidRDefault="00B368FA"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51669C6C" w:rsidR="00B368FA" w:rsidRPr="0066470D" w:rsidRDefault="00BF7DF0" w:rsidP="005A79B2">
          <w:pPr>
            <w:rPr>
              <w:rFonts w:ascii="Calibri" w:hAnsi="Calibri"/>
              <w:color w:val="auto"/>
              <w:sz w:val="22"/>
              <w:szCs w:val="22"/>
            </w:rPr>
          </w:pPr>
          <w:del w:id="40" w:author="Penny Patterson" w:date="2026-03-18T15:18:00Z" w16du:dateUtc="2026-03-18T19:18:00Z">
            <w:r w:rsidDel="00C46F94">
              <w:rPr>
                <w:rFonts w:ascii="Calibri" w:hAnsi="Calibri"/>
                <w:color w:val="auto"/>
                <w:sz w:val="22"/>
                <w:szCs w:val="22"/>
              </w:rPr>
              <w:delText>03.19.2025</w:delText>
            </w:r>
          </w:del>
          <w:ins w:id="41" w:author="Penny Patterson" w:date="2026-03-18T15:18:00Z" w16du:dateUtc="2026-03-18T19:18:00Z">
            <w:r w:rsidR="00C46F94">
              <w:rPr>
                <w:rFonts w:ascii="Calibri" w:hAnsi="Calibri"/>
                <w:color w:val="auto"/>
                <w:sz w:val="22"/>
                <w:szCs w:val="22"/>
              </w:rPr>
              <w:t>02.11.2026</w:t>
            </w:r>
          </w:ins>
        </w:p>
      </w:tc>
    </w:tr>
  </w:tbl>
  <w:p w14:paraId="7F915058" w14:textId="017F39E9" w:rsidR="00B24E2B" w:rsidRDefault="00B2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A"/>
    <w:multiLevelType w:val="hybridMultilevel"/>
    <w:tmpl w:val="89AADBFC"/>
    <w:lvl w:ilvl="0" w:tplc="35CE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4AE0"/>
    <w:multiLevelType w:val="hybridMultilevel"/>
    <w:tmpl w:val="75EEB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C3E66"/>
    <w:multiLevelType w:val="multilevel"/>
    <w:tmpl w:val="FB08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A5A29"/>
    <w:multiLevelType w:val="multilevel"/>
    <w:tmpl w:val="2CE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6D05C5"/>
    <w:multiLevelType w:val="hybridMultilevel"/>
    <w:tmpl w:val="CA628C12"/>
    <w:lvl w:ilvl="0" w:tplc="BBD21D8C">
      <w:start w:val="5"/>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444070"/>
    <w:multiLevelType w:val="multilevel"/>
    <w:tmpl w:val="97DA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E20EF4"/>
    <w:multiLevelType w:val="multilevel"/>
    <w:tmpl w:val="C928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E1631"/>
    <w:multiLevelType w:val="hybridMultilevel"/>
    <w:tmpl w:val="545A840E"/>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342175"/>
    <w:multiLevelType w:val="multilevel"/>
    <w:tmpl w:val="88FE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D12128"/>
    <w:multiLevelType w:val="hybridMultilevel"/>
    <w:tmpl w:val="83168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A0600C"/>
    <w:multiLevelType w:val="multilevel"/>
    <w:tmpl w:val="D58C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A6E2E"/>
    <w:multiLevelType w:val="hybridMultilevel"/>
    <w:tmpl w:val="F05A577C"/>
    <w:lvl w:ilvl="0" w:tplc="F190EA4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6E3A38"/>
    <w:multiLevelType w:val="hybridMultilevel"/>
    <w:tmpl w:val="E3A49E18"/>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2E0F30"/>
    <w:multiLevelType w:val="multilevel"/>
    <w:tmpl w:val="BD46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163D3"/>
    <w:multiLevelType w:val="multilevel"/>
    <w:tmpl w:val="A70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54C4E"/>
    <w:multiLevelType w:val="hybridMultilevel"/>
    <w:tmpl w:val="18362C20"/>
    <w:lvl w:ilvl="0" w:tplc="563239F8">
      <w:start w:val="1"/>
      <w:numFmt w:val="lowerLetter"/>
      <w:lvlText w:val="%1."/>
      <w:lvlJc w:val="left"/>
      <w:pPr>
        <w:ind w:left="1620" w:hanging="9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9263882"/>
    <w:multiLevelType w:val="hybridMultilevel"/>
    <w:tmpl w:val="3508F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B5789D"/>
    <w:multiLevelType w:val="hybridMultilevel"/>
    <w:tmpl w:val="C868F4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E6110D"/>
    <w:multiLevelType w:val="hybridMultilevel"/>
    <w:tmpl w:val="ED02168C"/>
    <w:lvl w:ilvl="0" w:tplc="2C0E75CE">
      <w:start w:val="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C51922"/>
    <w:multiLevelType w:val="multilevel"/>
    <w:tmpl w:val="BD1A0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0F35BB"/>
    <w:multiLevelType w:val="hybridMultilevel"/>
    <w:tmpl w:val="E7900C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832097"/>
    <w:multiLevelType w:val="hybridMultilevel"/>
    <w:tmpl w:val="007E23F2"/>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233B4A"/>
    <w:multiLevelType w:val="multilevel"/>
    <w:tmpl w:val="ABBC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DC5D2C"/>
    <w:multiLevelType w:val="multilevel"/>
    <w:tmpl w:val="5A6E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A50080"/>
    <w:multiLevelType w:val="hybridMultilevel"/>
    <w:tmpl w:val="DF32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36" w15:restartNumberingAfterBreak="0">
    <w:nsid w:val="56C74A86"/>
    <w:multiLevelType w:val="hybridMultilevel"/>
    <w:tmpl w:val="99A8662A"/>
    <w:lvl w:ilvl="0" w:tplc="1548B29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E0144F"/>
    <w:multiLevelType w:val="hybridMultilevel"/>
    <w:tmpl w:val="D84686D2"/>
    <w:lvl w:ilvl="0" w:tplc="FFDA0B6E">
      <w:start w:val="3"/>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0DA5073"/>
    <w:multiLevelType w:val="hybridMultilevel"/>
    <w:tmpl w:val="4F12D602"/>
    <w:lvl w:ilvl="0" w:tplc="CC5C790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40"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AB4F93"/>
    <w:multiLevelType w:val="hybridMultilevel"/>
    <w:tmpl w:val="03B4790A"/>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9945F6"/>
    <w:multiLevelType w:val="hybridMultilevel"/>
    <w:tmpl w:val="94FAAE90"/>
    <w:lvl w:ilvl="0" w:tplc="9C2496E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6DB91460"/>
    <w:multiLevelType w:val="multilevel"/>
    <w:tmpl w:val="B83A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F10D5D"/>
    <w:multiLevelType w:val="hybridMultilevel"/>
    <w:tmpl w:val="9D84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03F6982"/>
    <w:multiLevelType w:val="hybridMultilevel"/>
    <w:tmpl w:val="FBB0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1F752DC"/>
    <w:multiLevelType w:val="hybridMultilevel"/>
    <w:tmpl w:val="F216F736"/>
    <w:lvl w:ilvl="0" w:tplc="1548B29E">
      <w:start w:val="5"/>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72FE5A3C"/>
    <w:multiLevelType w:val="hybridMultilevel"/>
    <w:tmpl w:val="4CC0F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8C7904"/>
    <w:multiLevelType w:val="hybridMultilevel"/>
    <w:tmpl w:val="2E1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DB054F"/>
    <w:multiLevelType w:val="multilevel"/>
    <w:tmpl w:val="8A46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62065E"/>
    <w:multiLevelType w:val="multilevel"/>
    <w:tmpl w:val="ECD6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D11F3F"/>
    <w:multiLevelType w:val="hybridMultilevel"/>
    <w:tmpl w:val="E7A8BE12"/>
    <w:lvl w:ilvl="0" w:tplc="1548B29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4233493">
    <w:abstractNumId w:val="35"/>
  </w:num>
  <w:num w:numId="2" w16cid:durableId="342585067">
    <w:abstractNumId w:val="39"/>
  </w:num>
  <w:num w:numId="3" w16cid:durableId="323439066">
    <w:abstractNumId w:val="34"/>
  </w:num>
  <w:num w:numId="4" w16cid:durableId="1622608280">
    <w:abstractNumId w:val="7"/>
  </w:num>
  <w:num w:numId="5" w16cid:durableId="252975491">
    <w:abstractNumId w:val="6"/>
  </w:num>
  <w:num w:numId="6" w16cid:durableId="1906600213">
    <w:abstractNumId w:val="40"/>
  </w:num>
  <w:num w:numId="7" w16cid:durableId="2051958243">
    <w:abstractNumId w:val="53"/>
  </w:num>
  <w:num w:numId="8" w16cid:durableId="2037273784">
    <w:abstractNumId w:val="20"/>
  </w:num>
  <w:num w:numId="9" w16cid:durableId="1255823844">
    <w:abstractNumId w:val="41"/>
  </w:num>
  <w:num w:numId="10" w16cid:durableId="346060841">
    <w:abstractNumId w:val="16"/>
  </w:num>
  <w:num w:numId="11" w16cid:durableId="1433168523">
    <w:abstractNumId w:val="9"/>
  </w:num>
  <w:num w:numId="12" w16cid:durableId="1920946959">
    <w:abstractNumId w:val="4"/>
  </w:num>
  <w:num w:numId="13" w16cid:durableId="1029374730">
    <w:abstractNumId w:val="14"/>
  </w:num>
  <w:num w:numId="14" w16cid:durableId="819999672">
    <w:abstractNumId w:val="12"/>
  </w:num>
  <w:num w:numId="15" w16cid:durableId="652299058">
    <w:abstractNumId w:val="30"/>
  </w:num>
  <w:num w:numId="16" w16cid:durableId="1304578134">
    <w:abstractNumId w:val="37"/>
  </w:num>
  <w:num w:numId="17" w16cid:durableId="1384670203">
    <w:abstractNumId w:val="46"/>
  </w:num>
  <w:num w:numId="18" w16cid:durableId="254871154">
    <w:abstractNumId w:val="19"/>
  </w:num>
  <w:num w:numId="19" w16cid:durableId="429471899">
    <w:abstractNumId w:val="29"/>
  </w:num>
  <w:num w:numId="20" w16cid:durableId="1781606046">
    <w:abstractNumId w:val="11"/>
  </w:num>
  <w:num w:numId="21" w16cid:durableId="467819272">
    <w:abstractNumId w:val="23"/>
  </w:num>
  <w:num w:numId="22" w16cid:durableId="1459299141">
    <w:abstractNumId w:val="42"/>
  </w:num>
  <w:num w:numId="23" w16cid:durableId="1809543791">
    <w:abstractNumId w:val="49"/>
  </w:num>
  <w:num w:numId="24" w16cid:durableId="78522186">
    <w:abstractNumId w:val="1"/>
  </w:num>
  <w:num w:numId="25" w16cid:durableId="1034111923">
    <w:abstractNumId w:val="45"/>
  </w:num>
  <w:num w:numId="26" w16cid:durableId="180360488">
    <w:abstractNumId w:val="33"/>
  </w:num>
  <w:num w:numId="27" w16cid:durableId="513878971">
    <w:abstractNumId w:val="15"/>
  </w:num>
  <w:num w:numId="28" w16cid:durableId="594246576">
    <w:abstractNumId w:val="26"/>
  </w:num>
  <w:num w:numId="29" w16cid:durableId="17197311">
    <w:abstractNumId w:val="0"/>
  </w:num>
  <w:num w:numId="30" w16cid:durableId="881478068">
    <w:abstractNumId w:val="47"/>
  </w:num>
  <w:num w:numId="31" w16cid:durableId="936672454">
    <w:abstractNumId w:val="43"/>
  </w:num>
  <w:num w:numId="32" w16cid:durableId="421533499">
    <w:abstractNumId w:val="38"/>
  </w:num>
  <w:num w:numId="33" w16cid:durableId="1734624899">
    <w:abstractNumId w:val="52"/>
  </w:num>
  <w:num w:numId="34" w16cid:durableId="1276214944">
    <w:abstractNumId w:val="36"/>
  </w:num>
  <w:num w:numId="35" w16cid:durableId="559512844">
    <w:abstractNumId w:val="5"/>
  </w:num>
  <w:num w:numId="36" w16cid:durableId="1013995210">
    <w:abstractNumId w:val="25"/>
  </w:num>
  <w:num w:numId="37" w16cid:durableId="1058743897">
    <w:abstractNumId w:val="28"/>
  </w:num>
  <w:num w:numId="38" w16cid:durableId="258488187">
    <w:abstractNumId w:val="51"/>
  </w:num>
  <w:num w:numId="39" w16cid:durableId="179665469">
    <w:abstractNumId w:val="13"/>
  </w:num>
  <w:num w:numId="40" w16cid:durableId="1487472441">
    <w:abstractNumId w:val="27"/>
  </w:num>
  <w:num w:numId="41" w16cid:durableId="201094198">
    <w:abstractNumId w:val="21"/>
  </w:num>
  <w:num w:numId="42" w16cid:durableId="544634363">
    <w:abstractNumId w:val="8"/>
  </w:num>
  <w:num w:numId="43" w16cid:durableId="693533440">
    <w:abstractNumId w:val="50"/>
  </w:num>
  <w:num w:numId="44" w16cid:durableId="1207721114">
    <w:abstractNumId w:val="3"/>
  </w:num>
  <w:num w:numId="45" w16cid:durableId="697123725">
    <w:abstractNumId w:val="24"/>
  </w:num>
  <w:num w:numId="46" w16cid:durableId="1758944942">
    <w:abstractNumId w:val="18"/>
  </w:num>
  <w:num w:numId="47" w16cid:durableId="1311440978">
    <w:abstractNumId w:val="48"/>
  </w:num>
  <w:num w:numId="48" w16cid:durableId="247081826">
    <w:abstractNumId w:val="17"/>
  </w:num>
  <w:num w:numId="49" w16cid:durableId="605187286">
    <w:abstractNumId w:val="2"/>
  </w:num>
  <w:num w:numId="50" w16cid:durableId="1325470896">
    <w:abstractNumId w:val="10"/>
  </w:num>
  <w:num w:numId="51" w16cid:durableId="1702246428">
    <w:abstractNumId w:val="31"/>
  </w:num>
  <w:num w:numId="52" w16cid:durableId="758137672">
    <w:abstractNumId w:val="22"/>
  </w:num>
  <w:num w:numId="53" w16cid:durableId="1993680611">
    <w:abstractNumId w:val="32"/>
  </w:num>
  <w:num w:numId="54" w16cid:durableId="967709799">
    <w:abstractNumId w:val="4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ny Patterson">
    <w15:presenceInfo w15:providerId="AD" w15:userId="S::penny@spicesinc.com::7bec89d0-993f-48ca-b90d-5a06f578d1d0"/>
  </w15:person>
  <w15:person w15:author="Arlen Keller">
    <w15:presenceInfo w15:providerId="Windows Live" w15:userId="e787f13c9889a1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6B35"/>
    <w:rsid w:val="000173FA"/>
    <w:rsid w:val="00031003"/>
    <w:rsid w:val="00046C5F"/>
    <w:rsid w:val="0004733A"/>
    <w:rsid w:val="00060C52"/>
    <w:rsid w:val="00063D6F"/>
    <w:rsid w:val="000838CB"/>
    <w:rsid w:val="00093FC1"/>
    <w:rsid w:val="000A033A"/>
    <w:rsid w:val="000A2951"/>
    <w:rsid w:val="000B17D2"/>
    <w:rsid w:val="000C3DFB"/>
    <w:rsid w:val="000C4DBF"/>
    <w:rsid w:val="000C5195"/>
    <w:rsid w:val="000D778C"/>
    <w:rsid w:val="000E1F57"/>
    <w:rsid w:val="000E5771"/>
    <w:rsid w:val="000E753E"/>
    <w:rsid w:val="000E7DF9"/>
    <w:rsid w:val="000F05BB"/>
    <w:rsid w:val="000F650D"/>
    <w:rsid w:val="00101B29"/>
    <w:rsid w:val="00106B38"/>
    <w:rsid w:val="00110795"/>
    <w:rsid w:val="00111A0F"/>
    <w:rsid w:val="00120C95"/>
    <w:rsid w:val="00125CC0"/>
    <w:rsid w:val="001269C3"/>
    <w:rsid w:val="00127DF3"/>
    <w:rsid w:val="00135663"/>
    <w:rsid w:val="00135869"/>
    <w:rsid w:val="0014552F"/>
    <w:rsid w:val="00145C63"/>
    <w:rsid w:val="00151E5E"/>
    <w:rsid w:val="00153A0B"/>
    <w:rsid w:val="00160A7B"/>
    <w:rsid w:val="0016128B"/>
    <w:rsid w:val="00172A59"/>
    <w:rsid w:val="00173C6B"/>
    <w:rsid w:val="00173F8B"/>
    <w:rsid w:val="00176228"/>
    <w:rsid w:val="00177A35"/>
    <w:rsid w:val="00183E0A"/>
    <w:rsid w:val="00184332"/>
    <w:rsid w:val="0018745A"/>
    <w:rsid w:val="001A22D8"/>
    <w:rsid w:val="001A6359"/>
    <w:rsid w:val="001B57D6"/>
    <w:rsid w:val="001C5395"/>
    <w:rsid w:val="001D076B"/>
    <w:rsid w:val="001D10A0"/>
    <w:rsid w:val="001D56CE"/>
    <w:rsid w:val="001E08EC"/>
    <w:rsid w:val="001F16DC"/>
    <w:rsid w:val="001F1B09"/>
    <w:rsid w:val="001F42B4"/>
    <w:rsid w:val="001F606C"/>
    <w:rsid w:val="00206719"/>
    <w:rsid w:val="002211F2"/>
    <w:rsid w:val="00226655"/>
    <w:rsid w:val="0024566E"/>
    <w:rsid w:val="00252605"/>
    <w:rsid w:val="00253D20"/>
    <w:rsid w:val="0025756B"/>
    <w:rsid w:val="00280A98"/>
    <w:rsid w:val="00286EE0"/>
    <w:rsid w:val="002A2587"/>
    <w:rsid w:val="002B2128"/>
    <w:rsid w:val="002C25E6"/>
    <w:rsid w:val="002D1B2C"/>
    <w:rsid w:val="002D1CEE"/>
    <w:rsid w:val="002D45E7"/>
    <w:rsid w:val="002E271B"/>
    <w:rsid w:val="002E7946"/>
    <w:rsid w:val="002F28A9"/>
    <w:rsid w:val="002F633F"/>
    <w:rsid w:val="0031317F"/>
    <w:rsid w:val="00321B44"/>
    <w:rsid w:val="00324C53"/>
    <w:rsid w:val="0034769E"/>
    <w:rsid w:val="0035095C"/>
    <w:rsid w:val="00351E25"/>
    <w:rsid w:val="00364498"/>
    <w:rsid w:val="00364E80"/>
    <w:rsid w:val="00365C13"/>
    <w:rsid w:val="003717A2"/>
    <w:rsid w:val="00390965"/>
    <w:rsid w:val="00397926"/>
    <w:rsid w:val="003A5CE5"/>
    <w:rsid w:val="003B4C41"/>
    <w:rsid w:val="003B50E2"/>
    <w:rsid w:val="003B7B02"/>
    <w:rsid w:val="003C1E5F"/>
    <w:rsid w:val="003E17D2"/>
    <w:rsid w:val="003E784E"/>
    <w:rsid w:val="003F1E0C"/>
    <w:rsid w:val="003F7B66"/>
    <w:rsid w:val="003F7C16"/>
    <w:rsid w:val="00400FAF"/>
    <w:rsid w:val="00414D25"/>
    <w:rsid w:val="00417159"/>
    <w:rsid w:val="00417538"/>
    <w:rsid w:val="00423B51"/>
    <w:rsid w:val="0042563B"/>
    <w:rsid w:val="00450A01"/>
    <w:rsid w:val="004660A5"/>
    <w:rsid w:val="00467EB0"/>
    <w:rsid w:val="00494244"/>
    <w:rsid w:val="00495D11"/>
    <w:rsid w:val="004A3C89"/>
    <w:rsid w:val="004C09A4"/>
    <w:rsid w:val="004C6FCC"/>
    <w:rsid w:val="004D2308"/>
    <w:rsid w:val="004D4A1A"/>
    <w:rsid w:val="004E51DD"/>
    <w:rsid w:val="004E567E"/>
    <w:rsid w:val="004F27FD"/>
    <w:rsid w:val="004F5A20"/>
    <w:rsid w:val="00512A52"/>
    <w:rsid w:val="00520D8C"/>
    <w:rsid w:val="00522D80"/>
    <w:rsid w:val="00535B3C"/>
    <w:rsid w:val="00535C63"/>
    <w:rsid w:val="005417B1"/>
    <w:rsid w:val="0054390F"/>
    <w:rsid w:val="005548EB"/>
    <w:rsid w:val="005559F2"/>
    <w:rsid w:val="00557FAE"/>
    <w:rsid w:val="00567AC8"/>
    <w:rsid w:val="00573E35"/>
    <w:rsid w:val="005819F6"/>
    <w:rsid w:val="0059683B"/>
    <w:rsid w:val="005A290D"/>
    <w:rsid w:val="005A3C66"/>
    <w:rsid w:val="005A5C09"/>
    <w:rsid w:val="005A62C3"/>
    <w:rsid w:val="005A79B2"/>
    <w:rsid w:val="005B6E30"/>
    <w:rsid w:val="005C2BA7"/>
    <w:rsid w:val="005C696F"/>
    <w:rsid w:val="005E2951"/>
    <w:rsid w:val="005E7CFD"/>
    <w:rsid w:val="005F1244"/>
    <w:rsid w:val="005F1C85"/>
    <w:rsid w:val="005F3260"/>
    <w:rsid w:val="00606249"/>
    <w:rsid w:val="00612C0E"/>
    <w:rsid w:val="00621021"/>
    <w:rsid w:val="00626B5D"/>
    <w:rsid w:val="0063198D"/>
    <w:rsid w:val="00646F66"/>
    <w:rsid w:val="00655BD4"/>
    <w:rsid w:val="006662CD"/>
    <w:rsid w:val="00667735"/>
    <w:rsid w:val="0066798F"/>
    <w:rsid w:val="006757AA"/>
    <w:rsid w:val="00686974"/>
    <w:rsid w:val="00687C54"/>
    <w:rsid w:val="006945F8"/>
    <w:rsid w:val="00695A1E"/>
    <w:rsid w:val="006D06A8"/>
    <w:rsid w:val="006D2B70"/>
    <w:rsid w:val="006E1F45"/>
    <w:rsid w:val="006E399B"/>
    <w:rsid w:val="006F5C3E"/>
    <w:rsid w:val="006F6237"/>
    <w:rsid w:val="00700074"/>
    <w:rsid w:val="00707621"/>
    <w:rsid w:val="00713B79"/>
    <w:rsid w:val="00723C8F"/>
    <w:rsid w:val="00723F7B"/>
    <w:rsid w:val="00725BC8"/>
    <w:rsid w:val="00731A76"/>
    <w:rsid w:val="00736BB2"/>
    <w:rsid w:val="00740887"/>
    <w:rsid w:val="00740C71"/>
    <w:rsid w:val="00747794"/>
    <w:rsid w:val="00754AD1"/>
    <w:rsid w:val="00756677"/>
    <w:rsid w:val="0076561E"/>
    <w:rsid w:val="007707AD"/>
    <w:rsid w:val="00771934"/>
    <w:rsid w:val="00774FE9"/>
    <w:rsid w:val="007A1F22"/>
    <w:rsid w:val="007A42EF"/>
    <w:rsid w:val="007A5244"/>
    <w:rsid w:val="007A5318"/>
    <w:rsid w:val="007B0229"/>
    <w:rsid w:val="007B06A7"/>
    <w:rsid w:val="007B1AAA"/>
    <w:rsid w:val="007B2682"/>
    <w:rsid w:val="007C7270"/>
    <w:rsid w:val="007C7643"/>
    <w:rsid w:val="007D53D1"/>
    <w:rsid w:val="007D7203"/>
    <w:rsid w:val="007E5159"/>
    <w:rsid w:val="007E5680"/>
    <w:rsid w:val="007F3998"/>
    <w:rsid w:val="00802C60"/>
    <w:rsid w:val="00806FCF"/>
    <w:rsid w:val="00810830"/>
    <w:rsid w:val="00811034"/>
    <w:rsid w:val="00821259"/>
    <w:rsid w:val="00823B10"/>
    <w:rsid w:val="00825A93"/>
    <w:rsid w:val="00837058"/>
    <w:rsid w:val="008431FA"/>
    <w:rsid w:val="0086279A"/>
    <w:rsid w:val="0086404A"/>
    <w:rsid w:val="00877D0A"/>
    <w:rsid w:val="008843F4"/>
    <w:rsid w:val="0089363F"/>
    <w:rsid w:val="00893651"/>
    <w:rsid w:val="00893782"/>
    <w:rsid w:val="00894432"/>
    <w:rsid w:val="008A094C"/>
    <w:rsid w:val="008B7186"/>
    <w:rsid w:val="008D0CFC"/>
    <w:rsid w:val="008D654E"/>
    <w:rsid w:val="008E51F2"/>
    <w:rsid w:val="008E5AFE"/>
    <w:rsid w:val="008F53DE"/>
    <w:rsid w:val="00904752"/>
    <w:rsid w:val="00920B5A"/>
    <w:rsid w:val="009269CF"/>
    <w:rsid w:val="0093424F"/>
    <w:rsid w:val="009425EA"/>
    <w:rsid w:val="0094405B"/>
    <w:rsid w:val="00944842"/>
    <w:rsid w:val="00953C68"/>
    <w:rsid w:val="0096298E"/>
    <w:rsid w:val="00971AA6"/>
    <w:rsid w:val="0097225C"/>
    <w:rsid w:val="00973646"/>
    <w:rsid w:val="009812F3"/>
    <w:rsid w:val="009828CF"/>
    <w:rsid w:val="00982AC8"/>
    <w:rsid w:val="009924D1"/>
    <w:rsid w:val="0099426C"/>
    <w:rsid w:val="009A427B"/>
    <w:rsid w:val="009B7183"/>
    <w:rsid w:val="009D13C2"/>
    <w:rsid w:val="00A119C8"/>
    <w:rsid w:val="00A168C5"/>
    <w:rsid w:val="00A26C01"/>
    <w:rsid w:val="00A60633"/>
    <w:rsid w:val="00A639C6"/>
    <w:rsid w:val="00A71B9E"/>
    <w:rsid w:val="00A81B8F"/>
    <w:rsid w:val="00A869D6"/>
    <w:rsid w:val="00A9568C"/>
    <w:rsid w:val="00AA51B5"/>
    <w:rsid w:val="00AC1140"/>
    <w:rsid w:val="00AC4C0B"/>
    <w:rsid w:val="00AD2945"/>
    <w:rsid w:val="00AD366B"/>
    <w:rsid w:val="00AE226B"/>
    <w:rsid w:val="00AF047B"/>
    <w:rsid w:val="00AF550B"/>
    <w:rsid w:val="00B1243B"/>
    <w:rsid w:val="00B14DF5"/>
    <w:rsid w:val="00B24E2B"/>
    <w:rsid w:val="00B368FA"/>
    <w:rsid w:val="00B47ABC"/>
    <w:rsid w:val="00B61699"/>
    <w:rsid w:val="00B6214A"/>
    <w:rsid w:val="00B737E9"/>
    <w:rsid w:val="00B85FDB"/>
    <w:rsid w:val="00B94E6A"/>
    <w:rsid w:val="00B954D7"/>
    <w:rsid w:val="00BA19AB"/>
    <w:rsid w:val="00BA23E6"/>
    <w:rsid w:val="00BC32BF"/>
    <w:rsid w:val="00BC73CC"/>
    <w:rsid w:val="00BE3EFA"/>
    <w:rsid w:val="00BF1412"/>
    <w:rsid w:val="00BF7DF0"/>
    <w:rsid w:val="00C01DEE"/>
    <w:rsid w:val="00C047F2"/>
    <w:rsid w:val="00C04D88"/>
    <w:rsid w:val="00C2104D"/>
    <w:rsid w:val="00C211DC"/>
    <w:rsid w:val="00C313E3"/>
    <w:rsid w:val="00C33DA5"/>
    <w:rsid w:val="00C341D3"/>
    <w:rsid w:val="00C42DE8"/>
    <w:rsid w:val="00C46F94"/>
    <w:rsid w:val="00C519C5"/>
    <w:rsid w:val="00C536EE"/>
    <w:rsid w:val="00C5633F"/>
    <w:rsid w:val="00C60EEA"/>
    <w:rsid w:val="00C7025C"/>
    <w:rsid w:val="00C7121C"/>
    <w:rsid w:val="00C72929"/>
    <w:rsid w:val="00C74DEB"/>
    <w:rsid w:val="00C757D0"/>
    <w:rsid w:val="00C765F8"/>
    <w:rsid w:val="00C826CF"/>
    <w:rsid w:val="00C852AD"/>
    <w:rsid w:val="00CA01CF"/>
    <w:rsid w:val="00CA29EF"/>
    <w:rsid w:val="00CC3396"/>
    <w:rsid w:val="00CC3F27"/>
    <w:rsid w:val="00CD07BC"/>
    <w:rsid w:val="00CE4622"/>
    <w:rsid w:val="00CE53E2"/>
    <w:rsid w:val="00CF2DBE"/>
    <w:rsid w:val="00CF4826"/>
    <w:rsid w:val="00CF515A"/>
    <w:rsid w:val="00D0172F"/>
    <w:rsid w:val="00D042EC"/>
    <w:rsid w:val="00D32F6F"/>
    <w:rsid w:val="00D331B3"/>
    <w:rsid w:val="00D40E80"/>
    <w:rsid w:val="00D46A65"/>
    <w:rsid w:val="00D47774"/>
    <w:rsid w:val="00D57F77"/>
    <w:rsid w:val="00D700B7"/>
    <w:rsid w:val="00D723D0"/>
    <w:rsid w:val="00D727EC"/>
    <w:rsid w:val="00D72F10"/>
    <w:rsid w:val="00D80607"/>
    <w:rsid w:val="00D842E6"/>
    <w:rsid w:val="00D85BF2"/>
    <w:rsid w:val="00D87612"/>
    <w:rsid w:val="00DA701D"/>
    <w:rsid w:val="00DA7AA7"/>
    <w:rsid w:val="00DB635C"/>
    <w:rsid w:val="00DB7AE2"/>
    <w:rsid w:val="00DC74CA"/>
    <w:rsid w:val="00DE312D"/>
    <w:rsid w:val="00DE3A16"/>
    <w:rsid w:val="00DE55DE"/>
    <w:rsid w:val="00E13EBE"/>
    <w:rsid w:val="00E15433"/>
    <w:rsid w:val="00E21932"/>
    <w:rsid w:val="00E23C72"/>
    <w:rsid w:val="00E27D77"/>
    <w:rsid w:val="00E35DF7"/>
    <w:rsid w:val="00E52B31"/>
    <w:rsid w:val="00E535EC"/>
    <w:rsid w:val="00E549EF"/>
    <w:rsid w:val="00E8264B"/>
    <w:rsid w:val="00E86C51"/>
    <w:rsid w:val="00E9294B"/>
    <w:rsid w:val="00EA2CA0"/>
    <w:rsid w:val="00EB0D03"/>
    <w:rsid w:val="00EB5412"/>
    <w:rsid w:val="00EC19CC"/>
    <w:rsid w:val="00EC5988"/>
    <w:rsid w:val="00ED04B7"/>
    <w:rsid w:val="00EE01D1"/>
    <w:rsid w:val="00EE205C"/>
    <w:rsid w:val="00EF1662"/>
    <w:rsid w:val="00EF2C12"/>
    <w:rsid w:val="00EF51EB"/>
    <w:rsid w:val="00F174EE"/>
    <w:rsid w:val="00F25ECE"/>
    <w:rsid w:val="00F35287"/>
    <w:rsid w:val="00F47860"/>
    <w:rsid w:val="00F51BB4"/>
    <w:rsid w:val="00F543B6"/>
    <w:rsid w:val="00F64965"/>
    <w:rsid w:val="00F71C41"/>
    <w:rsid w:val="00F73178"/>
    <w:rsid w:val="00F7505C"/>
    <w:rsid w:val="00F8394B"/>
    <w:rsid w:val="00F90E0F"/>
    <w:rsid w:val="00F96065"/>
    <w:rsid w:val="00FA67E6"/>
    <w:rsid w:val="00FB167D"/>
    <w:rsid w:val="00FB44B8"/>
    <w:rsid w:val="00FC7DC2"/>
    <w:rsid w:val="00FD0330"/>
    <w:rsid w:val="00FD789C"/>
    <w:rsid w:val="00FE3A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7E030A3A-11CE-484E-9371-46D5D53D3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paragraph" w:styleId="Heading4">
    <w:name w:val="heading 4"/>
    <w:basedOn w:val="Normal"/>
    <w:next w:val="Normal"/>
    <w:link w:val="Heading4Char"/>
    <w:uiPriority w:val="9"/>
    <w:semiHidden/>
    <w:unhideWhenUsed/>
    <w:qFormat/>
    <w:rsid w:val="004660A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paragraph" w:styleId="BodyTextIndent">
    <w:name w:val="Body Text Indent"/>
    <w:basedOn w:val="Normal"/>
    <w:link w:val="BodyTextIndentChar"/>
    <w:uiPriority w:val="99"/>
    <w:semiHidden/>
    <w:unhideWhenUsed/>
    <w:rsid w:val="00286EE0"/>
    <w:pPr>
      <w:spacing w:after="120"/>
      <w:ind w:left="360"/>
    </w:pPr>
  </w:style>
  <w:style w:type="character" w:customStyle="1" w:styleId="BodyTextIndentChar">
    <w:name w:val="Body Text Indent Char"/>
    <w:basedOn w:val="DefaultParagraphFont"/>
    <w:link w:val="BodyTextIndent"/>
    <w:uiPriority w:val="99"/>
    <w:semiHidden/>
    <w:rsid w:val="00286EE0"/>
    <w:rPr>
      <w:rFonts w:ascii="Arial" w:hAnsi="Arial"/>
      <w:color w:val="000000"/>
    </w:rPr>
  </w:style>
  <w:style w:type="character" w:customStyle="1" w:styleId="Heading4Char">
    <w:name w:val="Heading 4 Char"/>
    <w:basedOn w:val="DefaultParagraphFont"/>
    <w:link w:val="Heading4"/>
    <w:uiPriority w:val="9"/>
    <w:semiHidden/>
    <w:rsid w:val="004660A5"/>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4660A5"/>
    <w:pPr>
      <w:spacing w:before="100" w:beforeAutospacing="1" w:after="100" w:afterAutospacing="1"/>
    </w:pPr>
    <w:rPr>
      <w:rFonts w:ascii="Times New Roman" w:hAnsi="Times New Roman"/>
      <w:color w:val="auto"/>
      <w:sz w:val="24"/>
      <w:szCs w:val="24"/>
    </w:rPr>
  </w:style>
  <w:style w:type="paragraph" w:styleId="Revision">
    <w:name w:val="Revision"/>
    <w:hidden/>
    <w:uiPriority w:val="99"/>
    <w:semiHidden/>
    <w:rsid w:val="00723F7B"/>
    <w:rPr>
      <w:rFonts w:ascii="Arial" w:hAnsi="Arial"/>
      <w:color w:val="000000"/>
    </w:rPr>
  </w:style>
  <w:style w:type="character" w:styleId="CommentReference">
    <w:name w:val="annotation reference"/>
    <w:basedOn w:val="DefaultParagraphFont"/>
    <w:uiPriority w:val="99"/>
    <w:semiHidden/>
    <w:unhideWhenUsed/>
    <w:rsid w:val="00723F7B"/>
    <w:rPr>
      <w:sz w:val="16"/>
      <w:szCs w:val="16"/>
    </w:rPr>
  </w:style>
  <w:style w:type="paragraph" w:styleId="CommentText">
    <w:name w:val="annotation text"/>
    <w:basedOn w:val="Normal"/>
    <w:link w:val="CommentTextChar"/>
    <w:uiPriority w:val="99"/>
    <w:unhideWhenUsed/>
    <w:rsid w:val="00723F7B"/>
  </w:style>
  <w:style w:type="character" w:customStyle="1" w:styleId="CommentTextChar">
    <w:name w:val="Comment Text Char"/>
    <w:basedOn w:val="DefaultParagraphFont"/>
    <w:link w:val="CommentText"/>
    <w:uiPriority w:val="99"/>
    <w:rsid w:val="00723F7B"/>
    <w:rPr>
      <w:rFonts w:ascii="Arial" w:hAnsi="Arial"/>
      <w:color w:val="000000"/>
    </w:rPr>
  </w:style>
  <w:style w:type="paragraph" w:styleId="CommentSubject">
    <w:name w:val="annotation subject"/>
    <w:basedOn w:val="CommentText"/>
    <w:next w:val="CommentText"/>
    <w:link w:val="CommentSubjectChar"/>
    <w:uiPriority w:val="99"/>
    <w:semiHidden/>
    <w:unhideWhenUsed/>
    <w:rsid w:val="00723F7B"/>
    <w:rPr>
      <w:b/>
      <w:bCs/>
    </w:rPr>
  </w:style>
  <w:style w:type="character" w:customStyle="1" w:styleId="CommentSubjectChar">
    <w:name w:val="Comment Subject Char"/>
    <w:basedOn w:val="CommentTextChar"/>
    <w:link w:val="CommentSubject"/>
    <w:uiPriority w:val="99"/>
    <w:semiHidden/>
    <w:rsid w:val="00723F7B"/>
    <w:rPr>
      <w:rFonts w:ascii="Arial" w:hAnsi="Arial"/>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984822902">
      <w:bodyDiv w:val="1"/>
      <w:marLeft w:val="0"/>
      <w:marRight w:val="0"/>
      <w:marTop w:val="0"/>
      <w:marBottom w:val="0"/>
      <w:divBdr>
        <w:top w:val="none" w:sz="0" w:space="0" w:color="auto"/>
        <w:left w:val="none" w:sz="0" w:space="0" w:color="auto"/>
        <w:bottom w:val="none" w:sz="0" w:space="0" w:color="auto"/>
        <w:right w:val="none" w:sz="0" w:space="0" w:color="auto"/>
      </w:divBdr>
    </w:div>
    <w:div w:id="1039547105">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073299">
      <w:bodyDiv w:val="1"/>
      <w:marLeft w:val="0"/>
      <w:marRight w:val="0"/>
      <w:marTop w:val="0"/>
      <w:marBottom w:val="0"/>
      <w:divBdr>
        <w:top w:val="none" w:sz="0" w:space="0" w:color="auto"/>
        <w:left w:val="none" w:sz="0" w:space="0" w:color="auto"/>
        <w:bottom w:val="none" w:sz="0" w:space="0" w:color="auto"/>
        <w:right w:val="none" w:sz="0" w:space="0" w:color="auto"/>
      </w:divBdr>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A167F3-74A1-4D5B-8F76-2E78EE0E1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EE9557-24C1-40ED-A06C-8D12C8207882}">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3.xml><?xml version="1.0" encoding="utf-8"?>
<ds:datastoreItem xmlns:ds="http://schemas.openxmlformats.org/officeDocument/2006/customXml" ds:itemID="{02CCDE48-C74D-4EA0-9E42-8BDB50F67BA6}">
  <ds:schemaRefs>
    <ds:schemaRef ds:uri="http://schemas.microsoft.com/sharepoint/v3/contenttype/forms"/>
  </ds:schemaRefs>
</ds:datastoreItem>
</file>

<file path=customXml/itemProps4.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687</Words>
  <Characters>4506</Characters>
  <Application>Microsoft Office Word</Application>
  <DocSecurity>0</DocSecurity>
  <Lines>118</Lines>
  <Paragraphs>86</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57</cp:revision>
  <cp:lastPrinted>2026-03-18T19:19:00Z</cp:lastPrinted>
  <dcterms:created xsi:type="dcterms:W3CDTF">2022-05-11T20:11:00Z</dcterms:created>
  <dcterms:modified xsi:type="dcterms:W3CDTF">2026-03-23T17:08:00Z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