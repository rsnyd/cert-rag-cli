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8455" w14:textId="77777777" w:rsidR="00F34809" w:rsidRPr="00ED2CD1" w:rsidRDefault="00F34809" w:rsidP="00F34809">
      <w:pPr>
        <w:tabs>
          <w:tab w:val="left" w:pos="900"/>
        </w:tabs>
        <w:rPr>
          <w:rFonts w:asciiTheme="minorHAnsi" w:hAnsiTheme="minorHAnsi" w:cstheme="minorHAnsi"/>
          <w:b/>
          <w:sz w:val="22"/>
          <w:szCs w:val="22"/>
          <w:u w:val="single"/>
        </w:rPr>
      </w:pPr>
      <w:r w:rsidRPr="00ED2CD1">
        <w:rPr>
          <w:rFonts w:asciiTheme="minorHAnsi" w:hAnsiTheme="minorHAnsi" w:cstheme="minorHAnsi"/>
          <w:b/>
          <w:sz w:val="22"/>
          <w:szCs w:val="22"/>
          <w:u w:val="single"/>
        </w:rPr>
        <w:t>INTRODUCTION</w:t>
      </w:r>
    </w:p>
    <w:p w14:paraId="30285C44" w14:textId="77777777" w:rsidR="00F34809" w:rsidRPr="00ED2CD1" w:rsidRDefault="00F34809" w:rsidP="00F34809">
      <w:pPr>
        <w:tabs>
          <w:tab w:val="left" w:pos="900"/>
        </w:tabs>
        <w:rPr>
          <w:rFonts w:asciiTheme="minorHAnsi" w:hAnsiTheme="minorHAnsi" w:cstheme="minorHAnsi"/>
          <w:sz w:val="22"/>
          <w:szCs w:val="22"/>
        </w:rPr>
      </w:pPr>
    </w:p>
    <w:p w14:paraId="176856B3" w14:textId="77777777" w:rsidR="00F34809" w:rsidRPr="00ED2CD1" w:rsidRDefault="00F34809" w:rsidP="00F34809">
      <w:pPr>
        <w:tabs>
          <w:tab w:val="left" w:pos="900"/>
        </w:tabs>
        <w:rPr>
          <w:rFonts w:asciiTheme="minorHAnsi" w:hAnsiTheme="minorHAnsi" w:cstheme="minorHAnsi"/>
          <w:sz w:val="22"/>
          <w:szCs w:val="22"/>
        </w:rPr>
      </w:pPr>
      <w:r w:rsidRPr="00ED2CD1">
        <w:rPr>
          <w:rFonts w:asciiTheme="minorHAnsi" w:hAnsiTheme="minorHAnsi" w:cstheme="minorHAnsi"/>
          <w:sz w:val="22"/>
          <w:szCs w:val="22"/>
        </w:rPr>
        <w:t xml:space="preserve">The purpose of conducting an environmental monitoring program is to identify any </w:t>
      </w:r>
      <w:del w:id="0" w:author="Arlen Keller" w:date="2026-03-10T16:38:00Z" w16du:dateUtc="2026-03-10T21:38:00Z">
        <w:r w:rsidRPr="00ED2CD1" w:rsidDel="008D485B">
          <w:rPr>
            <w:rFonts w:asciiTheme="minorHAnsi" w:hAnsiTheme="minorHAnsi" w:cstheme="minorHAnsi"/>
            <w:sz w:val="22"/>
            <w:szCs w:val="22"/>
          </w:rPr>
          <w:delText>“hot spots”</w:delText>
        </w:r>
      </w:del>
      <w:ins w:id="1" w:author="Arlen Keller" w:date="2026-03-10T16:38:00Z" w16du:dateUtc="2026-03-10T21:38:00Z">
        <w:r w:rsidRPr="00ED2CD1">
          <w:rPr>
            <w:rFonts w:asciiTheme="minorHAnsi" w:hAnsiTheme="minorHAnsi" w:cstheme="minorHAnsi"/>
            <w:sz w:val="22"/>
            <w:szCs w:val="22"/>
          </w:rPr>
          <w:t>area</w:t>
        </w:r>
      </w:ins>
      <w:ins w:id="2" w:author="Arlen Keller" w:date="2026-03-10T16:39:00Z" w16du:dateUtc="2026-03-10T21:39:00Z">
        <w:r w:rsidRPr="00ED2CD1">
          <w:rPr>
            <w:rFonts w:asciiTheme="minorHAnsi" w:hAnsiTheme="minorHAnsi" w:cstheme="minorHAnsi"/>
            <w:sz w:val="22"/>
            <w:szCs w:val="22"/>
          </w:rPr>
          <w:t>s</w:t>
        </w:r>
      </w:ins>
      <w:r w:rsidRPr="00ED2CD1">
        <w:rPr>
          <w:rFonts w:asciiTheme="minorHAnsi" w:hAnsiTheme="minorHAnsi" w:cstheme="minorHAnsi"/>
          <w:sz w:val="22"/>
          <w:szCs w:val="22"/>
        </w:rPr>
        <w:t xml:space="preserve"> within the plant processing environment which may harbor pathogens and serve as a source of product contamination.  Clearly identifying these areas allows clean up and sanitation efforts to be refocused so that the potential sources of contamination are eliminated.</w:t>
      </w:r>
    </w:p>
    <w:p w14:paraId="18D2DB22" w14:textId="77777777" w:rsidR="00F34809" w:rsidRPr="00ED2CD1" w:rsidRDefault="00F34809" w:rsidP="00F34809">
      <w:pPr>
        <w:tabs>
          <w:tab w:val="left" w:pos="900"/>
        </w:tabs>
        <w:rPr>
          <w:rFonts w:asciiTheme="minorHAnsi" w:hAnsiTheme="minorHAnsi" w:cstheme="minorHAnsi"/>
          <w:sz w:val="22"/>
          <w:szCs w:val="22"/>
        </w:rPr>
      </w:pPr>
    </w:p>
    <w:p w14:paraId="6C2D737A" w14:textId="77777777" w:rsidR="00F34809" w:rsidRPr="00ED2CD1" w:rsidRDefault="00F34809" w:rsidP="00F34809">
      <w:pPr>
        <w:tabs>
          <w:tab w:val="left" w:pos="900"/>
        </w:tabs>
        <w:rPr>
          <w:rFonts w:asciiTheme="minorHAnsi" w:hAnsiTheme="minorHAnsi" w:cstheme="minorHAnsi"/>
          <w:b/>
          <w:sz w:val="22"/>
          <w:szCs w:val="22"/>
          <w:u w:val="single"/>
        </w:rPr>
      </w:pPr>
      <w:r w:rsidRPr="00ED2CD1">
        <w:rPr>
          <w:rFonts w:asciiTheme="minorHAnsi" w:hAnsiTheme="minorHAnsi" w:cstheme="minorHAnsi"/>
          <w:b/>
          <w:sz w:val="22"/>
          <w:szCs w:val="22"/>
          <w:u w:val="single"/>
        </w:rPr>
        <w:t>SCOPE</w:t>
      </w:r>
    </w:p>
    <w:p w14:paraId="26B3FE24" w14:textId="77777777" w:rsidR="00F34809" w:rsidRPr="00ED2CD1" w:rsidRDefault="00F34809" w:rsidP="00F34809">
      <w:pPr>
        <w:tabs>
          <w:tab w:val="left" w:pos="900"/>
        </w:tabs>
        <w:rPr>
          <w:rFonts w:asciiTheme="minorHAnsi" w:hAnsiTheme="minorHAnsi" w:cstheme="minorHAnsi"/>
          <w:sz w:val="22"/>
          <w:szCs w:val="22"/>
        </w:rPr>
      </w:pPr>
    </w:p>
    <w:p w14:paraId="6229776E" w14:textId="77777777" w:rsidR="00F34809" w:rsidRPr="00ED2CD1" w:rsidRDefault="00F34809" w:rsidP="00F34809">
      <w:pPr>
        <w:tabs>
          <w:tab w:val="left" w:pos="900"/>
        </w:tabs>
        <w:rPr>
          <w:rFonts w:asciiTheme="minorHAnsi" w:hAnsiTheme="minorHAnsi" w:cstheme="minorHAnsi"/>
          <w:sz w:val="22"/>
          <w:szCs w:val="22"/>
        </w:rPr>
      </w:pPr>
      <w:r w:rsidRPr="00ED2CD1">
        <w:rPr>
          <w:rFonts w:asciiTheme="minorHAnsi" w:hAnsiTheme="minorHAnsi" w:cstheme="minorHAnsi"/>
          <w:sz w:val="22"/>
          <w:szCs w:val="22"/>
        </w:rPr>
        <w:t xml:space="preserve">Spices Inc. is a dry processing facility with no use of water as an ingredient or processing aid, and very limited use of water, under controlled application </w:t>
      </w:r>
      <w:proofErr w:type="gramStart"/>
      <w:r w:rsidRPr="00ED2CD1">
        <w:rPr>
          <w:rFonts w:asciiTheme="minorHAnsi" w:hAnsiTheme="minorHAnsi" w:cstheme="minorHAnsi"/>
          <w:sz w:val="22"/>
          <w:szCs w:val="22"/>
        </w:rPr>
        <w:t>an</w:t>
      </w:r>
      <w:proofErr w:type="gramEnd"/>
      <w:r w:rsidRPr="00ED2CD1">
        <w:rPr>
          <w:rFonts w:asciiTheme="minorHAnsi" w:hAnsiTheme="minorHAnsi" w:cstheme="minorHAnsi"/>
          <w:sz w:val="22"/>
          <w:szCs w:val="22"/>
        </w:rPr>
        <w:t xml:space="preserve"> containment, for the purpose of cleaning floors, utensils, and allergen removal from shared contact surfaces. As such, this program is limited to routine environmental monitoring using the hygiene indicator organism Enterobacteriaceae (EB) to verify the effectiveness of cleaning and sanitation practices</w:t>
      </w:r>
      <w:ins w:id="3" w:author="Arlen Keller" w:date="2026-03-10T16:44:00Z" w16du:dateUtc="2026-03-10T21:44:00Z">
        <w:r w:rsidRPr="00ED2CD1">
          <w:rPr>
            <w:rFonts w:asciiTheme="minorHAnsi" w:hAnsiTheme="minorHAnsi" w:cstheme="minorHAnsi"/>
            <w:sz w:val="22"/>
            <w:szCs w:val="22"/>
          </w:rPr>
          <w:t xml:space="preserve"> </w:t>
        </w:r>
      </w:ins>
      <w:ins w:id="4" w:author="Arlen Keller" w:date="2026-03-10T16:46:00Z" w16du:dateUtc="2026-03-10T21:46:00Z">
        <w:r w:rsidRPr="00ED2CD1">
          <w:rPr>
            <w:rFonts w:asciiTheme="minorHAnsi" w:hAnsiTheme="minorHAnsi" w:cstheme="minorHAnsi"/>
            <w:sz w:val="22"/>
            <w:szCs w:val="22"/>
          </w:rPr>
          <w:t xml:space="preserve">for </w:t>
        </w:r>
      </w:ins>
      <w:ins w:id="5" w:author="Arlen Keller" w:date="2026-03-10T16:45:00Z" w16du:dateUtc="2026-03-10T21:45:00Z">
        <w:r w:rsidRPr="00ED2CD1">
          <w:rPr>
            <w:rFonts w:asciiTheme="minorHAnsi" w:hAnsiTheme="minorHAnsi" w:cstheme="minorHAnsi"/>
            <w:sz w:val="22"/>
            <w:szCs w:val="22"/>
          </w:rPr>
          <w:t>controlling Salmonella species</w:t>
        </w:r>
      </w:ins>
      <w:r w:rsidRPr="00ED2CD1">
        <w:rPr>
          <w:rFonts w:asciiTheme="minorHAnsi" w:hAnsiTheme="minorHAnsi" w:cstheme="minorHAnsi"/>
          <w:sz w:val="22"/>
          <w:szCs w:val="22"/>
        </w:rPr>
        <w:t>.</w:t>
      </w:r>
    </w:p>
    <w:p w14:paraId="6BD79452" w14:textId="77777777" w:rsidR="00F34809" w:rsidRPr="00ED2CD1" w:rsidRDefault="00F34809" w:rsidP="00F34809">
      <w:pPr>
        <w:tabs>
          <w:tab w:val="left" w:pos="900"/>
        </w:tabs>
        <w:rPr>
          <w:rFonts w:asciiTheme="minorHAnsi" w:hAnsiTheme="minorHAnsi" w:cstheme="minorHAnsi"/>
          <w:sz w:val="22"/>
          <w:szCs w:val="22"/>
        </w:rPr>
      </w:pPr>
    </w:p>
    <w:p w14:paraId="4861F411" w14:textId="77777777" w:rsidR="00F34809" w:rsidRPr="00ED2CD1" w:rsidRDefault="00F34809" w:rsidP="00F34809">
      <w:pPr>
        <w:tabs>
          <w:tab w:val="left" w:pos="900"/>
        </w:tabs>
        <w:rPr>
          <w:rFonts w:asciiTheme="minorHAnsi" w:hAnsiTheme="minorHAnsi" w:cstheme="minorHAnsi"/>
          <w:b/>
          <w:sz w:val="22"/>
          <w:szCs w:val="22"/>
          <w:u w:val="single"/>
        </w:rPr>
      </w:pPr>
      <w:r w:rsidRPr="00ED2CD1">
        <w:rPr>
          <w:rFonts w:asciiTheme="minorHAnsi" w:hAnsiTheme="minorHAnsi" w:cstheme="minorHAnsi"/>
          <w:b/>
          <w:sz w:val="22"/>
          <w:szCs w:val="22"/>
          <w:u w:val="single"/>
        </w:rPr>
        <w:t>RESPONSIBILITY</w:t>
      </w:r>
    </w:p>
    <w:p w14:paraId="70DD07C4" w14:textId="77777777" w:rsidR="00F34809" w:rsidRPr="00ED2CD1" w:rsidRDefault="00F34809" w:rsidP="00F34809">
      <w:pPr>
        <w:tabs>
          <w:tab w:val="left" w:pos="900"/>
        </w:tabs>
        <w:rPr>
          <w:rFonts w:asciiTheme="minorHAnsi" w:hAnsiTheme="minorHAnsi" w:cstheme="minorHAnsi"/>
          <w:sz w:val="22"/>
          <w:szCs w:val="22"/>
        </w:rPr>
      </w:pPr>
    </w:p>
    <w:p w14:paraId="6A7FD101" w14:textId="77777777" w:rsidR="00F34809" w:rsidRPr="00ED2CD1" w:rsidRDefault="00F34809" w:rsidP="00F34809">
      <w:pPr>
        <w:tabs>
          <w:tab w:val="left" w:pos="900"/>
        </w:tabs>
        <w:rPr>
          <w:rFonts w:asciiTheme="minorHAnsi" w:hAnsiTheme="minorHAnsi" w:cstheme="minorHAnsi"/>
          <w:sz w:val="22"/>
          <w:szCs w:val="22"/>
        </w:rPr>
      </w:pPr>
      <w:r w:rsidRPr="00ED2CD1">
        <w:rPr>
          <w:rFonts w:asciiTheme="minorHAnsi" w:hAnsiTheme="minorHAnsi" w:cstheme="minorHAnsi"/>
          <w:sz w:val="22"/>
          <w:szCs w:val="22"/>
        </w:rPr>
        <w:t>SQF Practitioner, (COO) for written program; SQF practitioner, (COO) or designee for sampling, interpretation of results, and corrective actions.</w:t>
      </w:r>
    </w:p>
    <w:p w14:paraId="4481F54B" w14:textId="77777777" w:rsidR="00F34809" w:rsidRPr="00ED2CD1" w:rsidRDefault="00F34809" w:rsidP="00F34809">
      <w:pPr>
        <w:tabs>
          <w:tab w:val="left" w:pos="900"/>
        </w:tabs>
        <w:rPr>
          <w:rFonts w:asciiTheme="minorHAnsi" w:hAnsiTheme="minorHAnsi" w:cstheme="minorHAnsi"/>
          <w:b/>
          <w:sz w:val="22"/>
          <w:szCs w:val="22"/>
        </w:rPr>
      </w:pPr>
    </w:p>
    <w:p w14:paraId="48AC2798" w14:textId="77777777" w:rsidR="00F34809" w:rsidRPr="00ED2CD1" w:rsidRDefault="00F34809" w:rsidP="00F34809">
      <w:pPr>
        <w:tabs>
          <w:tab w:val="left" w:pos="900"/>
        </w:tabs>
        <w:rPr>
          <w:rFonts w:asciiTheme="minorHAnsi" w:hAnsiTheme="minorHAnsi" w:cstheme="minorHAnsi"/>
          <w:b/>
          <w:sz w:val="22"/>
          <w:szCs w:val="22"/>
          <w:u w:val="single"/>
        </w:rPr>
      </w:pPr>
      <w:r w:rsidRPr="00ED2CD1">
        <w:rPr>
          <w:rFonts w:asciiTheme="minorHAnsi" w:hAnsiTheme="minorHAnsi" w:cstheme="minorHAnsi"/>
          <w:b/>
          <w:sz w:val="22"/>
          <w:szCs w:val="22"/>
          <w:u w:val="single"/>
        </w:rPr>
        <w:t>PROCEDURE</w:t>
      </w:r>
    </w:p>
    <w:p w14:paraId="0F77DAE6" w14:textId="77777777" w:rsidR="00F34809" w:rsidRPr="00ED2CD1" w:rsidRDefault="00F34809" w:rsidP="00F34809">
      <w:pPr>
        <w:pStyle w:val="Heading1"/>
        <w:rPr>
          <w:rFonts w:asciiTheme="minorHAnsi" w:hAnsiTheme="minorHAnsi" w:cstheme="minorHAnsi"/>
          <w:color w:val="C00000"/>
          <w:sz w:val="22"/>
          <w:szCs w:val="22"/>
          <w:u w:val="single"/>
        </w:rPr>
      </w:pPr>
    </w:p>
    <w:p w14:paraId="04155385" w14:textId="77777777" w:rsidR="00F34809" w:rsidRPr="00ED2CD1" w:rsidRDefault="00F34809" w:rsidP="00F34809">
      <w:pPr>
        <w:pStyle w:val="Heading1"/>
        <w:rPr>
          <w:rFonts w:asciiTheme="minorHAnsi" w:hAnsiTheme="minorHAnsi" w:cstheme="minorHAnsi"/>
          <w:bCs w:val="0"/>
          <w:sz w:val="22"/>
          <w:szCs w:val="22"/>
        </w:rPr>
      </w:pPr>
      <w:r w:rsidRPr="00ED2CD1">
        <w:rPr>
          <w:rFonts w:asciiTheme="minorHAnsi" w:hAnsiTheme="minorHAnsi" w:cstheme="minorHAnsi"/>
          <w:sz w:val="22"/>
          <w:szCs w:val="22"/>
          <w:u w:val="single"/>
        </w:rPr>
        <w:t>Background</w:t>
      </w:r>
    </w:p>
    <w:p w14:paraId="4131BE01"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 xml:space="preserve">Spices Inc. repacks bulk spices into smaller containers for use by consumers, foodservice, and further manufacturers. Grinding and blending of spices is also conducted. All raw materials received are ready-to-eat (RTE). No antimicrobial intervention, process or ingredient is applied to the spices. All products are of low water activity, well below Aw 0.85, and will not support pathogen growth. As such, the process and product </w:t>
      </w:r>
      <w:proofErr w:type="gramStart"/>
      <w:r w:rsidRPr="00ED2CD1">
        <w:rPr>
          <w:rFonts w:asciiTheme="minorHAnsi" w:hAnsiTheme="minorHAnsi" w:cstheme="minorHAnsi"/>
          <w:b w:val="0"/>
          <w:sz w:val="22"/>
          <w:szCs w:val="22"/>
        </w:rPr>
        <w:t>is</w:t>
      </w:r>
      <w:proofErr w:type="gramEnd"/>
      <w:r w:rsidRPr="00ED2CD1">
        <w:rPr>
          <w:rFonts w:asciiTheme="minorHAnsi" w:hAnsiTheme="minorHAnsi" w:cstheme="minorHAnsi"/>
          <w:b w:val="0"/>
          <w:sz w:val="22"/>
          <w:szCs w:val="22"/>
        </w:rPr>
        <w:t xml:space="preserve"> considered “moderate risk,” with contamination by </w:t>
      </w:r>
      <w:r w:rsidRPr="00ED2CD1">
        <w:rPr>
          <w:rFonts w:asciiTheme="minorHAnsi" w:hAnsiTheme="minorHAnsi" w:cstheme="minorHAnsi"/>
          <w:b w:val="0"/>
          <w:i/>
          <w:sz w:val="22"/>
          <w:szCs w:val="22"/>
        </w:rPr>
        <w:t>Salmonella species</w:t>
      </w:r>
      <w:r w:rsidRPr="00ED2CD1">
        <w:rPr>
          <w:rFonts w:asciiTheme="minorHAnsi" w:hAnsiTheme="minorHAnsi" w:cstheme="minorHAnsi"/>
          <w:b w:val="0"/>
          <w:sz w:val="22"/>
          <w:szCs w:val="22"/>
        </w:rPr>
        <w:t xml:space="preserve"> being of primary concern due to the dry nature of the processing environment and product.</w:t>
      </w:r>
    </w:p>
    <w:p w14:paraId="2C52F80B" w14:textId="77777777" w:rsidR="00F34809" w:rsidRPr="00ED2CD1" w:rsidRDefault="00F34809" w:rsidP="00F34809">
      <w:pPr>
        <w:pStyle w:val="Heading1"/>
        <w:rPr>
          <w:rFonts w:asciiTheme="minorHAnsi" w:hAnsiTheme="minorHAnsi" w:cstheme="minorHAnsi"/>
          <w:b w:val="0"/>
          <w:sz w:val="22"/>
          <w:szCs w:val="22"/>
        </w:rPr>
      </w:pPr>
    </w:p>
    <w:p w14:paraId="06028302" w14:textId="77777777" w:rsidR="00F34809" w:rsidRPr="00975DED" w:rsidDel="00A74F71" w:rsidRDefault="00F34809" w:rsidP="00F34809">
      <w:pPr>
        <w:pStyle w:val="Heading1"/>
        <w:rPr>
          <w:del w:id="6" w:author="Penny Patterson" w:date="2026-03-16T11:24:00Z" w16du:dateUtc="2026-03-16T15:24:00Z"/>
          <w:rFonts w:asciiTheme="minorHAnsi" w:hAnsiTheme="minorHAnsi" w:cstheme="minorHAnsi"/>
          <w:b w:val="0"/>
          <w:bCs w:val="0"/>
          <w:sz w:val="22"/>
          <w:szCs w:val="22"/>
          <w:rPrChange w:id="7" w:author="Penny Patterson" w:date="2026-03-16T11:24:00Z" w16du:dateUtc="2026-03-16T15:24:00Z">
            <w:rPr>
              <w:del w:id="8" w:author="Penny Patterson" w:date="2026-03-16T11:24:00Z" w16du:dateUtc="2026-03-16T15:24:00Z"/>
              <w:rStyle w:val="Strong"/>
              <w:b/>
              <w:bCs/>
              <w:szCs w:val="24"/>
            </w:rPr>
          </w:rPrChange>
        </w:rPr>
      </w:pPr>
      <w:ins w:id="9" w:author="Penny Patterson" w:date="2026-03-16T11:24:00Z" w16du:dateUtc="2026-03-16T15:24:00Z">
        <w:r w:rsidRPr="00975DED">
          <w:rPr>
            <w:rFonts w:asciiTheme="minorHAnsi" w:hAnsiTheme="minorHAnsi" w:cstheme="minorHAnsi"/>
            <w:b w:val="0"/>
            <w:bCs w:val="0"/>
            <w:sz w:val="22"/>
            <w:szCs w:val="22"/>
            <w:rPrChange w:id="10" w:author="Penny Patterson" w:date="2026-03-16T11:24:00Z" w16du:dateUtc="2026-03-16T15:24:00Z">
              <w:rPr/>
            </w:rPrChange>
          </w:rPr>
          <w:t>Food contact surfaces are cleaned daily using a combination of dry removal of product residues followed by wet cleaning and sanitizing. Wet cleaning includes the use of approved cleaning agents (e.g., Simple Green) followed by alcohol-based sanitizing (</w:t>
        </w:r>
        <w:proofErr w:type="spellStart"/>
        <w:r w:rsidRPr="00975DED">
          <w:rPr>
            <w:rFonts w:asciiTheme="minorHAnsi" w:hAnsiTheme="minorHAnsi" w:cstheme="minorHAnsi"/>
            <w:b w:val="0"/>
            <w:bCs w:val="0"/>
            <w:sz w:val="22"/>
            <w:szCs w:val="22"/>
            <w:rPrChange w:id="11" w:author="Penny Patterson" w:date="2026-03-16T11:24:00Z" w16du:dateUtc="2026-03-16T15:24:00Z">
              <w:rPr/>
            </w:rPrChange>
          </w:rPr>
          <w:t>Alpet</w:t>
        </w:r>
        <w:proofErr w:type="spellEnd"/>
        <w:r w:rsidRPr="00975DED">
          <w:rPr>
            <w:rFonts w:asciiTheme="minorHAnsi" w:hAnsiTheme="minorHAnsi" w:cstheme="minorHAnsi"/>
            <w:b w:val="0"/>
            <w:bCs w:val="0"/>
            <w:sz w:val="22"/>
            <w:szCs w:val="22"/>
            <w:rPrChange w:id="12" w:author="Penny Patterson" w:date="2026-03-16T11:24:00Z" w16du:dateUtc="2026-03-16T15:24:00Z">
              <w:rPr/>
            </w:rPrChange>
          </w:rPr>
          <w:t xml:space="preserve"> 2). Washable, reusable cleaning cloths are used and are laundered according to established sanitation procedures. </w:t>
        </w:r>
        <w:r w:rsidRPr="00975DED">
          <w:rPr>
            <w:rFonts w:asciiTheme="minorHAnsi" w:hAnsiTheme="minorHAnsi" w:cstheme="minorHAnsi"/>
            <w:b w:val="0"/>
            <w:bCs w:val="0"/>
            <w:sz w:val="22"/>
            <w:szCs w:val="22"/>
            <w:rPrChange w:id="13" w:author="Penny Patterson" w:date="2026-03-16T11:24:00Z" w16du:dateUtc="2026-03-16T15:24:00Z">
              <w:rPr>
                <w:rStyle w:val="Strong"/>
                <w:b/>
                <w:bCs/>
              </w:rPr>
            </w:rPrChange>
          </w:rPr>
          <w:t>Following sanitizing, food contact surfaces are left to air dry prior to use or reassembly to prevent recontamination and to ensure the sanitizer has adequate contact time.</w:t>
        </w:r>
      </w:ins>
      <w:del w:id="14" w:author="Penny Patterson" w:date="2026-03-16T11:24:00Z" w16du:dateUtc="2026-03-16T15:24:00Z">
        <w:r w:rsidRPr="00975DED" w:rsidDel="00A74F71">
          <w:rPr>
            <w:rFonts w:asciiTheme="minorHAnsi" w:hAnsiTheme="minorHAnsi" w:cstheme="minorHAnsi"/>
            <w:b w:val="0"/>
            <w:bCs w:val="0"/>
            <w:sz w:val="22"/>
            <w:szCs w:val="22"/>
          </w:rPr>
          <w:delText>Food contact surfaces are cleaned daily using a combination of dry removal of product residues followed by wet cleaning and sanitizing. Wet cleaning includes the use of approved cleaning agents (e.g., Simple Green) followed by alcohol-based sanitizing (Alpet 2). Washable, reusable cleaning cloths are used and are laundered according to established sanitation procedures.</w:delText>
        </w:r>
      </w:del>
    </w:p>
    <w:p w14:paraId="2968A25E" w14:textId="77777777" w:rsidR="00F34809" w:rsidRPr="00975DED" w:rsidRDefault="00F34809" w:rsidP="00F34809">
      <w:pPr>
        <w:pStyle w:val="Heading1"/>
        <w:rPr>
          <w:ins w:id="15" w:author="Penny Patterson" w:date="2026-03-16T11:24:00Z" w16du:dateUtc="2026-03-16T15:24:00Z"/>
          <w:rFonts w:asciiTheme="minorHAnsi" w:hAnsiTheme="minorHAnsi" w:cstheme="minorHAnsi"/>
          <w:b w:val="0"/>
          <w:bCs w:val="0"/>
          <w:sz w:val="22"/>
          <w:szCs w:val="22"/>
        </w:rPr>
      </w:pPr>
    </w:p>
    <w:p w14:paraId="2E29C44B" w14:textId="77777777" w:rsidR="00F34809" w:rsidRPr="00975DED" w:rsidRDefault="00F34809" w:rsidP="00F34809">
      <w:pPr>
        <w:pStyle w:val="Heading1"/>
        <w:rPr>
          <w:rFonts w:asciiTheme="minorHAnsi" w:hAnsiTheme="minorHAnsi" w:cstheme="minorHAnsi"/>
          <w:b w:val="0"/>
          <w:bCs w:val="0"/>
          <w:sz w:val="22"/>
          <w:szCs w:val="22"/>
        </w:rPr>
      </w:pPr>
    </w:p>
    <w:p w14:paraId="135C4A6A"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 xml:space="preserve">Food contact surfaces are visually inspected during pre-operational inspections. Wet cleaning and sanitizing </w:t>
      </w:r>
      <w:proofErr w:type="gramStart"/>
      <w:r w:rsidRPr="00ED2CD1">
        <w:rPr>
          <w:rFonts w:asciiTheme="minorHAnsi" w:hAnsiTheme="minorHAnsi" w:cstheme="minorHAnsi"/>
          <w:b w:val="0"/>
          <w:sz w:val="22"/>
          <w:szCs w:val="22"/>
        </w:rPr>
        <w:t>is</w:t>
      </w:r>
      <w:proofErr w:type="gramEnd"/>
      <w:r w:rsidRPr="00ED2CD1">
        <w:rPr>
          <w:rFonts w:asciiTheme="minorHAnsi" w:hAnsiTheme="minorHAnsi" w:cstheme="minorHAnsi"/>
          <w:b w:val="0"/>
          <w:sz w:val="22"/>
          <w:szCs w:val="22"/>
        </w:rPr>
        <w:t xml:space="preserve"> performed on all food contact surfaces regardless of allergen status.</w:t>
      </w:r>
    </w:p>
    <w:p w14:paraId="569F7DD4" w14:textId="77777777" w:rsidR="00F34809" w:rsidRPr="00ED2CD1" w:rsidRDefault="00F34809" w:rsidP="00F34809">
      <w:pPr>
        <w:pStyle w:val="Heading1"/>
        <w:rPr>
          <w:rFonts w:asciiTheme="minorHAnsi" w:hAnsiTheme="minorHAnsi" w:cstheme="minorHAnsi"/>
          <w:b w:val="0"/>
          <w:sz w:val="22"/>
          <w:szCs w:val="22"/>
        </w:rPr>
      </w:pPr>
    </w:p>
    <w:p w14:paraId="3FAB0622"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 xml:space="preserve">Food contact surfaces and equipment include, but are not limited </w:t>
      </w:r>
      <w:proofErr w:type="gramStart"/>
      <w:r w:rsidRPr="00ED2CD1">
        <w:rPr>
          <w:rFonts w:asciiTheme="minorHAnsi" w:hAnsiTheme="minorHAnsi" w:cstheme="minorHAnsi"/>
          <w:b w:val="0"/>
          <w:sz w:val="22"/>
          <w:szCs w:val="22"/>
        </w:rPr>
        <w:t>to:</w:t>
      </w:r>
      <w:proofErr w:type="gramEnd"/>
      <w:r w:rsidRPr="00ED2CD1">
        <w:rPr>
          <w:rFonts w:asciiTheme="minorHAnsi" w:hAnsiTheme="minorHAnsi" w:cstheme="minorHAnsi"/>
          <w:b w:val="0"/>
          <w:sz w:val="22"/>
          <w:szCs w:val="22"/>
        </w:rPr>
        <w:t xml:space="preserve"> production tables, scales, blender (when used), and utensils. Utensils are cleaned using a high-heat commercial dishwasher. Allergen-designated utensils are first washed with Dawn dish soap and then sanitized in the high-heat dishwasher.</w:t>
      </w:r>
    </w:p>
    <w:p w14:paraId="1F171135" w14:textId="77777777" w:rsidR="00F34809" w:rsidRPr="00ED2CD1" w:rsidRDefault="00F34809" w:rsidP="00F34809">
      <w:pPr>
        <w:rPr>
          <w:rFonts w:asciiTheme="minorHAnsi" w:hAnsiTheme="minorHAnsi" w:cstheme="minorHAnsi"/>
          <w:sz w:val="22"/>
          <w:szCs w:val="22"/>
        </w:rPr>
      </w:pPr>
    </w:p>
    <w:p w14:paraId="321B669E" w14:textId="77777777" w:rsidR="00F34809" w:rsidRPr="00ED2CD1" w:rsidRDefault="00F34809" w:rsidP="00F34809">
      <w:pPr>
        <w:pStyle w:val="Heading1"/>
        <w:rPr>
          <w:rFonts w:asciiTheme="minorHAnsi" w:hAnsiTheme="minorHAnsi" w:cstheme="minorHAnsi"/>
          <w:bCs w:val="0"/>
          <w:sz w:val="22"/>
          <w:szCs w:val="22"/>
          <w:u w:val="single"/>
        </w:rPr>
      </w:pPr>
      <w:r w:rsidRPr="00ED2CD1">
        <w:rPr>
          <w:rFonts w:asciiTheme="minorHAnsi" w:hAnsiTheme="minorHAnsi" w:cstheme="minorHAnsi"/>
          <w:bCs w:val="0"/>
          <w:sz w:val="22"/>
          <w:szCs w:val="22"/>
          <w:u w:val="single"/>
        </w:rPr>
        <w:lastRenderedPageBreak/>
        <w:t>Environmental Monitoring Approach</w:t>
      </w:r>
    </w:p>
    <w:p w14:paraId="603C81FB" w14:textId="77777777" w:rsidR="00F34809" w:rsidRPr="00ED2CD1" w:rsidRDefault="00F34809" w:rsidP="00F34809">
      <w:pPr>
        <w:pStyle w:val="Heading1"/>
        <w:rPr>
          <w:rFonts w:asciiTheme="minorHAnsi" w:hAnsiTheme="minorHAnsi" w:cstheme="minorHAnsi"/>
          <w:b w:val="0"/>
          <w:sz w:val="22"/>
          <w:szCs w:val="22"/>
        </w:rPr>
      </w:pPr>
    </w:p>
    <w:p w14:paraId="0C535812"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Environmental monitoring is conducted using Enterobacteriaceae (EB) as a sanitation and hygiene indicator organism for Salmonella species.</w:t>
      </w:r>
    </w:p>
    <w:p w14:paraId="746674DD" w14:textId="77777777" w:rsidR="00F34809" w:rsidRPr="00ED2CD1" w:rsidRDefault="00F34809" w:rsidP="00F34809">
      <w:pPr>
        <w:pStyle w:val="Heading1"/>
        <w:rPr>
          <w:rFonts w:asciiTheme="minorHAnsi" w:hAnsiTheme="minorHAnsi" w:cstheme="minorHAnsi"/>
          <w:b w:val="0"/>
          <w:sz w:val="22"/>
          <w:szCs w:val="22"/>
        </w:rPr>
      </w:pPr>
    </w:p>
    <w:p w14:paraId="199E49AF"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Sampling locations and frequency are determined based on the Environmental Monitoring Risk Assessment. The risk assessment evaluates areas of the facility based on factors such as proximity to food contact surfaces, employee and material traffic, equipment design, and potential for contamination.</w:t>
      </w:r>
    </w:p>
    <w:p w14:paraId="687D7ABD" w14:textId="77777777" w:rsidR="00F34809" w:rsidRPr="00ED2CD1" w:rsidRDefault="00F34809" w:rsidP="00F34809">
      <w:pPr>
        <w:pStyle w:val="Heading1"/>
        <w:rPr>
          <w:rFonts w:asciiTheme="minorHAnsi" w:hAnsiTheme="minorHAnsi" w:cstheme="minorHAnsi"/>
          <w:b w:val="0"/>
          <w:sz w:val="22"/>
          <w:szCs w:val="22"/>
        </w:rPr>
      </w:pPr>
    </w:p>
    <w:p w14:paraId="30DA9F65"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Each area is assigned a relative risk level, which is used to guide both the selection of sampling sites and the frequency of testing. Higher risk areas are sampled more frequently, while lower risk areas are sampled less frequently or on a rotating basis.</w:t>
      </w:r>
    </w:p>
    <w:p w14:paraId="4E21AD66" w14:textId="77777777" w:rsidR="00F34809" w:rsidRPr="00ED2CD1" w:rsidRDefault="00F34809" w:rsidP="00F34809">
      <w:pPr>
        <w:pStyle w:val="Heading1"/>
        <w:rPr>
          <w:rFonts w:asciiTheme="minorHAnsi" w:hAnsiTheme="minorHAnsi" w:cstheme="minorHAnsi"/>
          <w:b w:val="0"/>
          <w:sz w:val="22"/>
          <w:szCs w:val="22"/>
        </w:rPr>
      </w:pPr>
    </w:p>
    <w:p w14:paraId="7D05F55F"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Sampling locations are not fixed and may be adjusted over time based on updates to the risk assessment, environmental monitoring results, and observed trends. The Environmental Monitoring Risk Assessment serves as the primary document for determining where and how often environmental monitoring is conducted.</w:t>
      </w:r>
    </w:p>
    <w:p w14:paraId="68A33D1D" w14:textId="77777777" w:rsidR="00F34809" w:rsidRPr="00ED2CD1" w:rsidRDefault="00F34809" w:rsidP="00F34809">
      <w:pPr>
        <w:pStyle w:val="Heading1"/>
        <w:rPr>
          <w:rFonts w:asciiTheme="minorHAnsi" w:hAnsiTheme="minorHAnsi" w:cstheme="minorHAnsi"/>
          <w:b w:val="0"/>
          <w:sz w:val="22"/>
          <w:szCs w:val="22"/>
        </w:rPr>
      </w:pPr>
    </w:p>
    <w:p w14:paraId="596C6843"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Sampling may include Zone 1 (food contact), Zone 2, Zone 3, and Zone 4 surfaces, as defined below:</w:t>
      </w:r>
    </w:p>
    <w:p w14:paraId="2EE8AD4E" w14:textId="77777777" w:rsidR="00F34809" w:rsidRPr="00ED2CD1" w:rsidRDefault="00F34809" w:rsidP="00F34809">
      <w:pPr>
        <w:pStyle w:val="Heading1"/>
        <w:rPr>
          <w:rFonts w:asciiTheme="minorHAnsi" w:hAnsiTheme="minorHAnsi" w:cstheme="minorHAnsi"/>
          <w:b w:val="0"/>
          <w:sz w:val="22"/>
          <w:szCs w:val="22"/>
        </w:rPr>
      </w:pPr>
    </w:p>
    <w:p w14:paraId="2F4D5072"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 xml:space="preserve">Zone 2: Surfaces </w:t>
      </w:r>
      <w:proofErr w:type="gramStart"/>
      <w:r w:rsidRPr="00ED2CD1">
        <w:rPr>
          <w:rFonts w:asciiTheme="minorHAnsi" w:hAnsiTheme="minorHAnsi" w:cstheme="minorHAnsi"/>
          <w:b w:val="0"/>
          <w:sz w:val="22"/>
          <w:szCs w:val="22"/>
        </w:rPr>
        <w:t>in close proximity to</w:t>
      </w:r>
      <w:proofErr w:type="gramEnd"/>
      <w:r w:rsidRPr="00ED2CD1">
        <w:rPr>
          <w:rFonts w:asciiTheme="minorHAnsi" w:hAnsiTheme="minorHAnsi" w:cstheme="minorHAnsi"/>
          <w:b w:val="0"/>
          <w:sz w:val="22"/>
          <w:szCs w:val="22"/>
        </w:rPr>
        <w:t xml:space="preserve"> food contact surfaces (e.g., table edges, equipment framework)</w:t>
      </w:r>
    </w:p>
    <w:p w14:paraId="4413E75A" w14:textId="77777777" w:rsidR="00F34809" w:rsidRPr="00ED2CD1" w:rsidRDefault="00F34809" w:rsidP="00F34809">
      <w:pPr>
        <w:pStyle w:val="Heading1"/>
        <w:rPr>
          <w:rFonts w:asciiTheme="minorHAnsi" w:hAnsiTheme="minorHAnsi" w:cstheme="minorHAnsi"/>
          <w:b w:val="0"/>
          <w:sz w:val="22"/>
          <w:szCs w:val="22"/>
        </w:rPr>
      </w:pPr>
    </w:p>
    <w:p w14:paraId="4A9F3B8A" w14:textId="77777777" w:rsidR="00F34809" w:rsidRPr="00ED2CD1" w:rsidRDefault="00F34809" w:rsidP="00F34809">
      <w:pPr>
        <w:pStyle w:val="Heading1"/>
        <w:rPr>
          <w:rFonts w:asciiTheme="minorHAnsi" w:hAnsiTheme="minorHAnsi" w:cstheme="minorHAnsi"/>
          <w:b w:val="0"/>
          <w:sz w:val="22"/>
          <w:szCs w:val="22"/>
        </w:rPr>
      </w:pPr>
      <w:r w:rsidRPr="00ED2CD1">
        <w:rPr>
          <w:rFonts w:asciiTheme="minorHAnsi" w:hAnsiTheme="minorHAnsi" w:cstheme="minorHAnsi"/>
          <w:b w:val="0"/>
          <w:sz w:val="22"/>
          <w:szCs w:val="22"/>
        </w:rPr>
        <w:t>Zone 3: Non-food contact surfaces within processing areas (e.g., floors, walls, overheads)</w:t>
      </w:r>
    </w:p>
    <w:p w14:paraId="59BC00C9" w14:textId="77777777" w:rsidR="00F34809" w:rsidRPr="00ED2CD1" w:rsidRDefault="00F34809" w:rsidP="00F34809">
      <w:pPr>
        <w:pStyle w:val="Heading1"/>
        <w:rPr>
          <w:rFonts w:asciiTheme="minorHAnsi" w:hAnsiTheme="minorHAnsi" w:cstheme="minorHAnsi"/>
          <w:b w:val="0"/>
          <w:sz w:val="22"/>
          <w:szCs w:val="22"/>
        </w:rPr>
      </w:pPr>
    </w:p>
    <w:p w14:paraId="1E2B85FB" w14:textId="2BE666BF" w:rsidR="00F34809" w:rsidRPr="00D84B4D" w:rsidRDefault="00F34809" w:rsidP="00F34809">
      <w:pPr>
        <w:pStyle w:val="Heading1"/>
        <w:rPr>
          <w:ins w:id="16" w:author="Glenna DePoe" w:date="2026-03-17T14:00:00Z"/>
          <w:rFonts w:asciiTheme="minorHAnsi" w:hAnsiTheme="minorHAnsi" w:cstheme="minorHAnsi"/>
          <w:sz w:val="22"/>
          <w:szCs w:val="22"/>
          <w:u w:val="single"/>
        </w:rPr>
      </w:pPr>
      <w:r w:rsidRPr="00ED2CD1">
        <w:rPr>
          <w:rFonts w:asciiTheme="minorHAnsi" w:hAnsiTheme="minorHAnsi" w:cstheme="minorHAnsi"/>
          <w:b w:val="0"/>
          <w:sz w:val="22"/>
          <w:szCs w:val="22"/>
        </w:rPr>
        <w:t xml:space="preserve">Zone 4: Areas outside of processing zones (e.g., hallways, warehouse, employee areas) </w:t>
      </w:r>
    </w:p>
    <w:p w14:paraId="06BFB9F1" w14:textId="77777777" w:rsidR="00F34809" w:rsidRPr="00ED2CD1" w:rsidRDefault="00F34809">
      <w:pPr>
        <w:pStyle w:val="Heading1"/>
        <w:rPr>
          <w:rFonts w:asciiTheme="minorHAnsi" w:hAnsiTheme="minorHAnsi" w:cstheme="minorHAnsi"/>
          <w:b w:val="0"/>
          <w:sz w:val="22"/>
          <w:szCs w:val="22"/>
          <w:u w:val="single"/>
        </w:rPr>
        <w:pPrChange w:id="17" w:author="Glenna DePoe" w:date="2026-03-17T13:35:00Z" w16du:dateUtc="2026-03-17T17:35:00Z">
          <w:pPr>
            <w:pStyle w:val="Heading1"/>
            <w:ind w:firstLine="720"/>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2548"/>
        <w:gridCol w:w="5252"/>
        <w:gridCol w:w="811"/>
      </w:tblGrid>
      <w:tr w:rsidR="00F34809" w:rsidRPr="00ED2CD1" w:rsidDel="00530750" w14:paraId="42C76826" w14:textId="77777777" w:rsidTr="00D01F7D">
        <w:trPr>
          <w:del w:id="18" w:author="Glenna DePoe" w:date="2026-03-17T13:35:00Z"/>
        </w:trPr>
        <w:tc>
          <w:tcPr>
            <w:tcW w:w="739" w:type="dxa"/>
          </w:tcPr>
          <w:p w14:paraId="044CF82B" w14:textId="77777777" w:rsidR="00F34809" w:rsidRPr="00ED2CD1" w:rsidDel="00530750" w:rsidRDefault="00F34809" w:rsidP="00D01F7D">
            <w:pPr>
              <w:rPr>
                <w:del w:id="19" w:author="Glenna DePoe" w:date="2026-03-17T13:35:00Z" w16du:dateUtc="2026-03-17T17:35:00Z"/>
                <w:rFonts w:asciiTheme="minorHAnsi" w:hAnsiTheme="minorHAnsi" w:cstheme="minorHAnsi"/>
                <w:b/>
                <w:sz w:val="22"/>
                <w:szCs w:val="22"/>
              </w:rPr>
            </w:pPr>
            <w:del w:id="20" w:author="Glenna DePoe" w:date="2026-03-17T13:35:00Z" w16du:dateUtc="2026-03-17T17:35:00Z">
              <w:r w:rsidRPr="00ED2CD1" w:rsidDel="00530750">
                <w:rPr>
                  <w:rFonts w:asciiTheme="minorHAnsi" w:hAnsiTheme="minorHAnsi" w:cstheme="minorHAnsi"/>
                  <w:b/>
                  <w:sz w:val="22"/>
                  <w:szCs w:val="22"/>
                </w:rPr>
                <w:delText>Area ID</w:delText>
              </w:r>
            </w:del>
          </w:p>
        </w:tc>
        <w:tc>
          <w:tcPr>
            <w:tcW w:w="2548" w:type="dxa"/>
          </w:tcPr>
          <w:p w14:paraId="17D94425" w14:textId="77777777" w:rsidR="00F34809" w:rsidRPr="00ED2CD1" w:rsidDel="00530750" w:rsidRDefault="00F34809" w:rsidP="00D01F7D">
            <w:pPr>
              <w:rPr>
                <w:del w:id="21" w:author="Glenna DePoe" w:date="2026-03-17T13:35:00Z" w16du:dateUtc="2026-03-17T17:35:00Z"/>
                <w:rFonts w:asciiTheme="minorHAnsi" w:hAnsiTheme="minorHAnsi" w:cstheme="minorHAnsi"/>
                <w:b/>
                <w:sz w:val="22"/>
                <w:szCs w:val="22"/>
              </w:rPr>
            </w:pPr>
            <w:del w:id="22" w:author="Glenna DePoe" w:date="2026-03-17T13:35:00Z" w16du:dateUtc="2026-03-17T17:35:00Z">
              <w:r w:rsidRPr="00ED2CD1" w:rsidDel="00530750">
                <w:rPr>
                  <w:rFonts w:asciiTheme="minorHAnsi" w:hAnsiTheme="minorHAnsi" w:cstheme="minorHAnsi"/>
                  <w:b/>
                  <w:sz w:val="22"/>
                  <w:szCs w:val="22"/>
                </w:rPr>
                <w:delText>Item or Area</w:delText>
              </w:r>
            </w:del>
          </w:p>
        </w:tc>
        <w:tc>
          <w:tcPr>
            <w:tcW w:w="5252" w:type="dxa"/>
          </w:tcPr>
          <w:p w14:paraId="0517ED9A" w14:textId="77777777" w:rsidR="00F34809" w:rsidRPr="00ED2CD1" w:rsidDel="00530750" w:rsidRDefault="00F34809" w:rsidP="00D01F7D">
            <w:pPr>
              <w:rPr>
                <w:del w:id="23" w:author="Glenna DePoe" w:date="2026-03-17T13:35:00Z" w16du:dateUtc="2026-03-17T17:35:00Z"/>
                <w:rFonts w:asciiTheme="minorHAnsi" w:hAnsiTheme="minorHAnsi" w:cstheme="minorHAnsi"/>
                <w:b/>
                <w:sz w:val="22"/>
                <w:szCs w:val="22"/>
              </w:rPr>
            </w:pPr>
            <w:del w:id="24" w:author="Glenna DePoe" w:date="2026-03-17T13:35:00Z" w16du:dateUtc="2026-03-17T17:35:00Z">
              <w:r w:rsidRPr="00ED2CD1" w:rsidDel="00530750">
                <w:rPr>
                  <w:rFonts w:asciiTheme="minorHAnsi" w:hAnsiTheme="minorHAnsi" w:cstheme="minorHAnsi"/>
                  <w:b/>
                  <w:sz w:val="22"/>
                  <w:szCs w:val="22"/>
                </w:rPr>
                <w:delText>Area Detail</w:delText>
              </w:r>
            </w:del>
          </w:p>
        </w:tc>
        <w:tc>
          <w:tcPr>
            <w:tcW w:w="811" w:type="dxa"/>
          </w:tcPr>
          <w:p w14:paraId="0202DC3B" w14:textId="77777777" w:rsidR="00F34809" w:rsidRPr="00ED2CD1" w:rsidDel="00530750" w:rsidRDefault="00F34809" w:rsidP="00D01F7D">
            <w:pPr>
              <w:rPr>
                <w:del w:id="25" w:author="Glenna DePoe" w:date="2026-03-17T13:35:00Z" w16du:dateUtc="2026-03-17T17:35:00Z"/>
                <w:rFonts w:asciiTheme="minorHAnsi" w:hAnsiTheme="minorHAnsi" w:cstheme="minorHAnsi"/>
                <w:b/>
                <w:sz w:val="22"/>
                <w:szCs w:val="22"/>
              </w:rPr>
            </w:pPr>
            <w:del w:id="26" w:author="Glenna DePoe" w:date="2026-03-17T13:35:00Z" w16du:dateUtc="2026-03-17T17:35:00Z">
              <w:r w:rsidRPr="00ED2CD1" w:rsidDel="00530750">
                <w:rPr>
                  <w:rFonts w:asciiTheme="minorHAnsi" w:hAnsiTheme="minorHAnsi" w:cstheme="minorHAnsi"/>
                  <w:b/>
                  <w:sz w:val="22"/>
                  <w:szCs w:val="22"/>
                </w:rPr>
                <w:delText>Zone Type</w:delText>
              </w:r>
            </w:del>
          </w:p>
        </w:tc>
      </w:tr>
      <w:tr w:rsidR="00F34809" w:rsidRPr="00ED2CD1" w:rsidDel="00530750" w14:paraId="52D22227" w14:textId="77777777" w:rsidTr="00D01F7D">
        <w:trPr>
          <w:del w:id="27" w:author="Glenna DePoe" w:date="2026-03-17T13:35:00Z"/>
        </w:trPr>
        <w:tc>
          <w:tcPr>
            <w:tcW w:w="739" w:type="dxa"/>
          </w:tcPr>
          <w:p w14:paraId="76F353CB" w14:textId="77777777" w:rsidR="00F34809" w:rsidRPr="00ED2CD1" w:rsidDel="00530750" w:rsidRDefault="00F34809" w:rsidP="00D01F7D">
            <w:pPr>
              <w:rPr>
                <w:del w:id="28" w:author="Glenna DePoe" w:date="2026-03-17T13:35:00Z" w16du:dateUtc="2026-03-17T17:35:00Z"/>
                <w:rFonts w:asciiTheme="minorHAnsi" w:hAnsiTheme="minorHAnsi" w:cstheme="minorHAnsi"/>
                <w:sz w:val="22"/>
                <w:szCs w:val="22"/>
              </w:rPr>
            </w:pPr>
            <w:del w:id="29" w:author="Glenna DePoe" w:date="2026-03-17T13:35:00Z" w16du:dateUtc="2026-03-17T17:35:00Z">
              <w:r w:rsidRPr="00ED2CD1" w:rsidDel="00530750">
                <w:rPr>
                  <w:rFonts w:asciiTheme="minorHAnsi" w:hAnsiTheme="minorHAnsi" w:cstheme="minorHAnsi"/>
                  <w:sz w:val="22"/>
                  <w:szCs w:val="22"/>
                </w:rPr>
                <w:delText>A</w:delText>
              </w:r>
            </w:del>
          </w:p>
        </w:tc>
        <w:tc>
          <w:tcPr>
            <w:tcW w:w="2548" w:type="dxa"/>
          </w:tcPr>
          <w:p w14:paraId="6FE2895B" w14:textId="77777777" w:rsidR="00F34809" w:rsidRPr="00ED2CD1" w:rsidDel="00530750" w:rsidRDefault="00F34809" w:rsidP="00D01F7D">
            <w:pPr>
              <w:rPr>
                <w:del w:id="30" w:author="Glenna DePoe" w:date="2026-03-17T13:35:00Z" w16du:dateUtc="2026-03-17T17:35:00Z"/>
                <w:rFonts w:asciiTheme="minorHAnsi" w:hAnsiTheme="minorHAnsi" w:cstheme="minorHAnsi"/>
                <w:sz w:val="22"/>
                <w:szCs w:val="22"/>
              </w:rPr>
            </w:pPr>
            <w:del w:id="31" w:author="Glenna DePoe" w:date="2026-03-17T13:35:00Z" w16du:dateUtc="2026-03-17T17:35:00Z">
              <w:r w:rsidRPr="00ED2CD1" w:rsidDel="00530750">
                <w:rPr>
                  <w:rFonts w:asciiTheme="minorHAnsi" w:hAnsiTheme="minorHAnsi" w:cstheme="minorHAnsi"/>
                  <w:sz w:val="22"/>
                  <w:szCs w:val="22"/>
                </w:rPr>
                <w:delText>Blend Room</w:delText>
              </w:r>
            </w:del>
          </w:p>
        </w:tc>
        <w:tc>
          <w:tcPr>
            <w:tcW w:w="5252" w:type="dxa"/>
          </w:tcPr>
          <w:p w14:paraId="60BC5693" w14:textId="77777777" w:rsidR="00F34809" w:rsidRPr="00ED2CD1" w:rsidDel="00530750" w:rsidRDefault="00F34809" w:rsidP="00D01F7D">
            <w:pPr>
              <w:rPr>
                <w:del w:id="32" w:author="Glenna DePoe" w:date="2026-03-17T13:35:00Z" w16du:dateUtc="2026-03-17T17:35:00Z"/>
                <w:rFonts w:asciiTheme="minorHAnsi" w:hAnsiTheme="minorHAnsi" w:cstheme="minorHAnsi"/>
                <w:sz w:val="22"/>
                <w:szCs w:val="22"/>
              </w:rPr>
            </w:pPr>
            <w:del w:id="33" w:author="Glenna DePoe" w:date="2026-03-17T13:35:00Z" w16du:dateUtc="2026-03-17T17:35:00Z">
              <w:r w:rsidRPr="00ED2CD1" w:rsidDel="00530750">
                <w:rPr>
                  <w:rFonts w:asciiTheme="minorHAnsi" w:hAnsiTheme="minorHAnsi" w:cstheme="minorHAnsi"/>
                  <w:sz w:val="22"/>
                  <w:szCs w:val="22"/>
                </w:rPr>
                <w:delText>Production table edge &amp; up to 3 inches under the table lip</w:delText>
              </w:r>
            </w:del>
          </w:p>
        </w:tc>
        <w:tc>
          <w:tcPr>
            <w:tcW w:w="811" w:type="dxa"/>
          </w:tcPr>
          <w:p w14:paraId="3452429C" w14:textId="77777777" w:rsidR="00F34809" w:rsidRPr="00ED2CD1" w:rsidDel="00530750" w:rsidRDefault="00F34809" w:rsidP="00D01F7D">
            <w:pPr>
              <w:rPr>
                <w:del w:id="34" w:author="Glenna DePoe" w:date="2026-03-17T13:35:00Z" w16du:dateUtc="2026-03-17T17:35:00Z"/>
                <w:rFonts w:asciiTheme="minorHAnsi" w:hAnsiTheme="minorHAnsi" w:cstheme="minorHAnsi"/>
                <w:sz w:val="22"/>
                <w:szCs w:val="22"/>
              </w:rPr>
            </w:pPr>
            <w:del w:id="35" w:author="Glenna DePoe" w:date="2026-03-17T13:35:00Z" w16du:dateUtc="2026-03-17T17:35:00Z">
              <w:r w:rsidRPr="00ED2CD1" w:rsidDel="00530750">
                <w:rPr>
                  <w:rFonts w:asciiTheme="minorHAnsi" w:hAnsiTheme="minorHAnsi" w:cstheme="minorHAnsi"/>
                  <w:sz w:val="22"/>
                  <w:szCs w:val="22"/>
                </w:rPr>
                <w:delText>2</w:delText>
              </w:r>
            </w:del>
          </w:p>
        </w:tc>
      </w:tr>
      <w:tr w:rsidR="00F34809" w:rsidRPr="00ED2CD1" w:rsidDel="00530750" w14:paraId="12B2BE5B" w14:textId="77777777" w:rsidTr="00D01F7D">
        <w:trPr>
          <w:del w:id="36" w:author="Glenna DePoe" w:date="2026-03-17T13:35:00Z"/>
        </w:trPr>
        <w:tc>
          <w:tcPr>
            <w:tcW w:w="739" w:type="dxa"/>
          </w:tcPr>
          <w:p w14:paraId="627516F2" w14:textId="77777777" w:rsidR="00F34809" w:rsidRPr="00ED2CD1" w:rsidDel="00530750" w:rsidRDefault="00F34809" w:rsidP="00D01F7D">
            <w:pPr>
              <w:rPr>
                <w:del w:id="37" w:author="Glenna DePoe" w:date="2026-03-17T13:35:00Z" w16du:dateUtc="2026-03-17T17:35:00Z"/>
                <w:rFonts w:asciiTheme="minorHAnsi" w:hAnsiTheme="minorHAnsi" w:cstheme="minorHAnsi"/>
                <w:sz w:val="22"/>
                <w:szCs w:val="22"/>
              </w:rPr>
            </w:pPr>
            <w:del w:id="38" w:author="Glenna DePoe" w:date="2026-03-17T13:35:00Z" w16du:dateUtc="2026-03-17T17:35:00Z">
              <w:r w:rsidRPr="00ED2CD1" w:rsidDel="00530750">
                <w:rPr>
                  <w:rFonts w:asciiTheme="minorHAnsi" w:hAnsiTheme="minorHAnsi" w:cstheme="minorHAnsi"/>
                  <w:sz w:val="22"/>
                  <w:szCs w:val="22"/>
                </w:rPr>
                <w:delText>B</w:delText>
              </w:r>
            </w:del>
          </w:p>
        </w:tc>
        <w:tc>
          <w:tcPr>
            <w:tcW w:w="2548" w:type="dxa"/>
          </w:tcPr>
          <w:p w14:paraId="40FE2784" w14:textId="77777777" w:rsidR="00F34809" w:rsidRPr="00ED2CD1" w:rsidDel="00530750" w:rsidRDefault="00F34809" w:rsidP="00D01F7D">
            <w:pPr>
              <w:rPr>
                <w:del w:id="39" w:author="Glenna DePoe" w:date="2026-03-17T13:35:00Z" w16du:dateUtc="2026-03-17T17:35:00Z"/>
                <w:rFonts w:asciiTheme="minorHAnsi" w:hAnsiTheme="minorHAnsi" w:cstheme="minorHAnsi"/>
                <w:sz w:val="22"/>
                <w:szCs w:val="22"/>
              </w:rPr>
            </w:pPr>
          </w:p>
        </w:tc>
        <w:tc>
          <w:tcPr>
            <w:tcW w:w="5252" w:type="dxa"/>
          </w:tcPr>
          <w:p w14:paraId="713ED87A" w14:textId="77777777" w:rsidR="00F34809" w:rsidRPr="00ED2CD1" w:rsidDel="00530750" w:rsidRDefault="00F34809" w:rsidP="00D01F7D">
            <w:pPr>
              <w:rPr>
                <w:del w:id="40" w:author="Glenna DePoe" w:date="2026-03-17T13:35:00Z" w16du:dateUtc="2026-03-17T17:35:00Z"/>
                <w:rFonts w:asciiTheme="minorHAnsi" w:hAnsiTheme="minorHAnsi" w:cstheme="minorHAnsi"/>
                <w:sz w:val="22"/>
                <w:szCs w:val="22"/>
              </w:rPr>
            </w:pPr>
            <w:del w:id="41" w:author="Glenna DePoe" w:date="2026-03-17T13:35:00Z" w16du:dateUtc="2026-03-17T17:35:00Z">
              <w:r w:rsidRPr="00ED2CD1" w:rsidDel="00530750">
                <w:rPr>
                  <w:rFonts w:asciiTheme="minorHAnsi" w:hAnsiTheme="minorHAnsi" w:cstheme="minorHAnsi"/>
                  <w:sz w:val="22"/>
                  <w:szCs w:val="22"/>
                </w:rPr>
                <w:delText>Floor in front of blender</w:delText>
              </w:r>
            </w:del>
          </w:p>
        </w:tc>
        <w:tc>
          <w:tcPr>
            <w:tcW w:w="811" w:type="dxa"/>
          </w:tcPr>
          <w:p w14:paraId="1303C53F" w14:textId="77777777" w:rsidR="00F34809" w:rsidRPr="00ED2CD1" w:rsidDel="00530750" w:rsidRDefault="00F34809" w:rsidP="00D01F7D">
            <w:pPr>
              <w:rPr>
                <w:del w:id="42" w:author="Glenna DePoe" w:date="2026-03-17T13:35:00Z" w16du:dateUtc="2026-03-17T17:35:00Z"/>
                <w:rFonts w:asciiTheme="minorHAnsi" w:hAnsiTheme="minorHAnsi" w:cstheme="minorHAnsi"/>
                <w:sz w:val="22"/>
                <w:szCs w:val="22"/>
              </w:rPr>
            </w:pPr>
            <w:del w:id="43"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2A69EEC4" w14:textId="77777777" w:rsidTr="00D01F7D">
        <w:trPr>
          <w:del w:id="44" w:author="Glenna DePoe" w:date="2026-03-17T13:35:00Z"/>
        </w:trPr>
        <w:tc>
          <w:tcPr>
            <w:tcW w:w="739" w:type="dxa"/>
          </w:tcPr>
          <w:p w14:paraId="6E3D72EF" w14:textId="77777777" w:rsidR="00F34809" w:rsidRPr="00ED2CD1" w:rsidDel="00530750" w:rsidRDefault="00F34809" w:rsidP="00D01F7D">
            <w:pPr>
              <w:rPr>
                <w:del w:id="45" w:author="Glenna DePoe" w:date="2026-03-17T13:35:00Z" w16du:dateUtc="2026-03-17T17:35:00Z"/>
                <w:rFonts w:asciiTheme="minorHAnsi" w:hAnsiTheme="minorHAnsi" w:cstheme="minorHAnsi"/>
                <w:sz w:val="22"/>
                <w:szCs w:val="22"/>
              </w:rPr>
            </w:pPr>
            <w:del w:id="46" w:author="Glenna DePoe" w:date="2026-03-17T13:35:00Z" w16du:dateUtc="2026-03-17T17:35:00Z">
              <w:r w:rsidRPr="00ED2CD1" w:rsidDel="00530750">
                <w:rPr>
                  <w:rFonts w:asciiTheme="minorHAnsi" w:hAnsiTheme="minorHAnsi" w:cstheme="minorHAnsi"/>
                  <w:sz w:val="22"/>
                  <w:szCs w:val="22"/>
                </w:rPr>
                <w:delText>C</w:delText>
              </w:r>
            </w:del>
          </w:p>
        </w:tc>
        <w:tc>
          <w:tcPr>
            <w:tcW w:w="2548" w:type="dxa"/>
          </w:tcPr>
          <w:p w14:paraId="466F3EC6" w14:textId="77777777" w:rsidR="00F34809" w:rsidRPr="00ED2CD1" w:rsidDel="00530750" w:rsidRDefault="00F34809" w:rsidP="00D01F7D">
            <w:pPr>
              <w:rPr>
                <w:del w:id="47" w:author="Glenna DePoe" w:date="2026-03-17T13:35:00Z" w16du:dateUtc="2026-03-17T17:35:00Z"/>
                <w:rFonts w:asciiTheme="minorHAnsi" w:hAnsiTheme="minorHAnsi" w:cstheme="minorHAnsi"/>
                <w:sz w:val="22"/>
                <w:szCs w:val="22"/>
              </w:rPr>
            </w:pPr>
          </w:p>
        </w:tc>
        <w:tc>
          <w:tcPr>
            <w:tcW w:w="5252" w:type="dxa"/>
          </w:tcPr>
          <w:p w14:paraId="34C806D3" w14:textId="77777777" w:rsidR="00F34809" w:rsidRPr="00ED2CD1" w:rsidDel="00530750" w:rsidRDefault="00F34809" w:rsidP="00D01F7D">
            <w:pPr>
              <w:rPr>
                <w:del w:id="48" w:author="Glenna DePoe" w:date="2026-03-17T13:35:00Z" w16du:dateUtc="2026-03-17T17:35:00Z"/>
                <w:rFonts w:asciiTheme="minorHAnsi" w:hAnsiTheme="minorHAnsi" w:cstheme="minorHAnsi"/>
                <w:sz w:val="22"/>
                <w:szCs w:val="22"/>
              </w:rPr>
            </w:pPr>
            <w:del w:id="49" w:author="Glenna DePoe" w:date="2026-03-17T13:35:00Z" w16du:dateUtc="2026-03-17T17:35:00Z">
              <w:r w:rsidRPr="00ED2CD1" w:rsidDel="00530750">
                <w:rPr>
                  <w:rFonts w:asciiTheme="minorHAnsi" w:hAnsiTheme="minorHAnsi" w:cstheme="minorHAnsi"/>
                  <w:sz w:val="22"/>
                  <w:szCs w:val="22"/>
                </w:rPr>
                <w:delText>Wall behind/beside grinder</w:delText>
              </w:r>
            </w:del>
          </w:p>
        </w:tc>
        <w:tc>
          <w:tcPr>
            <w:tcW w:w="811" w:type="dxa"/>
          </w:tcPr>
          <w:p w14:paraId="78BA9EC5" w14:textId="77777777" w:rsidR="00F34809" w:rsidRPr="00ED2CD1" w:rsidDel="00530750" w:rsidRDefault="00F34809" w:rsidP="00D01F7D">
            <w:pPr>
              <w:rPr>
                <w:del w:id="50" w:author="Glenna DePoe" w:date="2026-03-17T13:35:00Z" w16du:dateUtc="2026-03-17T17:35:00Z"/>
                <w:rFonts w:asciiTheme="minorHAnsi" w:hAnsiTheme="minorHAnsi" w:cstheme="minorHAnsi"/>
                <w:sz w:val="22"/>
                <w:szCs w:val="22"/>
              </w:rPr>
            </w:pPr>
            <w:del w:id="51"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06113204" w14:textId="77777777" w:rsidTr="00D01F7D">
        <w:trPr>
          <w:del w:id="52" w:author="Glenna DePoe" w:date="2026-03-17T13:35:00Z"/>
        </w:trPr>
        <w:tc>
          <w:tcPr>
            <w:tcW w:w="739" w:type="dxa"/>
          </w:tcPr>
          <w:p w14:paraId="3CF9B124" w14:textId="77777777" w:rsidR="00F34809" w:rsidRPr="00ED2CD1" w:rsidDel="00530750" w:rsidRDefault="00F34809" w:rsidP="00D01F7D">
            <w:pPr>
              <w:rPr>
                <w:del w:id="53" w:author="Glenna DePoe" w:date="2026-03-17T13:35:00Z" w16du:dateUtc="2026-03-17T17:35:00Z"/>
                <w:rFonts w:asciiTheme="minorHAnsi" w:hAnsiTheme="minorHAnsi" w:cstheme="minorHAnsi"/>
                <w:sz w:val="22"/>
                <w:szCs w:val="22"/>
              </w:rPr>
            </w:pPr>
            <w:del w:id="54" w:author="Glenna DePoe" w:date="2026-03-17T13:35:00Z" w16du:dateUtc="2026-03-17T17:35:00Z">
              <w:r w:rsidRPr="00ED2CD1" w:rsidDel="00530750">
                <w:rPr>
                  <w:rFonts w:asciiTheme="minorHAnsi" w:hAnsiTheme="minorHAnsi" w:cstheme="minorHAnsi"/>
                  <w:sz w:val="22"/>
                  <w:szCs w:val="22"/>
                </w:rPr>
                <w:delText>D</w:delText>
              </w:r>
            </w:del>
          </w:p>
        </w:tc>
        <w:tc>
          <w:tcPr>
            <w:tcW w:w="2548" w:type="dxa"/>
          </w:tcPr>
          <w:p w14:paraId="520D870C" w14:textId="77777777" w:rsidR="00F34809" w:rsidRPr="00ED2CD1" w:rsidDel="00530750" w:rsidRDefault="00F34809" w:rsidP="00D01F7D">
            <w:pPr>
              <w:rPr>
                <w:del w:id="55" w:author="Glenna DePoe" w:date="2026-03-17T13:35:00Z" w16du:dateUtc="2026-03-17T17:35:00Z"/>
                <w:rFonts w:asciiTheme="minorHAnsi" w:hAnsiTheme="minorHAnsi" w:cstheme="minorHAnsi"/>
                <w:sz w:val="22"/>
                <w:szCs w:val="22"/>
              </w:rPr>
            </w:pPr>
          </w:p>
        </w:tc>
        <w:tc>
          <w:tcPr>
            <w:tcW w:w="5252" w:type="dxa"/>
          </w:tcPr>
          <w:p w14:paraId="6C02B072" w14:textId="77777777" w:rsidR="00F34809" w:rsidRPr="00ED2CD1" w:rsidDel="00530750" w:rsidRDefault="00F34809" w:rsidP="00D01F7D">
            <w:pPr>
              <w:rPr>
                <w:del w:id="56" w:author="Glenna DePoe" w:date="2026-03-17T13:35:00Z" w16du:dateUtc="2026-03-17T17:35:00Z"/>
                <w:rFonts w:asciiTheme="minorHAnsi" w:hAnsiTheme="minorHAnsi" w:cstheme="minorHAnsi"/>
                <w:sz w:val="22"/>
                <w:szCs w:val="22"/>
              </w:rPr>
            </w:pPr>
            <w:del w:id="57" w:author="Glenna DePoe" w:date="2026-03-17T13:35:00Z" w16du:dateUtc="2026-03-17T17:35:00Z">
              <w:r w:rsidRPr="00ED2CD1" w:rsidDel="00530750">
                <w:rPr>
                  <w:rFonts w:asciiTheme="minorHAnsi" w:hAnsiTheme="minorHAnsi" w:cstheme="minorHAnsi"/>
                  <w:sz w:val="22"/>
                  <w:szCs w:val="22"/>
                </w:rPr>
                <w:delText>Wall behind/beside blender</w:delText>
              </w:r>
            </w:del>
          </w:p>
        </w:tc>
        <w:tc>
          <w:tcPr>
            <w:tcW w:w="811" w:type="dxa"/>
          </w:tcPr>
          <w:p w14:paraId="3E38047E" w14:textId="77777777" w:rsidR="00F34809" w:rsidRPr="00ED2CD1" w:rsidDel="00530750" w:rsidRDefault="00F34809" w:rsidP="00D01F7D">
            <w:pPr>
              <w:rPr>
                <w:del w:id="58" w:author="Glenna DePoe" w:date="2026-03-17T13:35:00Z" w16du:dateUtc="2026-03-17T17:35:00Z"/>
                <w:rFonts w:asciiTheme="minorHAnsi" w:hAnsiTheme="minorHAnsi" w:cstheme="minorHAnsi"/>
                <w:sz w:val="22"/>
                <w:szCs w:val="22"/>
              </w:rPr>
            </w:pPr>
            <w:del w:id="59"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60BAB25B" w14:textId="77777777" w:rsidTr="00D01F7D">
        <w:trPr>
          <w:del w:id="60" w:author="Glenna DePoe" w:date="2026-03-17T13:35:00Z"/>
        </w:trPr>
        <w:tc>
          <w:tcPr>
            <w:tcW w:w="739" w:type="dxa"/>
          </w:tcPr>
          <w:p w14:paraId="5CB86791" w14:textId="77777777" w:rsidR="00F34809" w:rsidRPr="00ED2CD1" w:rsidDel="00530750" w:rsidRDefault="00F34809" w:rsidP="00D01F7D">
            <w:pPr>
              <w:rPr>
                <w:del w:id="61" w:author="Glenna DePoe" w:date="2026-03-17T13:35:00Z" w16du:dateUtc="2026-03-17T17:35:00Z"/>
                <w:rFonts w:asciiTheme="minorHAnsi" w:hAnsiTheme="minorHAnsi" w:cstheme="minorHAnsi"/>
                <w:sz w:val="22"/>
                <w:szCs w:val="22"/>
              </w:rPr>
            </w:pPr>
            <w:del w:id="62" w:author="Glenna DePoe" w:date="2026-03-17T13:35:00Z" w16du:dateUtc="2026-03-17T17:35:00Z">
              <w:r w:rsidRPr="00ED2CD1" w:rsidDel="00530750">
                <w:rPr>
                  <w:rFonts w:asciiTheme="minorHAnsi" w:hAnsiTheme="minorHAnsi" w:cstheme="minorHAnsi"/>
                  <w:sz w:val="22"/>
                  <w:szCs w:val="22"/>
                </w:rPr>
                <w:delText>E</w:delText>
              </w:r>
            </w:del>
          </w:p>
        </w:tc>
        <w:tc>
          <w:tcPr>
            <w:tcW w:w="2548" w:type="dxa"/>
          </w:tcPr>
          <w:p w14:paraId="296A14A5" w14:textId="77777777" w:rsidR="00F34809" w:rsidRPr="00ED2CD1" w:rsidDel="00530750" w:rsidRDefault="00F34809" w:rsidP="00D01F7D">
            <w:pPr>
              <w:rPr>
                <w:del w:id="63" w:author="Glenna DePoe" w:date="2026-03-17T13:35:00Z" w16du:dateUtc="2026-03-17T17:35:00Z"/>
                <w:rFonts w:asciiTheme="minorHAnsi" w:hAnsiTheme="minorHAnsi" w:cstheme="minorHAnsi"/>
                <w:sz w:val="22"/>
                <w:szCs w:val="22"/>
              </w:rPr>
            </w:pPr>
          </w:p>
        </w:tc>
        <w:tc>
          <w:tcPr>
            <w:tcW w:w="5252" w:type="dxa"/>
          </w:tcPr>
          <w:p w14:paraId="65A6D827" w14:textId="77777777" w:rsidR="00F34809" w:rsidRPr="00ED2CD1" w:rsidDel="00530750" w:rsidRDefault="00F34809" w:rsidP="00D01F7D">
            <w:pPr>
              <w:rPr>
                <w:del w:id="64" w:author="Glenna DePoe" w:date="2026-03-17T13:35:00Z" w16du:dateUtc="2026-03-17T17:35:00Z"/>
                <w:rFonts w:asciiTheme="minorHAnsi" w:hAnsiTheme="minorHAnsi" w:cstheme="minorHAnsi"/>
                <w:sz w:val="22"/>
                <w:szCs w:val="22"/>
              </w:rPr>
            </w:pPr>
            <w:del w:id="65" w:author="Glenna DePoe" w:date="2026-03-17T13:35:00Z" w16du:dateUtc="2026-03-17T17:35:00Z">
              <w:r w:rsidRPr="00ED2CD1" w:rsidDel="00530750">
                <w:rPr>
                  <w:rFonts w:asciiTheme="minorHAnsi" w:hAnsiTheme="minorHAnsi" w:cstheme="minorHAnsi"/>
                  <w:sz w:val="22"/>
                  <w:szCs w:val="22"/>
                </w:rPr>
                <w:delText>Entryway to blend room, along both edges of threshold</w:delText>
              </w:r>
            </w:del>
          </w:p>
        </w:tc>
        <w:tc>
          <w:tcPr>
            <w:tcW w:w="811" w:type="dxa"/>
          </w:tcPr>
          <w:p w14:paraId="4CBF44AE" w14:textId="77777777" w:rsidR="00F34809" w:rsidRPr="00ED2CD1" w:rsidDel="00530750" w:rsidRDefault="00F34809" w:rsidP="00D01F7D">
            <w:pPr>
              <w:rPr>
                <w:del w:id="66" w:author="Glenna DePoe" w:date="2026-03-17T13:35:00Z" w16du:dateUtc="2026-03-17T17:35:00Z"/>
                <w:rFonts w:asciiTheme="minorHAnsi" w:hAnsiTheme="minorHAnsi" w:cstheme="minorHAnsi"/>
                <w:sz w:val="22"/>
                <w:szCs w:val="22"/>
              </w:rPr>
            </w:pPr>
            <w:del w:id="67"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1087D94D" w14:textId="77777777" w:rsidTr="00D01F7D">
        <w:trPr>
          <w:del w:id="68" w:author="Glenna DePoe" w:date="2026-03-17T13:35:00Z"/>
        </w:trPr>
        <w:tc>
          <w:tcPr>
            <w:tcW w:w="739" w:type="dxa"/>
          </w:tcPr>
          <w:p w14:paraId="75594384" w14:textId="77777777" w:rsidR="00F34809" w:rsidRPr="00ED2CD1" w:rsidDel="00530750" w:rsidRDefault="00F34809" w:rsidP="00D01F7D">
            <w:pPr>
              <w:rPr>
                <w:del w:id="69" w:author="Glenna DePoe" w:date="2026-03-17T13:35:00Z" w16du:dateUtc="2026-03-17T17:35:00Z"/>
                <w:rFonts w:asciiTheme="minorHAnsi" w:hAnsiTheme="minorHAnsi" w:cstheme="minorHAnsi"/>
                <w:sz w:val="22"/>
                <w:szCs w:val="22"/>
              </w:rPr>
            </w:pPr>
            <w:del w:id="70" w:author="Glenna DePoe" w:date="2026-03-17T13:35:00Z" w16du:dateUtc="2026-03-17T17:35:00Z">
              <w:r w:rsidRPr="00ED2CD1" w:rsidDel="00530750">
                <w:rPr>
                  <w:rFonts w:asciiTheme="minorHAnsi" w:hAnsiTheme="minorHAnsi" w:cstheme="minorHAnsi"/>
                  <w:sz w:val="22"/>
                  <w:szCs w:val="22"/>
                </w:rPr>
                <w:delText>F</w:delText>
              </w:r>
            </w:del>
          </w:p>
        </w:tc>
        <w:tc>
          <w:tcPr>
            <w:tcW w:w="2548" w:type="dxa"/>
          </w:tcPr>
          <w:p w14:paraId="7C8025D2" w14:textId="77777777" w:rsidR="00F34809" w:rsidRPr="00ED2CD1" w:rsidDel="00530750" w:rsidRDefault="00F34809" w:rsidP="00D01F7D">
            <w:pPr>
              <w:rPr>
                <w:del w:id="71" w:author="Glenna DePoe" w:date="2026-03-17T13:35:00Z" w16du:dateUtc="2026-03-17T17:35:00Z"/>
                <w:rFonts w:asciiTheme="minorHAnsi" w:hAnsiTheme="minorHAnsi" w:cstheme="minorHAnsi"/>
                <w:sz w:val="22"/>
                <w:szCs w:val="22"/>
              </w:rPr>
            </w:pPr>
            <w:del w:id="72" w:author="Glenna DePoe" w:date="2026-03-17T13:35:00Z" w16du:dateUtc="2026-03-17T17:35:00Z">
              <w:r w:rsidRPr="00ED2CD1" w:rsidDel="00530750">
                <w:rPr>
                  <w:rFonts w:asciiTheme="minorHAnsi" w:hAnsiTheme="minorHAnsi" w:cstheme="minorHAnsi"/>
                  <w:sz w:val="22"/>
                  <w:szCs w:val="22"/>
                </w:rPr>
                <w:delText>Organic Fill Cell Area</w:delText>
              </w:r>
            </w:del>
          </w:p>
        </w:tc>
        <w:tc>
          <w:tcPr>
            <w:tcW w:w="5252" w:type="dxa"/>
          </w:tcPr>
          <w:p w14:paraId="5B37E7B1" w14:textId="77777777" w:rsidR="00F34809" w:rsidRPr="00ED2CD1" w:rsidDel="00530750" w:rsidRDefault="00F34809" w:rsidP="00D01F7D">
            <w:pPr>
              <w:rPr>
                <w:del w:id="73" w:author="Glenna DePoe" w:date="2026-03-17T13:35:00Z" w16du:dateUtc="2026-03-17T17:35:00Z"/>
                <w:rFonts w:asciiTheme="minorHAnsi" w:hAnsiTheme="minorHAnsi" w:cstheme="minorHAnsi"/>
                <w:sz w:val="22"/>
                <w:szCs w:val="22"/>
              </w:rPr>
            </w:pPr>
            <w:del w:id="74" w:author="Glenna DePoe" w:date="2026-03-17T13:35:00Z" w16du:dateUtc="2026-03-17T17:35:00Z">
              <w:r w:rsidRPr="00ED2CD1" w:rsidDel="00530750">
                <w:rPr>
                  <w:rFonts w:asciiTheme="minorHAnsi" w:hAnsiTheme="minorHAnsi" w:cstheme="minorHAnsi"/>
                  <w:sz w:val="22"/>
                  <w:szCs w:val="22"/>
                </w:rPr>
                <w:delText>Production table edge &amp; up to 3 inches under the table lip</w:delText>
              </w:r>
            </w:del>
          </w:p>
        </w:tc>
        <w:tc>
          <w:tcPr>
            <w:tcW w:w="811" w:type="dxa"/>
          </w:tcPr>
          <w:p w14:paraId="0AC05BA1" w14:textId="77777777" w:rsidR="00F34809" w:rsidRPr="00ED2CD1" w:rsidDel="00530750" w:rsidRDefault="00F34809" w:rsidP="00D01F7D">
            <w:pPr>
              <w:rPr>
                <w:del w:id="75" w:author="Glenna DePoe" w:date="2026-03-17T13:35:00Z" w16du:dateUtc="2026-03-17T17:35:00Z"/>
                <w:rFonts w:asciiTheme="minorHAnsi" w:hAnsiTheme="minorHAnsi" w:cstheme="minorHAnsi"/>
                <w:sz w:val="22"/>
                <w:szCs w:val="22"/>
              </w:rPr>
            </w:pPr>
            <w:del w:id="76" w:author="Glenna DePoe" w:date="2026-03-17T13:35:00Z" w16du:dateUtc="2026-03-17T17:35:00Z">
              <w:r w:rsidRPr="00ED2CD1" w:rsidDel="00530750">
                <w:rPr>
                  <w:rFonts w:asciiTheme="minorHAnsi" w:hAnsiTheme="minorHAnsi" w:cstheme="minorHAnsi"/>
                  <w:sz w:val="22"/>
                  <w:szCs w:val="22"/>
                </w:rPr>
                <w:delText>2</w:delText>
              </w:r>
            </w:del>
          </w:p>
        </w:tc>
      </w:tr>
      <w:tr w:rsidR="00F34809" w:rsidRPr="00ED2CD1" w:rsidDel="00530750" w14:paraId="7530C0BD" w14:textId="77777777" w:rsidTr="00D01F7D">
        <w:trPr>
          <w:del w:id="77" w:author="Glenna DePoe" w:date="2026-03-17T13:35:00Z"/>
        </w:trPr>
        <w:tc>
          <w:tcPr>
            <w:tcW w:w="739" w:type="dxa"/>
          </w:tcPr>
          <w:p w14:paraId="46A82016" w14:textId="77777777" w:rsidR="00F34809" w:rsidRPr="00ED2CD1" w:rsidDel="00530750" w:rsidRDefault="00F34809" w:rsidP="00D01F7D">
            <w:pPr>
              <w:rPr>
                <w:del w:id="78" w:author="Glenna DePoe" w:date="2026-03-17T13:35:00Z" w16du:dateUtc="2026-03-17T17:35:00Z"/>
                <w:rFonts w:asciiTheme="minorHAnsi" w:hAnsiTheme="minorHAnsi" w:cstheme="minorHAnsi"/>
                <w:sz w:val="22"/>
                <w:szCs w:val="22"/>
              </w:rPr>
            </w:pPr>
            <w:del w:id="79" w:author="Glenna DePoe" w:date="2026-03-17T13:35:00Z" w16du:dateUtc="2026-03-17T17:35:00Z">
              <w:r w:rsidRPr="00ED2CD1" w:rsidDel="00530750">
                <w:rPr>
                  <w:rFonts w:asciiTheme="minorHAnsi" w:hAnsiTheme="minorHAnsi" w:cstheme="minorHAnsi"/>
                  <w:sz w:val="22"/>
                  <w:szCs w:val="22"/>
                </w:rPr>
                <w:delText>G</w:delText>
              </w:r>
            </w:del>
          </w:p>
        </w:tc>
        <w:tc>
          <w:tcPr>
            <w:tcW w:w="2548" w:type="dxa"/>
          </w:tcPr>
          <w:p w14:paraId="3AE3BFEA" w14:textId="77777777" w:rsidR="00F34809" w:rsidRPr="00ED2CD1" w:rsidDel="00530750" w:rsidRDefault="00F34809" w:rsidP="00D01F7D">
            <w:pPr>
              <w:rPr>
                <w:del w:id="80" w:author="Glenna DePoe" w:date="2026-03-17T13:35:00Z" w16du:dateUtc="2026-03-17T17:35:00Z"/>
                <w:rFonts w:asciiTheme="minorHAnsi" w:hAnsiTheme="minorHAnsi" w:cstheme="minorHAnsi"/>
                <w:sz w:val="22"/>
                <w:szCs w:val="22"/>
              </w:rPr>
            </w:pPr>
          </w:p>
        </w:tc>
        <w:tc>
          <w:tcPr>
            <w:tcW w:w="5252" w:type="dxa"/>
          </w:tcPr>
          <w:p w14:paraId="4E463844" w14:textId="77777777" w:rsidR="00F34809" w:rsidRPr="00ED2CD1" w:rsidDel="00530750" w:rsidRDefault="00F34809" w:rsidP="00D01F7D">
            <w:pPr>
              <w:rPr>
                <w:del w:id="81" w:author="Glenna DePoe" w:date="2026-03-17T13:35:00Z" w16du:dateUtc="2026-03-17T17:35:00Z"/>
                <w:rFonts w:asciiTheme="minorHAnsi" w:hAnsiTheme="minorHAnsi" w:cstheme="minorHAnsi"/>
                <w:sz w:val="22"/>
                <w:szCs w:val="22"/>
              </w:rPr>
            </w:pPr>
            <w:del w:id="82" w:author="Glenna DePoe" w:date="2026-03-17T13:35:00Z" w16du:dateUtc="2026-03-17T17:35:00Z">
              <w:r w:rsidRPr="00ED2CD1" w:rsidDel="00530750">
                <w:rPr>
                  <w:rFonts w:asciiTheme="minorHAnsi" w:hAnsiTheme="minorHAnsi" w:cstheme="minorHAnsi"/>
                  <w:sz w:val="22"/>
                  <w:szCs w:val="22"/>
                </w:rPr>
                <w:delText>Floor in front of Fill Cell</w:delText>
              </w:r>
            </w:del>
          </w:p>
        </w:tc>
        <w:tc>
          <w:tcPr>
            <w:tcW w:w="811" w:type="dxa"/>
          </w:tcPr>
          <w:p w14:paraId="76E974BF" w14:textId="77777777" w:rsidR="00F34809" w:rsidRPr="00ED2CD1" w:rsidDel="00530750" w:rsidRDefault="00F34809" w:rsidP="00D01F7D">
            <w:pPr>
              <w:rPr>
                <w:del w:id="83" w:author="Glenna DePoe" w:date="2026-03-17T13:35:00Z" w16du:dateUtc="2026-03-17T17:35:00Z"/>
                <w:rFonts w:asciiTheme="minorHAnsi" w:hAnsiTheme="minorHAnsi" w:cstheme="minorHAnsi"/>
                <w:sz w:val="22"/>
                <w:szCs w:val="22"/>
              </w:rPr>
            </w:pPr>
            <w:del w:id="84"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3D852500" w14:textId="77777777" w:rsidTr="00D01F7D">
        <w:trPr>
          <w:del w:id="85" w:author="Glenna DePoe" w:date="2026-03-17T13:35:00Z"/>
        </w:trPr>
        <w:tc>
          <w:tcPr>
            <w:tcW w:w="739" w:type="dxa"/>
          </w:tcPr>
          <w:p w14:paraId="6A5F0E84" w14:textId="77777777" w:rsidR="00F34809" w:rsidRPr="00ED2CD1" w:rsidDel="00530750" w:rsidRDefault="00F34809" w:rsidP="00D01F7D">
            <w:pPr>
              <w:rPr>
                <w:del w:id="86" w:author="Glenna DePoe" w:date="2026-03-17T13:35:00Z" w16du:dateUtc="2026-03-17T17:35:00Z"/>
                <w:rFonts w:asciiTheme="minorHAnsi" w:hAnsiTheme="minorHAnsi" w:cstheme="minorHAnsi"/>
                <w:sz w:val="22"/>
                <w:szCs w:val="22"/>
              </w:rPr>
            </w:pPr>
            <w:del w:id="87" w:author="Glenna DePoe" w:date="2026-03-17T13:35:00Z" w16du:dateUtc="2026-03-17T17:35:00Z">
              <w:r w:rsidRPr="00ED2CD1" w:rsidDel="00530750">
                <w:rPr>
                  <w:rFonts w:asciiTheme="minorHAnsi" w:hAnsiTheme="minorHAnsi" w:cstheme="minorHAnsi"/>
                  <w:sz w:val="22"/>
                  <w:szCs w:val="22"/>
                </w:rPr>
                <w:delText>H</w:delText>
              </w:r>
            </w:del>
          </w:p>
        </w:tc>
        <w:tc>
          <w:tcPr>
            <w:tcW w:w="2548" w:type="dxa"/>
          </w:tcPr>
          <w:p w14:paraId="5BBCC188" w14:textId="77777777" w:rsidR="00F34809" w:rsidRPr="00ED2CD1" w:rsidDel="00530750" w:rsidRDefault="00F34809" w:rsidP="00D01F7D">
            <w:pPr>
              <w:rPr>
                <w:del w:id="88" w:author="Glenna DePoe" w:date="2026-03-17T13:35:00Z" w16du:dateUtc="2026-03-17T17:35:00Z"/>
                <w:rFonts w:asciiTheme="minorHAnsi" w:hAnsiTheme="minorHAnsi" w:cstheme="minorHAnsi"/>
                <w:sz w:val="22"/>
                <w:szCs w:val="22"/>
              </w:rPr>
            </w:pPr>
          </w:p>
        </w:tc>
        <w:tc>
          <w:tcPr>
            <w:tcW w:w="5252" w:type="dxa"/>
          </w:tcPr>
          <w:p w14:paraId="7359679A" w14:textId="77777777" w:rsidR="00F34809" w:rsidRPr="00ED2CD1" w:rsidDel="00530750" w:rsidRDefault="00F34809" w:rsidP="00D01F7D">
            <w:pPr>
              <w:rPr>
                <w:del w:id="89" w:author="Glenna DePoe" w:date="2026-03-17T13:35:00Z" w16du:dateUtc="2026-03-17T17:35:00Z"/>
                <w:rFonts w:asciiTheme="minorHAnsi" w:hAnsiTheme="minorHAnsi" w:cstheme="minorHAnsi"/>
                <w:sz w:val="22"/>
                <w:szCs w:val="22"/>
              </w:rPr>
            </w:pPr>
            <w:del w:id="90" w:author="Glenna DePoe" w:date="2026-03-17T13:35:00Z" w16du:dateUtc="2026-03-17T17:35:00Z">
              <w:r w:rsidRPr="00ED2CD1" w:rsidDel="00530750">
                <w:rPr>
                  <w:rFonts w:asciiTheme="minorHAnsi" w:hAnsiTheme="minorHAnsi" w:cstheme="minorHAnsi"/>
                  <w:sz w:val="22"/>
                  <w:szCs w:val="22"/>
                </w:rPr>
                <w:delText>Lower shelf of Fill Cell table</w:delText>
              </w:r>
            </w:del>
          </w:p>
        </w:tc>
        <w:tc>
          <w:tcPr>
            <w:tcW w:w="811" w:type="dxa"/>
          </w:tcPr>
          <w:p w14:paraId="47E8800C" w14:textId="77777777" w:rsidR="00F34809" w:rsidRPr="00ED2CD1" w:rsidDel="00530750" w:rsidRDefault="00F34809" w:rsidP="00D01F7D">
            <w:pPr>
              <w:rPr>
                <w:del w:id="91" w:author="Glenna DePoe" w:date="2026-03-17T13:35:00Z" w16du:dateUtc="2026-03-17T17:35:00Z"/>
                <w:rFonts w:asciiTheme="minorHAnsi" w:hAnsiTheme="minorHAnsi" w:cstheme="minorHAnsi"/>
                <w:sz w:val="22"/>
                <w:szCs w:val="22"/>
              </w:rPr>
            </w:pPr>
            <w:del w:id="92"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7CF397B7" w14:textId="77777777" w:rsidTr="00D01F7D">
        <w:trPr>
          <w:del w:id="93" w:author="Glenna DePoe" w:date="2026-03-17T13:35:00Z"/>
        </w:trPr>
        <w:tc>
          <w:tcPr>
            <w:tcW w:w="739" w:type="dxa"/>
          </w:tcPr>
          <w:p w14:paraId="37E94645" w14:textId="77777777" w:rsidR="00F34809" w:rsidRPr="00ED2CD1" w:rsidDel="00530750" w:rsidRDefault="00F34809" w:rsidP="00D01F7D">
            <w:pPr>
              <w:rPr>
                <w:del w:id="94" w:author="Glenna DePoe" w:date="2026-03-17T13:35:00Z" w16du:dateUtc="2026-03-17T17:35:00Z"/>
                <w:rFonts w:asciiTheme="minorHAnsi" w:hAnsiTheme="minorHAnsi" w:cstheme="minorHAnsi"/>
                <w:sz w:val="22"/>
                <w:szCs w:val="22"/>
              </w:rPr>
            </w:pPr>
            <w:del w:id="95" w:author="Glenna DePoe" w:date="2026-03-17T13:35:00Z" w16du:dateUtc="2026-03-17T17:35:00Z">
              <w:r w:rsidRPr="00ED2CD1" w:rsidDel="00530750">
                <w:rPr>
                  <w:rFonts w:asciiTheme="minorHAnsi" w:hAnsiTheme="minorHAnsi" w:cstheme="minorHAnsi"/>
                  <w:sz w:val="22"/>
                  <w:szCs w:val="22"/>
                </w:rPr>
                <w:delText>I</w:delText>
              </w:r>
            </w:del>
          </w:p>
        </w:tc>
        <w:tc>
          <w:tcPr>
            <w:tcW w:w="2548" w:type="dxa"/>
          </w:tcPr>
          <w:p w14:paraId="0B3993AB" w14:textId="77777777" w:rsidR="00F34809" w:rsidRPr="00ED2CD1" w:rsidDel="00530750" w:rsidRDefault="00F34809" w:rsidP="00D01F7D">
            <w:pPr>
              <w:rPr>
                <w:del w:id="96" w:author="Glenna DePoe" w:date="2026-03-17T13:35:00Z" w16du:dateUtc="2026-03-17T17:35:00Z"/>
                <w:rFonts w:asciiTheme="minorHAnsi" w:hAnsiTheme="minorHAnsi" w:cstheme="minorHAnsi"/>
                <w:sz w:val="22"/>
                <w:szCs w:val="22"/>
              </w:rPr>
            </w:pPr>
            <w:del w:id="97" w:author="Glenna DePoe" w:date="2026-03-17T13:35:00Z" w16du:dateUtc="2026-03-17T17:35:00Z">
              <w:r w:rsidRPr="00ED2CD1" w:rsidDel="00530750">
                <w:rPr>
                  <w:rFonts w:asciiTheme="minorHAnsi" w:hAnsiTheme="minorHAnsi" w:cstheme="minorHAnsi"/>
                  <w:sz w:val="22"/>
                  <w:szCs w:val="22"/>
                </w:rPr>
                <w:delText>Production Fill Cell Area</w:delText>
              </w:r>
            </w:del>
          </w:p>
        </w:tc>
        <w:tc>
          <w:tcPr>
            <w:tcW w:w="5252" w:type="dxa"/>
          </w:tcPr>
          <w:p w14:paraId="3AE2CF5A" w14:textId="77777777" w:rsidR="00F34809" w:rsidRPr="00ED2CD1" w:rsidDel="00530750" w:rsidRDefault="00F34809" w:rsidP="00D01F7D">
            <w:pPr>
              <w:rPr>
                <w:del w:id="98" w:author="Glenna DePoe" w:date="2026-03-17T13:35:00Z" w16du:dateUtc="2026-03-17T17:35:00Z"/>
                <w:rFonts w:asciiTheme="minorHAnsi" w:hAnsiTheme="minorHAnsi" w:cstheme="minorHAnsi"/>
                <w:sz w:val="22"/>
                <w:szCs w:val="22"/>
              </w:rPr>
            </w:pPr>
            <w:del w:id="99" w:author="Glenna DePoe" w:date="2026-03-17T13:35:00Z" w16du:dateUtc="2026-03-17T17:35:00Z">
              <w:r w:rsidRPr="00ED2CD1" w:rsidDel="00530750">
                <w:rPr>
                  <w:rFonts w:asciiTheme="minorHAnsi" w:hAnsiTheme="minorHAnsi" w:cstheme="minorHAnsi"/>
                  <w:sz w:val="22"/>
                  <w:szCs w:val="22"/>
                </w:rPr>
                <w:delText>Cell 1, 2 or 3: Production table edge &amp; up to 3 inches under the table lip</w:delText>
              </w:r>
            </w:del>
          </w:p>
        </w:tc>
        <w:tc>
          <w:tcPr>
            <w:tcW w:w="811" w:type="dxa"/>
          </w:tcPr>
          <w:p w14:paraId="2A398D6F" w14:textId="77777777" w:rsidR="00F34809" w:rsidRPr="00ED2CD1" w:rsidDel="00530750" w:rsidRDefault="00F34809" w:rsidP="00D01F7D">
            <w:pPr>
              <w:rPr>
                <w:del w:id="100" w:author="Glenna DePoe" w:date="2026-03-17T13:35:00Z" w16du:dateUtc="2026-03-17T17:35:00Z"/>
                <w:rFonts w:asciiTheme="minorHAnsi" w:hAnsiTheme="minorHAnsi" w:cstheme="minorHAnsi"/>
                <w:sz w:val="22"/>
                <w:szCs w:val="22"/>
              </w:rPr>
            </w:pPr>
            <w:del w:id="101" w:author="Glenna DePoe" w:date="2026-03-17T13:35:00Z" w16du:dateUtc="2026-03-17T17:35:00Z">
              <w:r w:rsidRPr="00ED2CD1" w:rsidDel="00530750">
                <w:rPr>
                  <w:rFonts w:asciiTheme="minorHAnsi" w:hAnsiTheme="minorHAnsi" w:cstheme="minorHAnsi"/>
                  <w:sz w:val="22"/>
                  <w:szCs w:val="22"/>
                </w:rPr>
                <w:delText>2</w:delText>
              </w:r>
            </w:del>
          </w:p>
        </w:tc>
      </w:tr>
      <w:tr w:rsidR="00F34809" w:rsidRPr="00ED2CD1" w:rsidDel="00530750" w14:paraId="2EE11EDC" w14:textId="77777777" w:rsidTr="00D01F7D">
        <w:trPr>
          <w:del w:id="102" w:author="Glenna DePoe" w:date="2026-03-17T13:35:00Z"/>
        </w:trPr>
        <w:tc>
          <w:tcPr>
            <w:tcW w:w="739" w:type="dxa"/>
          </w:tcPr>
          <w:p w14:paraId="281030C2" w14:textId="77777777" w:rsidR="00F34809" w:rsidRPr="00ED2CD1" w:rsidDel="00530750" w:rsidRDefault="00F34809" w:rsidP="00D01F7D">
            <w:pPr>
              <w:rPr>
                <w:del w:id="103" w:author="Glenna DePoe" w:date="2026-03-17T13:35:00Z" w16du:dateUtc="2026-03-17T17:35:00Z"/>
                <w:rFonts w:asciiTheme="minorHAnsi" w:hAnsiTheme="minorHAnsi" w:cstheme="minorHAnsi"/>
                <w:sz w:val="22"/>
                <w:szCs w:val="22"/>
              </w:rPr>
            </w:pPr>
            <w:del w:id="104" w:author="Glenna DePoe" w:date="2026-03-17T13:35:00Z" w16du:dateUtc="2026-03-17T17:35:00Z">
              <w:r w:rsidRPr="00ED2CD1" w:rsidDel="00530750">
                <w:rPr>
                  <w:rFonts w:asciiTheme="minorHAnsi" w:hAnsiTheme="minorHAnsi" w:cstheme="minorHAnsi"/>
                  <w:sz w:val="22"/>
                  <w:szCs w:val="22"/>
                </w:rPr>
                <w:delText>J</w:delText>
              </w:r>
            </w:del>
          </w:p>
        </w:tc>
        <w:tc>
          <w:tcPr>
            <w:tcW w:w="2548" w:type="dxa"/>
          </w:tcPr>
          <w:p w14:paraId="102B3DE6" w14:textId="77777777" w:rsidR="00F34809" w:rsidRPr="00ED2CD1" w:rsidDel="00530750" w:rsidRDefault="00F34809" w:rsidP="00D01F7D">
            <w:pPr>
              <w:rPr>
                <w:del w:id="105" w:author="Glenna DePoe" w:date="2026-03-17T13:35:00Z" w16du:dateUtc="2026-03-17T17:35:00Z"/>
                <w:rFonts w:asciiTheme="minorHAnsi" w:hAnsiTheme="minorHAnsi" w:cstheme="minorHAnsi"/>
                <w:sz w:val="22"/>
                <w:szCs w:val="22"/>
              </w:rPr>
            </w:pPr>
          </w:p>
        </w:tc>
        <w:tc>
          <w:tcPr>
            <w:tcW w:w="5252" w:type="dxa"/>
          </w:tcPr>
          <w:p w14:paraId="65F2559A" w14:textId="77777777" w:rsidR="00F34809" w:rsidRPr="00ED2CD1" w:rsidDel="00530750" w:rsidRDefault="00F34809" w:rsidP="00D01F7D">
            <w:pPr>
              <w:rPr>
                <w:del w:id="106" w:author="Glenna DePoe" w:date="2026-03-17T13:35:00Z" w16du:dateUtc="2026-03-17T17:35:00Z"/>
                <w:rFonts w:asciiTheme="minorHAnsi" w:hAnsiTheme="minorHAnsi" w:cstheme="minorHAnsi"/>
                <w:sz w:val="22"/>
                <w:szCs w:val="22"/>
              </w:rPr>
            </w:pPr>
            <w:del w:id="107" w:author="Glenna DePoe" w:date="2026-03-17T13:35:00Z" w16du:dateUtc="2026-03-17T17:35:00Z">
              <w:r w:rsidRPr="00ED2CD1" w:rsidDel="00530750">
                <w:rPr>
                  <w:rFonts w:asciiTheme="minorHAnsi" w:hAnsiTheme="minorHAnsi" w:cstheme="minorHAnsi"/>
                  <w:sz w:val="22"/>
                  <w:szCs w:val="22"/>
                </w:rPr>
                <w:delText>Floor in front of Fill Cell 1, 2 or 3</w:delText>
              </w:r>
            </w:del>
          </w:p>
        </w:tc>
        <w:tc>
          <w:tcPr>
            <w:tcW w:w="811" w:type="dxa"/>
          </w:tcPr>
          <w:p w14:paraId="1CCAE5DD" w14:textId="77777777" w:rsidR="00F34809" w:rsidRPr="00ED2CD1" w:rsidDel="00530750" w:rsidRDefault="00F34809" w:rsidP="00D01F7D">
            <w:pPr>
              <w:rPr>
                <w:del w:id="108" w:author="Glenna DePoe" w:date="2026-03-17T13:35:00Z" w16du:dateUtc="2026-03-17T17:35:00Z"/>
                <w:rFonts w:asciiTheme="minorHAnsi" w:hAnsiTheme="minorHAnsi" w:cstheme="minorHAnsi"/>
                <w:sz w:val="22"/>
                <w:szCs w:val="22"/>
              </w:rPr>
            </w:pPr>
            <w:del w:id="109"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7308B972" w14:textId="77777777" w:rsidTr="00D01F7D">
        <w:trPr>
          <w:del w:id="110" w:author="Glenna DePoe" w:date="2026-03-17T13:35:00Z"/>
        </w:trPr>
        <w:tc>
          <w:tcPr>
            <w:tcW w:w="739" w:type="dxa"/>
          </w:tcPr>
          <w:p w14:paraId="0D69B405" w14:textId="77777777" w:rsidR="00F34809" w:rsidRPr="00ED2CD1" w:rsidDel="00530750" w:rsidRDefault="00F34809" w:rsidP="00D01F7D">
            <w:pPr>
              <w:rPr>
                <w:del w:id="111" w:author="Glenna DePoe" w:date="2026-03-17T13:35:00Z" w16du:dateUtc="2026-03-17T17:35:00Z"/>
                <w:rFonts w:asciiTheme="minorHAnsi" w:hAnsiTheme="minorHAnsi" w:cstheme="minorHAnsi"/>
                <w:sz w:val="22"/>
                <w:szCs w:val="22"/>
              </w:rPr>
            </w:pPr>
            <w:del w:id="112" w:author="Glenna DePoe" w:date="2026-03-17T13:35:00Z" w16du:dateUtc="2026-03-17T17:35:00Z">
              <w:r w:rsidRPr="00ED2CD1" w:rsidDel="00530750">
                <w:rPr>
                  <w:rFonts w:asciiTheme="minorHAnsi" w:hAnsiTheme="minorHAnsi" w:cstheme="minorHAnsi"/>
                  <w:sz w:val="22"/>
                  <w:szCs w:val="22"/>
                </w:rPr>
                <w:delText>K</w:delText>
              </w:r>
            </w:del>
          </w:p>
        </w:tc>
        <w:tc>
          <w:tcPr>
            <w:tcW w:w="2548" w:type="dxa"/>
          </w:tcPr>
          <w:p w14:paraId="2B2BCBFB" w14:textId="77777777" w:rsidR="00F34809" w:rsidRPr="00ED2CD1" w:rsidDel="00530750" w:rsidRDefault="00F34809" w:rsidP="00D01F7D">
            <w:pPr>
              <w:rPr>
                <w:del w:id="113" w:author="Glenna DePoe" w:date="2026-03-17T13:35:00Z" w16du:dateUtc="2026-03-17T17:35:00Z"/>
                <w:rFonts w:asciiTheme="minorHAnsi" w:hAnsiTheme="minorHAnsi" w:cstheme="minorHAnsi"/>
                <w:sz w:val="22"/>
                <w:szCs w:val="22"/>
              </w:rPr>
            </w:pPr>
          </w:p>
        </w:tc>
        <w:tc>
          <w:tcPr>
            <w:tcW w:w="5252" w:type="dxa"/>
          </w:tcPr>
          <w:p w14:paraId="4A3D1D72" w14:textId="77777777" w:rsidR="00F34809" w:rsidRPr="00ED2CD1" w:rsidDel="00530750" w:rsidRDefault="00F34809" w:rsidP="00D01F7D">
            <w:pPr>
              <w:rPr>
                <w:del w:id="114" w:author="Glenna DePoe" w:date="2026-03-17T13:35:00Z" w16du:dateUtc="2026-03-17T17:35:00Z"/>
                <w:rFonts w:asciiTheme="minorHAnsi" w:hAnsiTheme="minorHAnsi" w:cstheme="minorHAnsi"/>
                <w:sz w:val="22"/>
                <w:szCs w:val="22"/>
              </w:rPr>
            </w:pPr>
            <w:del w:id="115" w:author="Glenna DePoe" w:date="2026-03-17T13:35:00Z" w16du:dateUtc="2026-03-17T17:35:00Z">
              <w:r w:rsidRPr="00ED2CD1" w:rsidDel="00530750">
                <w:rPr>
                  <w:rFonts w:asciiTheme="minorHAnsi" w:hAnsiTheme="minorHAnsi" w:cstheme="minorHAnsi"/>
                  <w:sz w:val="22"/>
                  <w:szCs w:val="22"/>
                </w:rPr>
                <w:delText>Wall behind Fill Cell 1, 2, or 3</w:delText>
              </w:r>
            </w:del>
          </w:p>
        </w:tc>
        <w:tc>
          <w:tcPr>
            <w:tcW w:w="811" w:type="dxa"/>
          </w:tcPr>
          <w:p w14:paraId="259F8046" w14:textId="77777777" w:rsidR="00F34809" w:rsidRPr="00ED2CD1" w:rsidDel="00530750" w:rsidRDefault="00F34809" w:rsidP="00D01F7D">
            <w:pPr>
              <w:rPr>
                <w:del w:id="116" w:author="Glenna DePoe" w:date="2026-03-17T13:35:00Z" w16du:dateUtc="2026-03-17T17:35:00Z"/>
                <w:rFonts w:asciiTheme="minorHAnsi" w:hAnsiTheme="minorHAnsi" w:cstheme="minorHAnsi"/>
                <w:sz w:val="22"/>
                <w:szCs w:val="22"/>
              </w:rPr>
            </w:pPr>
            <w:del w:id="117"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218BE71F" w14:textId="77777777" w:rsidTr="00D01F7D">
        <w:trPr>
          <w:del w:id="118" w:author="Glenna DePoe" w:date="2026-03-17T13:35:00Z"/>
        </w:trPr>
        <w:tc>
          <w:tcPr>
            <w:tcW w:w="739" w:type="dxa"/>
          </w:tcPr>
          <w:p w14:paraId="30BF3736" w14:textId="77777777" w:rsidR="00F34809" w:rsidRPr="00ED2CD1" w:rsidDel="00530750" w:rsidRDefault="00F34809" w:rsidP="00D01F7D">
            <w:pPr>
              <w:rPr>
                <w:del w:id="119" w:author="Glenna DePoe" w:date="2026-03-17T13:35:00Z" w16du:dateUtc="2026-03-17T17:35:00Z"/>
                <w:rFonts w:asciiTheme="minorHAnsi" w:hAnsiTheme="minorHAnsi" w:cstheme="minorHAnsi"/>
                <w:sz w:val="22"/>
                <w:szCs w:val="22"/>
              </w:rPr>
            </w:pPr>
            <w:del w:id="120" w:author="Glenna DePoe" w:date="2026-03-17T13:35:00Z" w16du:dateUtc="2026-03-17T17:35:00Z">
              <w:r w:rsidRPr="00ED2CD1" w:rsidDel="00530750">
                <w:rPr>
                  <w:rFonts w:asciiTheme="minorHAnsi" w:hAnsiTheme="minorHAnsi" w:cstheme="minorHAnsi"/>
                  <w:sz w:val="22"/>
                  <w:szCs w:val="22"/>
                </w:rPr>
                <w:delText>L</w:delText>
              </w:r>
            </w:del>
          </w:p>
        </w:tc>
        <w:tc>
          <w:tcPr>
            <w:tcW w:w="2548" w:type="dxa"/>
          </w:tcPr>
          <w:p w14:paraId="32B5E291" w14:textId="77777777" w:rsidR="00F34809" w:rsidRPr="00ED2CD1" w:rsidDel="00530750" w:rsidRDefault="00F34809" w:rsidP="00D01F7D">
            <w:pPr>
              <w:rPr>
                <w:del w:id="121" w:author="Glenna DePoe" w:date="2026-03-17T13:35:00Z" w16du:dateUtc="2026-03-17T17:35:00Z"/>
                <w:rFonts w:asciiTheme="minorHAnsi" w:hAnsiTheme="minorHAnsi" w:cstheme="minorHAnsi"/>
                <w:sz w:val="22"/>
                <w:szCs w:val="22"/>
              </w:rPr>
            </w:pPr>
          </w:p>
        </w:tc>
        <w:tc>
          <w:tcPr>
            <w:tcW w:w="5252" w:type="dxa"/>
          </w:tcPr>
          <w:p w14:paraId="06C1A740" w14:textId="77777777" w:rsidR="00F34809" w:rsidRPr="00ED2CD1" w:rsidDel="00530750" w:rsidRDefault="00F34809" w:rsidP="00D01F7D">
            <w:pPr>
              <w:rPr>
                <w:del w:id="122" w:author="Glenna DePoe" w:date="2026-03-17T13:35:00Z" w16du:dateUtc="2026-03-17T17:35:00Z"/>
                <w:rFonts w:asciiTheme="minorHAnsi" w:hAnsiTheme="minorHAnsi" w:cstheme="minorHAnsi"/>
                <w:sz w:val="22"/>
                <w:szCs w:val="22"/>
              </w:rPr>
            </w:pPr>
            <w:del w:id="123" w:author="Glenna DePoe" w:date="2026-03-17T13:35:00Z" w16du:dateUtc="2026-03-17T17:35:00Z">
              <w:r w:rsidRPr="00ED2CD1" w:rsidDel="00530750">
                <w:rPr>
                  <w:rFonts w:asciiTheme="minorHAnsi" w:hAnsiTheme="minorHAnsi" w:cstheme="minorHAnsi"/>
                  <w:sz w:val="22"/>
                  <w:szCs w:val="22"/>
                </w:rPr>
                <w:delText>Cell 4, 5 or 6: Production table edge &amp; up to 3 inches under the table lip</w:delText>
              </w:r>
            </w:del>
          </w:p>
        </w:tc>
        <w:tc>
          <w:tcPr>
            <w:tcW w:w="811" w:type="dxa"/>
          </w:tcPr>
          <w:p w14:paraId="4E39FC2B" w14:textId="77777777" w:rsidR="00F34809" w:rsidRPr="00ED2CD1" w:rsidDel="00530750" w:rsidRDefault="00F34809" w:rsidP="00D01F7D">
            <w:pPr>
              <w:rPr>
                <w:del w:id="124" w:author="Glenna DePoe" w:date="2026-03-17T13:35:00Z" w16du:dateUtc="2026-03-17T17:35:00Z"/>
                <w:rFonts w:asciiTheme="minorHAnsi" w:hAnsiTheme="minorHAnsi" w:cstheme="minorHAnsi"/>
                <w:sz w:val="22"/>
                <w:szCs w:val="22"/>
              </w:rPr>
            </w:pPr>
            <w:del w:id="125" w:author="Glenna DePoe" w:date="2026-03-17T13:35:00Z" w16du:dateUtc="2026-03-17T17:35:00Z">
              <w:r w:rsidRPr="00ED2CD1" w:rsidDel="00530750">
                <w:rPr>
                  <w:rFonts w:asciiTheme="minorHAnsi" w:hAnsiTheme="minorHAnsi" w:cstheme="minorHAnsi"/>
                  <w:sz w:val="22"/>
                  <w:szCs w:val="22"/>
                </w:rPr>
                <w:delText>2</w:delText>
              </w:r>
            </w:del>
          </w:p>
        </w:tc>
      </w:tr>
      <w:tr w:rsidR="00F34809" w:rsidRPr="00ED2CD1" w:rsidDel="00530750" w14:paraId="21BDC032" w14:textId="77777777" w:rsidTr="00D01F7D">
        <w:trPr>
          <w:del w:id="126" w:author="Glenna DePoe" w:date="2026-03-17T13:35:00Z"/>
        </w:trPr>
        <w:tc>
          <w:tcPr>
            <w:tcW w:w="739" w:type="dxa"/>
          </w:tcPr>
          <w:p w14:paraId="0F2E6083" w14:textId="77777777" w:rsidR="00F34809" w:rsidRPr="00ED2CD1" w:rsidDel="00530750" w:rsidRDefault="00F34809" w:rsidP="00D01F7D">
            <w:pPr>
              <w:rPr>
                <w:del w:id="127" w:author="Glenna DePoe" w:date="2026-03-17T13:35:00Z" w16du:dateUtc="2026-03-17T17:35:00Z"/>
                <w:rFonts w:asciiTheme="minorHAnsi" w:hAnsiTheme="minorHAnsi" w:cstheme="minorHAnsi"/>
                <w:sz w:val="22"/>
                <w:szCs w:val="22"/>
              </w:rPr>
            </w:pPr>
            <w:del w:id="128" w:author="Glenna DePoe" w:date="2026-03-17T13:35:00Z" w16du:dateUtc="2026-03-17T17:35:00Z">
              <w:r w:rsidRPr="00ED2CD1" w:rsidDel="00530750">
                <w:rPr>
                  <w:rFonts w:asciiTheme="minorHAnsi" w:hAnsiTheme="minorHAnsi" w:cstheme="minorHAnsi"/>
                  <w:sz w:val="22"/>
                  <w:szCs w:val="22"/>
                </w:rPr>
                <w:delText>M</w:delText>
              </w:r>
            </w:del>
          </w:p>
        </w:tc>
        <w:tc>
          <w:tcPr>
            <w:tcW w:w="2548" w:type="dxa"/>
          </w:tcPr>
          <w:p w14:paraId="013949AD" w14:textId="77777777" w:rsidR="00F34809" w:rsidRPr="00ED2CD1" w:rsidDel="00530750" w:rsidRDefault="00F34809" w:rsidP="00D01F7D">
            <w:pPr>
              <w:rPr>
                <w:del w:id="129" w:author="Glenna DePoe" w:date="2026-03-17T13:35:00Z" w16du:dateUtc="2026-03-17T17:35:00Z"/>
                <w:rFonts w:asciiTheme="minorHAnsi" w:hAnsiTheme="minorHAnsi" w:cstheme="minorHAnsi"/>
                <w:sz w:val="22"/>
                <w:szCs w:val="22"/>
              </w:rPr>
            </w:pPr>
          </w:p>
        </w:tc>
        <w:tc>
          <w:tcPr>
            <w:tcW w:w="5252" w:type="dxa"/>
          </w:tcPr>
          <w:p w14:paraId="0DCC1B49" w14:textId="77777777" w:rsidR="00F34809" w:rsidRPr="00ED2CD1" w:rsidDel="00530750" w:rsidRDefault="00F34809" w:rsidP="00D01F7D">
            <w:pPr>
              <w:rPr>
                <w:del w:id="130" w:author="Glenna DePoe" w:date="2026-03-17T13:35:00Z" w16du:dateUtc="2026-03-17T17:35:00Z"/>
                <w:rFonts w:asciiTheme="minorHAnsi" w:hAnsiTheme="minorHAnsi" w:cstheme="minorHAnsi"/>
                <w:sz w:val="22"/>
                <w:szCs w:val="22"/>
              </w:rPr>
            </w:pPr>
            <w:del w:id="131" w:author="Glenna DePoe" w:date="2026-03-17T13:35:00Z" w16du:dateUtc="2026-03-17T17:35:00Z">
              <w:r w:rsidRPr="00ED2CD1" w:rsidDel="00530750">
                <w:rPr>
                  <w:rFonts w:asciiTheme="minorHAnsi" w:hAnsiTheme="minorHAnsi" w:cstheme="minorHAnsi"/>
                  <w:sz w:val="22"/>
                  <w:szCs w:val="22"/>
                </w:rPr>
                <w:delText>Floor in front of Fill Cell 4, 5 or 6</w:delText>
              </w:r>
            </w:del>
          </w:p>
        </w:tc>
        <w:tc>
          <w:tcPr>
            <w:tcW w:w="811" w:type="dxa"/>
          </w:tcPr>
          <w:p w14:paraId="6A3F8427" w14:textId="77777777" w:rsidR="00F34809" w:rsidRPr="00ED2CD1" w:rsidDel="00530750" w:rsidRDefault="00F34809" w:rsidP="00D01F7D">
            <w:pPr>
              <w:rPr>
                <w:del w:id="132" w:author="Glenna DePoe" w:date="2026-03-17T13:35:00Z" w16du:dateUtc="2026-03-17T17:35:00Z"/>
                <w:rFonts w:asciiTheme="minorHAnsi" w:hAnsiTheme="minorHAnsi" w:cstheme="minorHAnsi"/>
                <w:sz w:val="22"/>
                <w:szCs w:val="22"/>
              </w:rPr>
            </w:pPr>
            <w:del w:id="133"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1220E058" w14:textId="77777777" w:rsidTr="00D01F7D">
        <w:trPr>
          <w:del w:id="134" w:author="Glenna DePoe" w:date="2026-03-17T13:35:00Z"/>
        </w:trPr>
        <w:tc>
          <w:tcPr>
            <w:tcW w:w="739" w:type="dxa"/>
          </w:tcPr>
          <w:p w14:paraId="07830F3E" w14:textId="77777777" w:rsidR="00F34809" w:rsidRPr="00ED2CD1" w:rsidDel="00530750" w:rsidRDefault="00F34809" w:rsidP="00D01F7D">
            <w:pPr>
              <w:rPr>
                <w:del w:id="135" w:author="Glenna DePoe" w:date="2026-03-17T13:35:00Z" w16du:dateUtc="2026-03-17T17:35:00Z"/>
                <w:rFonts w:asciiTheme="minorHAnsi" w:hAnsiTheme="minorHAnsi" w:cstheme="minorHAnsi"/>
                <w:sz w:val="22"/>
                <w:szCs w:val="22"/>
              </w:rPr>
            </w:pPr>
            <w:del w:id="136" w:author="Glenna DePoe" w:date="2026-03-17T13:35:00Z" w16du:dateUtc="2026-03-17T17:35:00Z">
              <w:r w:rsidRPr="00ED2CD1" w:rsidDel="00530750">
                <w:rPr>
                  <w:rFonts w:asciiTheme="minorHAnsi" w:hAnsiTheme="minorHAnsi" w:cstheme="minorHAnsi"/>
                  <w:sz w:val="22"/>
                  <w:szCs w:val="22"/>
                </w:rPr>
                <w:delText>N</w:delText>
              </w:r>
            </w:del>
          </w:p>
        </w:tc>
        <w:tc>
          <w:tcPr>
            <w:tcW w:w="2548" w:type="dxa"/>
          </w:tcPr>
          <w:p w14:paraId="49EC5F2A" w14:textId="77777777" w:rsidR="00F34809" w:rsidRPr="00ED2CD1" w:rsidDel="00530750" w:rsidRDefault="00F34809" w:rsidP="00D01F7D">
            <w:pPr>
              <w:rPr>
                <w:del w:id="137" w:author="Glenna DePoe" w:date="2026-03-17T13:35:00Z" w16du:dateUtc="2026-03-17T17:35:00Z"/>
                <w:rFonts w:asciiTheme="minorHAnsi" w:hAnsiTheme="minorHAnsi" w:cstheme="minorHAnsi"/>
                <w:sz w:val="22"/>
                <w:szCs w:val="22"/>
              </w:rPr>
            </w:pPr>
          </w:p>
        </w:tc>
        <w:tc>
          <w:tcPr>
            <w:tcW w:w="5252" w:type="dxa"/>
          </w:tcPr>
          <w:p w14:paraId="0C0BBD74" w14:textId="77777777" w:rsidR="00F34809" w:rsidRPr="00ED2CD1" w:rsidDel="00530750" w:rsidRDefault="00F34809" w:rsidP="00D01F7D">
            <w:pPr>
              <w:rPr>
                <w:del w:id="138" w:author="Glenna DePoe" w:date="2026-03-17T13:35:00Z" w16du:dateUtc="2026-03-17T17:35:00Z"/>
                <w:rFonts w:asciiTheme="minorHAnsi" w:hAnsiTheme="minorHAnsi" w:cstheme="minorHAnsi"/>
                <w:sz w:val="22"/>
                <w:szCs w:val="22"/>
              </w:rPr>
            </w:pPr>
            <w:del w:id="139" w:author="Glenna DePoe" w:date="2026-03-17T13:35:00Z" w16du:dateUtc="2026-03-17T17:35:00Z">
              <w:r w:rsidRPr="00ED2CD1" w:rsidDel="00530750">
                <w:rPr>
                  <w:rFonts w:asciiTheme="minorHAnsi" w:hAnsiTheme="minorHAnsi" w:cstheme="minorHAnsi"/>
                  <w:sz w:val="22"/>
                  <w:szCs w:val="22"/>
                </w:rPr>
                <w:delText>Lower shelf of table at Fill Cell 4, 5 or 6</w:delText>
              </w:r>
            </w:del>
          </w:p>
        </w:tc>
        <w:tc>
          <w:tcPr>
            <w:tcW w:w="811" w:type="dxa"/>
          </w:tcPr>
          <w:p w14:paraId="396FD3E6" w14:textId="77777777" w:rsidR="00F34809" w:rsidRPr="00ED2CD1" w:rsidDel="00530750" w:rsidRDefault="00F34809" w:rsidP="00D01F7D">
            <w:pPr>
              <w:rPr>
                <w:del w:id="140" w:author="Glenna DePoe" w:date="2026-03-17T13:35:00Z" w16du:dateUtc="2026-03-17T17:35:00Z"/>
                <w:rFonts w:asciiTheme="minorHAnsi" w:hAnsiTheme="minorHAnsi" w:cstheme="minorHAnsi"/>
                <w:sz w:val="22"/>
                <w:szCs w:val="22"/>
              </w:rPr>
            </w:pPr>
            <w:del w:id="141" w:author="Glenna DePoe" w:date="2026-03-17T13:35:00Z" w16du:dateUtc="2026-03-17T17:35:00Z">
              <w:r w:rsidRPr="00ED2CD1" w:rsidDel="00530750">
                <w:rPr>
                  <w:rFonts w:asciiTheme="minorHAnsi" w:hAnsiTheme="minorHAnsi" w:cstheme="minorHAnsi"/>
                  <w:sz w:val="22"/>
                  <w:szCs w:val="22"/>
                </w:rPr>
                <w:delText>3</w:delText>
              </w:r>
            </w:del>
          </w:p>
        </w:tc>
      </w:tr>
      <w:tr w:rsidR="00F34809" w:rsidRPr="00ED2CD1" w:rsidDel="00530750" w14:paraId="0DBB116A" w14:textId="77777777" w:rsidTr="00D01F7D">
        <w:trPr>
          <w:del w:id="142" w:author="Glenna DePoe" w:date="2026-03-17T13:35:00Z"/>
        </w:trPr>
        <w:tc>
          <w:tcPr>
            <w:tcW w:w="739" w:type="dxa"/>
          </w:tcPr>
          <w:p w14:paraId="124B55E1" w14:textId="77777777" w:rsidR="00F34809" w:rsidRPr="00ED2CD1" w:rsidDel="00530750" w:rsidRDefault="00F34809" w:rsidP="00D01F7D">
            <w:pPr>
              <w:rPr>
                <w:del w:id="143" w:author="Glenna DePoe" w:date="2026-03-17T13:35:00Z" w16du:dateUtc="2026-03-17T17:35:00Z"/>
                <w:rFonts w:asciiTheme="minorHAnsi" w:hAnsiTheme="minorHAnsi" w:cstheme="minorHAnsi"/>
                <w:sz w:val="22"/>
                <w:szCs w:val="22"/>
              </w:rPr>
            </w:pPr>
            <w:del w:id="144" w:author="Glenna DePoe" w:date="2026-03-17T13:35:00Z" w16du:dateUtc="2026-03-17T17:35:00Z">
              <w:r w:rsidRPr="00ED2CD1" w:rsidDel="00530750">
                <w:rPr>
                  <w:rFonts w:asciiTheme="minorHAnsi" w:hAnsiTheme="minorHAnsi" w:cstheme="minorHAnsi"/>
                  <w:sz w:val="22"/>
                  <w:szCs w:val="22"/>
                </w:rPr>
                <w:delText>O</w:delText>
              </w:r>
            </w:del>
          </w:p>
        </w:tc>
        <w:tc>
          <w:tcPr>
            <w:tcW w:w="2548" w:type="dxa"/>
          </w:tcPr>
          <w:p w14:paraId="6F2A5E45" w14:textId="77777777" w:rsidR="00F34809" w:rsidRPr="00ED2CD1" w:rsidDel="00530750" w:rsidRDefault="00F34809" w:rsidP="00D01F7D">
            <w:pPr>
              <w:rPr>
                <w:del w:id="145" w:author="Glenna DePoe" w:date="2026-03-17T13:35:00Z" w16du:dateUtc="2026-03-17T17:35:00Z"/>
                <w:rFonts w:asciiTheme="minorHAnsi" w:hAnsiTheme="minorHAnsi" w:cstheme="minorHAnsi"/>
                <w:sz w:val="22"/>
                <w:szCs w:val="22"/>
              </w:rPr>
            </w:pPr>
            <w:del w:id="146" w:author="Glenna DePoe" w:date="2026-03-17T13:35:00Z" w16du:dateUtc="2026-03-17T17:35:00Z">
              <w:r w:rsidRPr="00ED2CD1" w:rsidDel="00530750">
                <w:rPr>
                  <w:rFonts w:asciiTheme="minorHAnsi" w:hAnsiTheme="minorHAnsi" w:cstheme="minorHAnsi"/>
                  <w:sz w:val="22"/>
                  <w:szCs w:val="22"/>
                </w:rPr>
                <w:delText>Passageway from Kitchen to Production</w:delText>
              </w:r>
            </w:del>
          </w:p>
        </w:tc>
        <w:tc>
          <w:tcPr>
            <w:tcW w:w="5252" w:type="dxa"/>
          </w:tcPr>
          <w:p w14:paraId="476F6C7C" w14:textId="77777777" w:rsidR="00F34809" w:rsidRPr="00ED2CD1" w:rsidDel="00530750" w:rsidRDefault="00F34809" w:rsidP="00D01F7D">
            <w:pPr>
              <w:rPr>
                <w:del w:id="147" w:author="Glenna DePoe" w:date="2026-03-17T13:35:00Z" w16du:dateUtc="2026-03-17T17:35:00Z"/>
                <w:rFonts w:asciiTheme="minorHAnsi" w:hAnsiTheme="minorHAnsi" w:cstheme="minorHAnsi"/>
                <w:sz w:val="22"/>
                <w:szCs w:val="22"/>
              </w:rPr>
            </w:pPr>
            <w:del w:id="148" w:author="Glenna DePoe" w:date="2026-03-17T13:35:00Z" w16du:dateUtc="2026-03-17T17:35:00Z">
              <w:r w:rsidRPr="00ED2CD1" w:rsidDel="00530750">
                <w:rPr>
                  <w:rFonts w:asciiTheme="minorHAnsi" w:hAnsiTheme="minorHAnsi" w:cstheme="minorHAnsi"/>
                  <w:sz w:val="22"/>
                  <w:szCs w:val="22"/>
                </w:rPr>
                <w:delText>Wall/floor juncture, both sides</w:delText>
              </w:r>
            </w:del>
          </w:p>
        </w:tc>
        <w:tc>
          <w:tcPr>
            <w:tcW w:w="811" w:type="dxa"/>
          </w:tcPr>
          <w:p w14:paraId="18A1AEC9" w14:textId="77777777" w:rsidR="00F34809" w:rsidRPr="00ED2CD1" w:rsidDel="00530750" w:rsidRDefault="00F34809" w:rsidP="00D01F7D">
            <w:pPr>
              <w:rPr>
                <w:del w:id="149" w:author="Glenna DePoe" w:date="2026-03-17T13:35:00Z" w16du:dateUtc="2026-03-17T17:35:00Z"/>
                <w:rFonts w:asciiTheme="minorHAnsi" w:hAnsiTheme="minorHAnsi" w:cstheme="minorHAnsi"/>
                <w:sz w:val="22"/>
                <w:szCs w:val="22"/>
              </w:rPr>
            </w:pPr>
            <w:del w:id="150" w:author="Glenna DePoe" w:date="2026-03-17T13:35:00Z" w16du:dateUtc="2026-03-17T17:35:00Z">
              <w:r w:rsidRPr="00ED2CD1" w:rsidDel="00530750">
                <w:rPr>
                  <w:rFonts w:asciiTheme="minorHAnsi" w:hAnsiTheme="minorHAnsi" w:cstheme="minorHAnsi"/>
                  <w:sz w:val="22"/>
                  <w:szCs w:val="22"/>
                </w:rPr>
                <w:delText>4</w:delText>
              </w:r>
            </w:del>
          </w:p>
        </w:tc>
      </w:tr>
      <w:tr w:rsidR="00F34809" w:rsidRPr="00ED2CD1" w:rsidDel="00530750" w14:paraId="1A9B3073" w14:textId="77777777" w:rsidTr="00D01F7D">
        <w:trPr>
          <w:del w:id="151" w:author="Glenna DePoe" w:date="2026-03-17T13:35:00Z"/>
        </w:trPr>
        <w:tc>
          <w:tcPr>
            <w:tcW w:w="739" w:type="dxa"/>
          </w:tcPr>
          <w:p w14:paraId="5C97D26B" w14:textId="77777777" w:rsidR="00F34809" w:rsidRPr="00ED2CD1" w:rsidDel="00530750" w:rsidRDefault="00F34809" w:rsidP="00D01F7D">
            <w:pPr>
              <w:rPr>
                <w:del w:id="152" w:author="Glenna DePoe" w:date="2026-03-17T13:35:00Z" w16du:dateUtc="2026-03-17T17:35:00Z"/>
                <w:rFonts w:asciiTheme="minorHAnsi" w:hAnsiTheme="minorHAnsi" w:cstheme="minorHAnsi"/>
                <w:sz w:val="22"/>
                <w:szCs w:val="22"/>
              </w:rPr>
            </w:pPr>
            <w:del w:id="153" w:author="Glenna DePoe" w:date="2026-03-17T13:35:00Z" w16du:dateUtc="2026-03-17T17:35:00Z">
              <w:r w:rsidRPr="00ED2CD1" w:rsidDel="00530750">
                <w:rPr>
                  <w:rFonts w:asciiTheme="minorHAnsi" w:hAnsiTheme="minorHAnsi" w:cstheme="minorHAnsi"/>
                  <w:sz w:val="22"/>
                  <w:szCs w:val="22"/>
                </w:rPr>
                <w:delText>P</w:delText>
              </w:r>
            </w:del>
          </w:p>
        </w:tc>
        <w:tc>
          <w:tcPr>
            <w:tcW w:w="2548" w:type="dxa"/>
          </w:tcPr>
          <w:p w14:paraId="47703494" w14:textId="77777777" w:rsidR="00F34809" w:rsidRPr="00ED2CD1" w:rsidDel="00530750" w:rsidRDefault="00F34809" w:rsidP="00D01F7D">
            <w:pPr>
              <w:rPr>
                <w:del w:id="154" w:author="Glenna DePoe" w:date="2026-03-17T13:35:00Z" w16du:dateUtc="2026-03-17T17:35:00Z"/>
                <w:rFonts w:asciiTheme="minorHAnsi" w:hAnsiTheme="minorHAnsi" w:cstheme="minorHAnsi"/>
                <w:sz w:val="22"/>
                <w:szCs w:val="22"/>
              </w:rPr>
            </w:pPr>
            <w:del w:id="155" w:author="Glenna DePoe" w:date="2026-03-17T13:35:00Z" w16du:dateUtc="2026-03-17T17:35:00Z">
              <w:r w:rsidRPr="00ED2CD1" w:rsidDel="00530750">
                <w:rPr>
                  <w:rFonts w:asciiTheme="minorHAnsi" w:hAnsiTheme="minorHAnsi" w:cstheme="minorHAnsi"/>
                  <w:sz w:val="22"/>
                  <w:szCs w:val="22"/>
                </w:rPr>
                <w:delText>Receiving Area</w:delText>
              </w:r>
            </w:del>
          </w:p>
        </w:tc>
        <w:tc>
          <w:tcPr>
            <w:tcW w:w="5252" w:type="dxa"/>
          </w:tcPr>
          <w:p w14:paraId="369DE636" w14:textId="77777777" w:rsidR="00F34809" w:rsidRPr="00ED2CD1" w:rsidDel="00530750" w:rsidRDefault="00F34809" w:rsidP="00D01F7D">
            <w:pPr>
              <w:rPr>
                <w:del w:id="156" w:author="Glenna DePoe" w:date="2026-03-17T13:35:00Z" w16du:dateUtc="2026-03-17T17:35:00Z"/>
                <w:rFonts w:asciiTheme="minorHAnsi" w:hAnsiTheme="minorHAnsi" w:cstheme="minorHAnsi"/>
                <w:sz w:val="22"/>
                <w:szCs w:val="22"/>
              </w:rPr>
            </w:pPr>
            <w:del w:id="157" w:author="Glenna DePoe" w:date="2026-03-17T13:35:00Z" w16du:dateUtc="2026-03-17T17:35:00Z">
              <w:r w:rsidRPr="00ED2CD1" w:rsidDel="00530750">
                <w:rPr>
                  <w:rFonts w:asciiTheme="minorHAnsi" w:hAnsiTheme="minorHAnsi" w:cstheme="minorHAnsi"/>
                  <w:sz w:val="22"/>
                  <w:szCs w:val="22"/>
                </w:rPr>
                <w:delText>Wall/floor juncture either side of roll up door</w:delText>
              </w:r>
            </w:del>
          </w:p>
        </w:tc>
        <w:tc>
          <w:tcPr>
            <w:tcW w:w="811" w:type="dxa"/>
          </w:tcPr>
          <w:p w14:paraId="6295744A" w14:textId="77777777" w:rsidR="00F34809" w:rsidRPr="00ED2CD1" w:rsidDel="00530750" w:rsidRDefault="00F34809" w:rsidP="00D01F7D">
            <w:pPr>
              <w:rPr>
                <w:del w:id="158" w:author="Glenna DePoe" w:date="2026-03-17T13:35:00Z" w16du:dateUtc="2026-03-17T17:35:00Z"/>
                <w:rFonts w:asciiTheme="minorHAnsi" w:hAnsiTheme="minorHAnsi" w:cstheme="minorHAnsi"/>
                <w:sz w:val="22"/>
                <w:szCs w:val="22"/>
              </w:rPr>
            </w:pPr>
            <w:del w:id="159" w:author="Glenna DePoe" w:date="2026-03-17T13:35:00Z" w16du:dateUtc="2026-03-17T17:35:00Z">
              <w:r w:rsidRPr="00ED2CD1" w:rsidDel="00530750">
                <w:rPr>
                  <w:rFonts w:asciiTheme="minorHAnsi" w:hAnsiTheme="minorHAnsi" w:cstheme="minorHAnsi"/>
                  <w:sz w:val="22"/>
                  <w:szCs w:val="22"/>
                </w:rPr>
                <w:delText>4</w:delText>
              </w:r>
            </w:del>
          </w:p>
        </w:tc>
      </w:tr>
      <w:tr w:rsidR="00F34809" w:rsidRPr="00ED2CD1" w:rsidDel="00530750" w14:paraId="14B0B3A9" w14:textId="77777777" w:rsidTr="00D01F7D">
        <w:trPr>
          <w:del w:id="160" w:author="Glenna DePoe" w:date="2026-03-17T13:35:00Z"/>
        </w:trPr>
        <w:tc>
          <w:tcPr>
            <w:tcW w:w="739" w:type="dxa"/>
          </w:tcPr>
          <w:p w14:paraId="4E9E5F07" w14:textId="77777777" w:rsidR="00F34809" w:rsidRPr="00ED2CD1" w:rsidDel="00530750" w:rsidRDefault="00F34809" w:rsidP="00D01F7D">
            <w:pPr>
              <w:rPr>
                <w:del w:id="161" w:author="Glenna DePoe" w:date="2026-03-17T13:35:00Z" w16du:dateUtc="2026-03-17T17:35:00Z"/>
                <w:rFonts w:asciiTheme="minorHAnsi" w:hAnsiTheme="minorHAnsi" w:cstheme="minorHAnsi"/>
                <w:sz w:val="22"/>
                <w:szCs w:val="22"/>
              </w:rPr>
            </w:pPr>
            <w:del w:id="162" w:author="Glenna DePoe" w:date="2026-03-17T13:35:00Z" w16du:dateUtc="2026-03-17T17:35:00Z">
              <w:r w:rsidRPr="00ED2CD1" w:rsidDel="00530750">
                <w:rPr>
                  <w:rFonts w:asciiTheme="minorHAnsi" w:hAnsiTheme="minorHAnsi" w:cstheme="minorHAnsi"/>
                  <w:sz w:val="22"/>
                  <w:szCs w:val="22"/>
                </w:rPr>
                <w:delText>Q</w:delText>
              </w:r>
            </w:del>
          </w:p>
        </w:tc>
        <w:tc>
          <w:tcPr>
            <w:tcW w:w="2548" w:type="dxa"/>
          </w:tcPr>
          <w:p w14:paraId="2CB072AD" w14:textId="77777777" w:rsidR="00F34809" w:rsidRPr="00ED2CD1" w:rsidDel="00530750" w:rsidRDefault="00F34809" w:rsidP="00D01F7D">
            <w:pPr>
              <w:rPr>
                <w:del w:id="163" w:author="Glenna DePoe" w:date="2026-03-17T13:35:00Z" w16du:dateUtc="2026-03-17T17:35:00Z"/>
                <w:rFonts w:asciiTheme="minorHAnsi" w:hAnsiTheme="minorHAnsi" w:cstheme="minorHAnsi"/>
                <w:sz w:val="22"/>
                <w:szCs w:val="22"/>
              </w:rPr>
            </w:pPr>
            <w:del w:id="164" w:author="Glenna DePoe" w:date="2026-03-17T13:35:00Z" w16du:dateUtc="2026-03-17T17:35:00Z">
              <w:r w:rsidRPr="00ED2CD1" w:rsidDel="00530750">
                <w:rPr>
                  <w:rFonts w:asciiTheme="minorHAnsi" w:hAnsiTheme="minorHAnsi" w:cstheme="minorHAnsi"/>
                  <w:sz w:val="22"/>
                  <w:szCs w:val="22"/>
                </w:rPr>
                <w:delText>Passageway from bathrooms to Production</w:delText>
              </w:r>
            </w:del>
          </w:p>
        </w:tc>
        <w:tc>
          <w:tcPr>
            <w:tcW w:w="5252" w:type="dxa"/>
          </w:tcPr>
          <w:p w14:paraId="082C163E" w14:textId="77777777" w:rsidR="00F34809" w:rsidRPr="00ED2CD1" w:rsidDel="00530750" w:rsidRDefault="00F34809" w:rsidP="00D01F7D">
            <w:pPr>
              <w:rPr>
                <w:del w:id="165" w:author="Glenna DePoe" w:date="2026-03-17T13:35:00Z" w16du:dateUtc="2026-03-17T17:35:00Z"/>
                <w:rFonts w:asciiTheme="minorHAnsi" w:hAnsiTheme="minorHAnsi" w:cstheme="minorHAnsi"/>
                <w:sz w:val="22"/>
                <w:szCs w:val="22"/>
              </w:rPr>
            </w:pPr>
            <w:del w:id="166" w:author="Glenna DePoe" w:date="2026-03-17T13:35:00Z" w16du:dateUtc="2026-03-17T17:35:00Z">
              <w:r w:rsidRPr="00ED2CD1" w:rsidDel="00530750">
                <w:rPr>
                  <w:rFonts w:asciiTheme="minorHAnsi" w:hAnsiTheme="minorHAnsi" w:cstheme="minorHAnsi"/>
                  <w:sz w:val="22"/>
                  <w:szCs w:val="22"/>
                </w:rPr>
                <w:delText>Threshold, both side of doorway and wall/floor juncture immediately inside Production space</w:delText>
              </w:r>
            </w:del>
          </w:p>
        </w:tc>
        <w:tc>
          <w:tcPr>
            <w:tcW w:w="811" w:type="dxa"/>
          </w:tcPr>
          <w:p w14:paraId="1E5DEF44" w14:textId="77777777" w:rsidR="00F34809" w:rsidRPr="00ED2CD1" w:rsidDel="00530750" w:rsidRDefault="00F34809" w:rsidP="00D01F7D">
            <w:pPr>
              <w:rPr>
                <w:del w:id="167" w:author="Glenna DePoe" w:date="2026-03-17T13:35:00Z" w16du:dateUtc="2026-03-17T17:35:00Z"/>
                <w:rFonts w:asciiTheme="minorHAnsi" w:hAnsiTheme="minorHAnsi" w:cstheme="minorHAnsi"/>
                <w:sz w:val="22"/>
                <w:szCs w:val="22"/>
              </w:rPr>
            </w:pPr>
            <w:del w:id="168" w:author="Glenna DePoe" w:date="2026-03-17T13:35:00Z" w16du:dateUtc="2026-03-17T17:35:00Z">
              <w:r w:rsidRPr="00ED2CD1" w:rsidDel="00530750">
                <w:rPr>
                  <w:rFonts w:asciiTheme="minorHAnsi" w:hAnsiTheme="minorHAnsi" w:cstheme="minorHAnsi"/>
                  <w:sz w:val="22"/>
                  <w:szCs w:val="22"/>
                </w:rPr>
                <w:delText>4</w:delText>
              </w:r>
            </w:del>
          </w:p>
        </w:tc>
      </w:tr>
      <w:tr w:rsidR="00F34809" w:rsidRPr="00ED2CD1" w:rsidDel="00530750" w14:paraId="2FF909FD" w14:textId="77777777" w:rsidTr="00D01F7D">
        <w:trPr>
          <w:del w:id="169" w:author="Glenna DePoe" w:date="2026-03-17T13:35:00Z"/>
        </w:trPr>
        <w:tc>
          <w:tcPr>
            <w:tcW w:w="739" w:type="dxa"/>
          </w:tcPr>
          <w:p w14:paraId="59E91776" w14:textId="77777777" w:rsidR="00F34809" w:rsidRPr="00ED2CD1" w:rsidDel="00530750" w:rsidRDefault="00F34809" w:rsidP="00D01F7D">
            <w:pPr>
              <w:rPr>
                <w:del w:id="170" w:author="Glenna DePoe" w:date="2026-03-17T13:35:00Z" w16du:dateUtc="2026-03-17T17:35:00Z"/>
                <w:rFonts w:asciiTheme="minorHAnsi" w:hAnsiTheme="minorHAnsi" w:cstheme="minorHAnsi"/>
                <w:sz w:val="22"/>
                <w:szCs w:val="22"/>
              </w:rPr>
            </w:pPr>
            <w:del w:id="171" w:author="Glenna DePoe" w:date="2026-03-17T13:35:00Z" w16du:dateUtc="2026-03-17T17:35:00Z">
              <w:r w:rsidRPr="00ED2CD1" w:rsidDel="00530750">
                <w:rPr>
                  <w:rFonts w:asciiTheme="minorHAnsi" w:hAnsiTheme="minorHAnsi" w:cstheme="minorHAnsi"/>
                  <w:sz w:val="22"/>
                  <w:szCs w:val="22"/>
                </w:rPr>
                <w:delText>R</w:delText>
              </w:r>
            </w:del>
          </w:p>
        </w:tc>
        <w:tc>
          <w:tcPr>
            <w:tcW w:w="2548" w:type="dxa"/>
          </w:tcPr>
          <w:p w14:paraId="5E35E521" w14:textId="77777777" w:rsidR="00F34809" w:rsidRPr="00ED2CD1" w:rsidDel="00530750" w:rsidRDefault="00F34809" w:rsidP="00D01F7D">
            <w:pPr>
              <w:rPr>
                <w:del w:id="172" w:author="Glenna DePoe" w:date="2026-03-17T13:35:00Z" w16du:dateUtc="2026-03-17T17:35:00Z"/>
                <w:rFonts w:asciiTheme="minorHAnsi" w:hAnsiTheme="minorHAnsi" w:cstheme="minorHAnsi"/>
                <w:sz w:val="22"/>
                <w:szCs w:val="22"/>
              </w:rPr>
            </w:pPr>
            <w:del w:id="173" w:author="Glenna DePoe" w:date="2026-03-17T13:35:00Z" w16du:dateUtc="2026-03-17T17:35:00Z">
              <w:r w:rsidRPr="00ED2CD1" w:rsidDel="00530750">
                <w:rPr>
                  <w:rFonts w:asciiTheme="minorHAnsi" w:hAnsiTheme="minorHAnsi" w:cstheme="minorHAnsi"/>
                  <w:sz w:val="22"/>
                  <w:szCs w:val="22"/>
                </w:rPr>
                <w:delText>Dish room</w:delText>
              </w:r>
            </w:del>
          </w:p>
        </w:tc>
        <w:tc>
          <w:tcPr>
            <w:tcW w:w="5252" w:type="dxa"/>
          </w:tcPr>
          <w:p w14:paraId="54A405F8" w14:textId="77777777" w:rsidR="00F34809" w:rsidRPr="00ED2CD1" w:rsidDel="00530750" w:rsidRDefault="00F34809" w:rsidP="00D01F7D">
            <w:pPr>
              <w:rPr>
                <w:del w:id="174" w:author="Glenna DePoe" w:date="2026-03-17T13:35:00Z" w16du:dateUtc="2026-03-17T17:35:00Z"/>
                <w:rFonts w:asciiTheme="minorHAnsi" w:hAnsiTheme="minorHAnsi" w:cstheme="minorHAnsi"/>
                <w:sz w:val="22"/>
                <w:szCs w:val="22"/>
              </w:rPr>
            </w:pPr>
            <w:del w:id="175" w:author="Glenna DePoe" w:date="2026-03-17T13:35:00Z" w16du:dateUtc="2026-03-17T17:35:00Z">
              <w:r w:rsidRPr="00ED2CD1" w:rsidDel="00530750">
                <w:rPr>
                  <w:rFonts w:asciiTheme="minorHAnsi" w:hAnsiTheme="minorHAnsi" w:cstheme="minorHAnsi"/>
                  <w:sz w:val="22"/>
                  <w:szCs w:val="22"/>
                </w:rPr>
                <w:delText>Floor in front of dishwasher</w:delText>
              </w:r>
            </w:del>
          </w:p>
        </w:tc>
        <w:tc>
          <w:tcPr>
            <w:tcW w:w="811" w:type="dxa"/>
          </w:tcPr>
          <w:p w14:paraId="3385D2E9" w14:textId="77777777" w:rsidR="00F34809" w:rsidRPr="00ED2CD1" w:rsidDel="00530750" w:rsidRDefault="00F34809" w:rsidP="00D01F7D">
            <w:pPr>
              <w:rPr>
                <w:del w:id="176" w:author="Glenna DePoe" w:date="2026-03-17T13:35:00Z" w16du:dateUtc="2026-03-17T17:35:00Z"/>
                <w:rFonts w:asciiTheme="minorHAnsi" w:hAnsiTheme="minorHAnsi" w:cstheme="minorHAnsi"/>
                <w:sz w:val="22"/>
                <w:szCs w:val="22"/>
              </w:rPr>
            </w:pPr>
          </w:p>
        </w:tc>
      </w:tr>
      <w:tr w:rsidR="00F34809" w:rsidRPr="00ED2CD1" w:rsidDel="00530750" w14:paraId="0BF5877E" w14:textId="77777777" w:rsidTr="00D01F7D">
        <w:trPr>
          <w:del w:id="177" w:author="Glenna DePoe" w:date="2026-03-17T13:35:00Z"/>
        </w:trPr>
        <w:tc>
          <w:tcPr>
            <w:tcW w:w="739" w:type="dxa"/>
          </w:tcPr>
          <w:p w14:paraId="0001047C" w14:textId="77777777" w:rsidR="00F34809" w:rsidRPr="00ED2CD1" w:rsidDel="00530750" w:rsidRDefault="00F34809" w:rsidP="00D01F7D">
            <w:pPr>
              <w:rPr>
                <w:del w:id="178" w:author="Glenna DePoe" w:date="2026-03-17T13:35:00Z" w16du:dateUtc="2026-03-17T17:35:00Z"/>
                <w:rFonts w:asciiTheme="minorHAnsi" w:hAnsiTheme="minorHAnsi" w:cstheme="minorHAnsi"/>
                <w:sz w:val="22"/>
                <w:szCs w:val="22"/>
              </w:rPr>
            </w:pPr>
          </w:p>
        </w:tc>
        <w:tc>
          <w:tcPr>
            <w:tcW w:w="2548" w:type="dxa"/>
          </w:tcPr>
          <w:p w14:paraId="4215A6CB" w14:textId="77777777" w:rsidR="00F34809" w:rsidRPr="00ED2CD1" w:rsidDel="00530750" w:rsidRDefault="00F34809" w:rsidP="00D01F7D">
            <w:pPr>
              <w:rPr>
                <w:del w:id="179" w:author="Glenna DePoe" w:date="2026-03-17T13:35:00Z" w16du:dateUtc="2026-03-17T17:35:00Z"/>
                <w:rFonts w:asciiTheme="minorHAnsi" w:hAnsiTheme="minorHAnsi" w:cstheme="minorHAnsi"/>
                <w:sz w:val="22"/>
                <w:szCs w:val="22"/>
              </w:rPr>
            </w:pPr>
          </w:p>
        </w:tc>
        <w:tc>
          <w:tcPr>
            <w:tcW w:w="5252" w:type="dxa"/>
          </w:tcPr>
          <w:p w14:paraId="53AC97DB" w14:textId="77777777" w:rsidR="00F34809" w:rsidRPr="00ED2CD1" w:rsidDel="00530750" w:rsidRDefault="00F34809" w:rsidP="00D01F7D">
            <w:pPr>
              <w:rPr>
                <w:del w:id="180" w:author="Glenna DePoe" w:date="2026-03-17T13:35:00Z" w16du:dateUtc="2026-03-17T17:35:00Z"/>
                <w:rFonts w:asciiTheme="minorHAnsi" w:hAnsiTheme="minorHAnsi" w:cstheme="minorHAnsi"/>
                <w:sz w:val="22"/>
                <w:szCs w:val="22"/>
              </w:rPr>
            </w:pPr>
          </w:p>
        </w:tc>
        <w:tc>
          <w:tcPr>
            <w:tcW w:w="811" w:type="dxa"/>
          </w:tcPr>
          <w:p w14:paraId="1F4A99A8" w14:textId="77777777" w:rsidR="00F34809" w:rsidRPr="00ED2CD1" w:rsidDel="00530750" w:rsidRDefault="00F34809" w:rsidP="00D01F7D">
            <w:pPr>
              <w:rPr>
                <w:del w:id="181" w:author="Glenna DePoe" w:date="2026-03-17T13:35:00Z" w16du:dateUtc="2026-03-17T17:35:00Z"/>
                <w:rFonts w:asciiTheme="minorHAnsi" w:hAnsiTheme="minorHAnsi" w:cstheme="minorHAnsi"/>
                <w:sz w:val="22"/>
                <w:szCs w:val="22"/>
              </w:rPr>
            </w:pPr>
          </w:p>
        </w:tc>
      </w:tr>
    </w:tbl>
    <w:p w14:paraId="655BAEDC" w14:textId="77777777" w:rsidR="00F34809" w:rsidRPr="00ED2CD1" w:rsidRDefault="00F34809" w:rsidP="00F34809">
      <w:pPr>
        <w:rPr>
          <w:rFonts w:asciiTheme="minorHAnsi" w:hAnsiTheme="minorHAnsi" w:cstheme="minorHAnsi"/>
          <w:sz w:val="22"/>
          <w:szCs w:val="22"/>
        </w:rPr>
      </w:pPr>
    </w:p>
    <w:p w14:paraId="09500FB5" w14:textId="77777777" w:rsidR="00F34809" w:rsidRPr="00ED2CD1" w:rsidRDefault="00F34809" w:rsidP="00F34809">
      <w:pPr>
        <w:rPr>
          <w:rFonts w:asciiTheme="minorHAnsi" w:hAnsiTheme="minorHAnsi" w:cstheme="minorHAnsi"/>
          <w:b/>
          <w:sz w:val="22"/>
          <w:szCs w:val="22"/>
          <w:u w:val="single"/>
        </w:rPr>
      </w:pPr>
      <w:r w:rsidRPr="00ED2CD1">
        <w:rPr>
          <w:rFonts w:asciiTheme="minorHAnsi" w:hAnsiTheme="minorHAnsi" w:cstheme="minorHAnsi"/>
          <w:b/>
          <w:sz w:val="22"/>
          <w:szCs w:val="22"/>
          <w:u w:val="single"/>
        </w:rPr>
        <w:t>Designated Sampler</w:t>
      </w:r>
    </w:p>
    <w:p w14:paraId="5F7747CD" w14:textId="77777777" w:rsidR="00F34809" w:rsidRPr="00ED2CD1" w:rsidRDefault="00F34809" w:rsidP="00F34809">
      <w:pPr>
        <w:rPr>
          <w:rFonts w:asciiTheme="minorHAnsi" w:hAnsiTheme="minorHAnsi" w:cstheme="minorHAnsi"/>
          <w:sz w:val="22"/>
          <w:szCs w:val="22"/>
        </w:rPr>
      </w:pPr>
      <w:r w:rsidRPr="00ED2CD1">
        <w:rPr>
          <w:rFonts w:asciiTheme="minorHAnsi" w:hAnsiTheme="minorHAnsi" w:cstheme="minorHAnsi"/>
          <w:sz w:val="22"/>
          <w:szCs w:val="22"/>
        </w:rPr>
        <w:t xml:space="preserve">Sampling will be completed by the </w:t>
      </w:r>
      <w:del w:id="182" w:author="Glenna DePoe" w:date="2026-03-17T13:35:00Z" w16du:dateUtc="2026-03-17T17:35:00Z">
        <w:r w:rsidRPr="00ED2CD1" w:rsidDel="00530750">
          <w:rPr>
            <w:rFonts w:asciiTheme="minorHAnsi" w:hAnsiTheme="minorHAnsi" w:cstheme="minorHAnsi"/>
            <w:sz w:val="22"/>
            <w:szCs w:val="22"/>
          </w:rPr>
          <w:delText>QA Manager</w:delText>
        </w:r>
      </w:del>
      <w:ins w:id="183" w:author="Glenna DePoe" w:date="2026-03-17T13:35:00Z" w16du:dateUtc="2026-03-17T17:35:00Z">
        <w:r w:rsidRPr="00ED2CD1">
          <w:rPr>
            <w:rFonts w:asciiTheme="minorHAnsi" w:hAnsiTheme="minorHAnsi" w:cstheme="minorHAnsi"/>
            <w:sz w:val="22"/>
            <w:szCs w:val="22"/>
          </w:rPr>
          <w:t>Chief Operations Officer</w:t>
        </w:r>
      </w:ins>
      <w:r w:rsidRPr="00ED2CD1">
        <w:rPr>
          <w:rFonts w:asciiTheme="minorHAnsi" w:hAnsiTheme="minorHAnsi" w:cstheme="minorHAnsi"/>
          <w:sz w:val="22"/>
          <w:szCs w:val="22"/>
        </w:rPr>
        <w:t xml:space="preserve"> or designee.</w:t>
      </w:r>
    </w:p>
    <w:p w14:paraId="7E0A7463" w14:textId="77777777" w:rsidR="00F34809" w:rsidRPr="00ED2CD1" w:rsidRDefault="00F34809" w:rsidP="00F34809">
      <w:pPr>
        <w:rPr>
          <w:rFonts w:asciiTheme="minorHAnsi" w:hAnsiTheme="minorHAnsi" w:cstheme="minorHAnsi"/>
          <w:sz w:val="22"/>
          <w:szCs w:val="22"/>
        </w:rPr>
      </w:pPr>
    </w:p>
    <w:p w14:paraId="0A12E1FA" w14:textId="77777777" w:rsidR="00F34809" w:rsidRPr="00F34809" w:rsidRDefault="00F34809" w:rsidP="00F34809">
      <w:pPr>
        <w:rPr>
          <w:rFonts w:asciiTheme="minorHAnsi" w:hAnsiTheme="minorHAnsi" w:cstheme="minorHAnsi"/>
          <w:b/>
          <w:bCs/>
          <w:sz w:val="22"/>
          <w:szCs w:val="22"/>
          <w:u w:val="single"/>
        </w:rPr>
      </w:pPr>
      <w:r w:rsidRPr="00F34809">
        <w:rPr>
          <w:rFonts w:asciiTheme="minorHAnsi" w:hAnsiTheme="minorHAnsi" w:cstheme="minorHAnsi"/>
          <w:b/>
          <w:bCs/>
          <w:sz w:val="22"/>
          <w:szCs w:val="22"/>
          <w:u w:val="single"/>
        </w:rPr>
        <w:t>Sample Quantity and Frequency</w:t>
      </w:r>
    </w:p>
    <w:p w14:paraId="1173F217" w14:textId="77777777" w:rsidR="00F34809" w:rsidRPr="00F34809" w:rsidRDefault="00F34809" w:rsidP="00F34809">
      <w:pPr>
        <w:rPr>
          <w:rFonts w:asciiTheme="minorHAnsi" w:hAnsiTheme="minorHAnsi" w:cstheme="minorHAnsi"/>
          <w:bCs/>
          <w:sz w:val="22"/>
          <w:szCs w:val="22"/>
        </w:rPr>
      </w:pPr>
      <w:r w:rsidRPr="00F34809">
        <w:rPr>
          <w:rFonts w:asciiTheme="minorHAnsi" w:hAnsiTheme="minorHAnsi" w:cstheme="minorHAnsi"/>
          <w:bCs/>
          <w:sz w:val="22"/>
          <w:szCs w:val="22"/>
        </w:rPr>
        <w:t xml:space="preserve">The number of sites </w:t>
      </w:r>
      <w:proofErr w:type="gramStart"/>
      <w:r w:rsidRPr="00F34809">
        <w:rPr>
          <w:rFonts w:asciiTheme="minorHAnsi" w:hAnsiTheme="minorHAnsi" w:cstheme="minorHAnsi"/>
          <w:bCs/>
          <w:sz w:val="22"/>
          <w:szCs w:val="22"/>
        </w:rPr>
        <w:t>tested</w:t>
      </w:r>
      <w:proofErr w:type="gramEnd"/>
      <w:r w:rsidRPr="00F34809">
        <w:rPr>
          <w:rFonts w:asciiTheme="minorHAnsi" w:hAnsiTheme="minorHAnsi" w:cstheme="minorHAnsi"/>
          <w:bCs/>
          <w:sz w:val="22"/>
          <w:szCs w:val="22"/>
        </w:rPr>
        <w:t xml:space="preserve"> and testing frequency are determined by the Environmental Monitoring Risk Assessment. Testing frequency may be adjusted based on environmental monitoring results or identified risks.</w:t>
      </w:r>
    </w:p>
    <w:p w14:paraId="060DCC6F" w14:textId="77777777" w:rsidR="00F34809" w:rsidRPr="00ED2CD1" w:rsidRDefault="00F34809" w:rsidP="00F34809">
      <w:pPr>
        <w:rPr>
          <w:rFonts w:asciiTheme="minorHAnsi" w:hAnsiTheme="minorHAnsi" w:cstheme="minorHAnsi"/>
          <w:sz w:val="22"/>
          <w:szCs w:val="22"/>
        </w:rPr>
      </w:pPr>
    </w:p>
    <w:p w14:paraId="5A687E50" w14:textId="77777777" w:rsidR="00F34809" w:rsidRPr="00ED2CD1" w:rsidRDefault="00F34809" w:rsidP="00F34809">
      <w:pPr>
        <w:rPr>
          <w:rFonts w:asciiTheme="minorHAnsi" w:hAnsiTheme="minorHAnsi" w:cstheme="minorHAnsi"/>
          <w:b/>
          <w:sz w:val="22"/>
          <w:szCs w:val="22"/>
          <w:u w:val="single"/>
        </w:rPr>
      </w:pPr>
      <w:r w:rsidRPr="00ED2CD1">
        <w:rPr>
          <w:rFonts w:asciiTheme="minorHAnsi" w:hAnsiTheme="minorHAnsi" w:cstheme="minorHAnsi"/>
          <w:b/>
          <w:sz w:val="22"/>
          <w:szCs w:val="22"/>
          <w:u w:val="single"/>
        </w:rPr>
        <w:t>Sampling Method and Record Keeping</w:t>
      </w:r>
    </w:p>
    <w:p w14:paraId="1066EF75" w14:textId="77777777" w:rsidR="00F34809" w:rsidRPr="00ED2CD1" w:rsidRDefault="00F34809" w:rsidP="00F34809">
      <w:pPr>
        <w:rPr>
          <w:rFonts w:asciiTheme="minorHAnsi" w:hAnsiTheme="minorHAnsi" w:cstheme="minorHAnsi"/>
          <w:sz w:val="22"/>
          <w:szCs w:val="22"/>
        </w:rPr>
      </w:pPr>
      <w:r w:rsidRPr="00ED2CD1">
        <w:rPr>
          <w:rFonts w:asciiTheme="minorHAnsi" w:hAnsiTheme="minorHAnsi" w:cstheme="minorHAnsi"/>
          <w:sz w:val="22"/>
          <w:szCs w:val="22"/>
        </w:rPr>
        <w:t xml:space="preserve">Environmental samples are collected using </w:t>
      </w:r>
      <w:proofErr w:type="spellStart"/>
      <w:r w:rsidRPr="00ED2CD1">
        <w:rPr>
          <w:rFonts w:asciiTheme="minorHAnsi" w:hAnsiTheme="minorHAnsi" w:cstheme="minorHAnsi"/>
          <w:sz w:val="22"/>
          <w:szCs w:val="22"/>
        </w:rPr>
        <w:t>Hygiena</w:t>
      </w:r>
      <w:proofErr w:type="spellEnd"/>
      <w:r w:rsidRPr="00ED2CD1">
        <w:rPr>
          <w:rFonts w:asciiTheme="minorHAnsi" w:hAnsiTheme="minorHAnsi" w:cstheme="minorHAnsi"/>
          <w:sz w:val="22"/>
          <w:szCs w:val="22"/>
        </w:rPr>
        <w:t xml:space="preserve"> </w:t>
      </w:r>
      <w:proofErr w:type="spellStart"/>
      <w:r w:rsidRPr="00ED2CD1">
        <w:rPr>
          <w:rFonts w:asciiTheme="minorHAnsi" w:hAnsiTheme="minorHAnsi" w:cstheme="minorHAnsi"/>
          <w:sz w:val="22"/>
          <w:szCs w:val="22"/>
        </w:rPr>
        <w:t>MicroSnap</w:t>
      </w:r>
      <w:proofErr w:type="spellEnd"/>
      <w:r w:rsidRPr="00ED2CD1">
        <w:rPr>
          <w:rFonts w:asciiTheme="minorHAnsi" w:hAnsiTheme="minorHAnsi" w:cstheme="minorHAnsi"/>
          <w:sz w:val="22"/>
          <w:szCs w:val="22"/>
        </w:rPr>
        <w:t>™ EB rapid detection devices according to the manufacturer’s instructions.</w:t>
      </w:r>
    </w:p>
    <w:p w14:paraId="57FD0F6E" w14:textId="77777777" w:rsidR="00F34809" w:rsidRPr="00ED2CD1" w:rsidRDefault="00F34809" w:rsidP="00F34809">
      <w:pPr>
        <w:rPr>
          <w:rFonts w:asciiTheme="minorHAnsi" w:hAnsiTheme="minorHAnsi" w:cstheme="minorHAnsi"/>
          <w:sz w:val="22"/>
          <w:szCs w:val="22"/>
        </w:rPr>
      </w:pPr>
    </w:p>
    <w:p w14:paraId="2245C415" w14:textId="77777777" w:rsidR="00F34809" w:rsidRPr="00ED2CD1" w:rsidRDefault="00F34809" w:rsidP="00F34809">
      <w:pPr>
        <w:rPr>
          <w:rFonts w:asciiTheme="minorHAnsi" w:hAnsiTheme="minorHAnsi" w:cstheme="minorHAnsi"/>
          <w:sz w:val="22"/>
          <w:szCs w:val="22"/>
        </w:rPr>
      </w:pPr>
      <w:r w:rsidRPr="00ED2CD1">
        <w:rPr>
          <w:rFonts w:asciiTheme="minorHAnsi" w:hAnsiTheme="minorHAnsi" w:cstheme="minorHAnsi"/>
          <w:sz w:val="22"/>
          <w:szCs w:val="22"/>
        </w:rPr>
        <w:t>Clean, disposable gloves are worn during sampling. Each device is labeled with the sampling location. Samples are incubated on-site and results are recorded in the Environmental Monitoring Log.</w:t>
      </w:r>
    </w:p>
    <w:p w14:paraId="69801A4A" w14:textId="77777777" w:rsidR="00F34809" w:rsidRPr="00ED2CD1" w:rsidRDefault="00F34809" w:rsidP="00F34809">
      <w:pPr>
        <w:rPr>
          <w:rFonts w:asciiTheme="minorHAnsi" w:hAnsiTheme="minorHAnsi" w:cstheme="minorHAnsi"/>
          <w:sz w:val="22"/>
          <w:szCs w:val="22"/>
        </w:rPr>
      </w:pPr>
    </w:p>
    <w:p w14:paraId="22870F10" w14:textId="727D7FB7" w:rsidR="00F34809" w:rsidRPr="00ED2CD1" w:rsidRDefault="00F34809" w:rsidP="00F34809">
      <w:pPr>
        <w:rPr>
          <w:rFonts w:asciiTheme="minorHAnsi" w:hAnsiTheme="minorHAnsi" w:cstheme="minorHAnsi"/>
          <w:sz w:val="22"/>
          <w:szCs w:val="22"/>
        </w:rPr>
      </w:pPr>
      <w:r w:rsidRPr="00ED2CD1">
        <w:rPr>
          <w:rFonts w:asciiTheme="minorHAnsi" w:hAnsiTheme="minorHAnsi" w:cstheme="minorHAnsi"/>
          <w:sz w:val="22"/>
          <w:szCs w:val="22"/>
        </w:rPr>
        <w:t>Corrective actions taken in response to EB results exceeding the acceptable limit (&lt;10 CFU) are documented in the corrective action log.</w:t>
      </w:r>
    </w:p>
    <w:p w14:paraId="5713CE15" w14:textId="77777777" w:rsidR="00F34809" w:rsidRPr="00ED2CD1" w:rsidRDefault="00F34809" w:rsidP="00F34809">
      <w:pPr>
        <w:rPr>
          <w:rFonts w:asciiTheme="minorHAnsi" w:hAnsiTheme="minorHAnsi" w:cstheme="minorHAnsi"/>
          <w:sz w:val="22"/>
          <w:szCs w:val="22"/>
        </w:rPr>
      </w:pPr>
    </w:p>
    <w:p w14:paraId="00790161" w14:textId="77777777" w:rsidR="00F34809" w:rsidRPr="00F34809" w:rsidRDefault="00F34809" w:rsidP="00F34809">
      <w:pPr>
        <w:rPr>
          <w:rFonts w:asciiTheme="minorHAnsi" w:hAnsiTheme="minorHAnsi" w:cstheme="minorHAnsi"/>
          <w:b/>
          <w:bCs/>
          <w:sz w:val="22"/>
          <w:szCs w:val="22"/>
          <w:u w:val="single"/>
        </w:rPr>
      </w:pPr>
      <w:r w:rsidRPr="00F34809">
        <w:rPr>
          <w:rFonts w:asciiTheme="minorHAnsi" w:hAnsiTheme="minorHAnsi" w:cstheme="minorHAnsi"/>
          <w:b/>
          <w:bCs/>
          <w:sz w:val="22"/>
          <w:szCs w:val="22"/>
          <w:u w:val="single"/>
        </w:rPr>
        <w:t>Sample Time Selection</w:t>
      </w:r>
    </w:p>
    <w:p w14:paraId="3D369212" w14:textId="77777777" w:rsidR="00F34809" w:rsidRPr="00F34809" w:rsidRDefault="00F34809" w:rsidP="00F34809">
      <w:pPr>
        <w:rPr>
          <w:rFonts w:asciiTheme="minorHAnsi" w:hAnsiTheme="minorHAnsi" w:cstheme="minorHAnsi"/>
          <w:sz w:val="22"/>
          <w:szCs w:val="22"/>
        </w:rPr>
      </w:pPr>
      <w:r w:rsidRPr="00F34809">
        <w:rPr>
          <w:rFonts w:asciiTheme="minorHAnsi" w:hAnsiTheme="minorHAnsi" w:cstheme="minorHAnsi"/>
          <w:sz w:val="22"/>
          <w:szCs w:val="22"/>
        </w:rPr>
        <w:t>Environmental monitoring samples are collected at the beginning of the first production shift prior to the start of operations. The facility operates a single production shift.</w:t>
      </w:r>
    </w:p>
    <w:p w14:paraId="30F01BD0" w14:textId="77777777" w:rsidR="00F34809" w:rsidRPr="00ED2CD1" w:rsidRDefault="00F34809" w:rsidP="00F34809">
      <w:pPr>
        <w:rPr>
          <w:rFonts w:asciiTheme="minorHAnsi" w:hAnsiTheme="minorHAnsi" w:cstheme="minorHAnsi"/>
          <w:sz w:val="22"/>
          <w:szCs w:val="22"/>
        </w:rPr>
      </w:pPr>
    </w:p>
    <w:p w14:paraId="66CFC587" w14:textId="77777777" w:rsidR="00F34809" w:rsidRPr="00F34809" w:rsidRDefault="00F34809" w:rsidP="00F34809">
      <w:pPr>
        <w:rPr>
          <w:rFonts w:asciiTheme="minorHAnsi" w:hAnsiTheme="minorHAnsi" w:cstheme="minorHAnsi"/>
          <w:b/>
          <w:bCs/>
          <w:sz w:val="22"/>
          <w:szCs w:val="22"/>
          <w:u w:val="single"/>
        </w:rPr>
      </w:pPr>
      <w:r w:rsidRPr="00F34809">
        <w:rPr>
          <w:rFonts w:asciiTheme="minorHAnsi" w:hAnsiTheme="minorHAnsi" w:cstheme="minorHAnsi"/>
          <w:b/>
          <w:bCs/>
          <w:sz w:val="22"/>
          <w:szCs w:val="22"/>
          <w:u w:val="single"/>
        </w:rPr>
        <w:t>Sample Testing</w:t>
      </w:r>
    </w:p>
    <w:p w14:paraId="4BD9B192" w14:textId="77777777" w:rsidR="00F34809" w:rsidRPr="00F34809" w:rsidRDefault="00F34809" w:rsidP="00F34809">
      <w:pPr>
        <w:rPr>
          <w:rFonts w:asciiTheme="minorHAnsi" w:hAnsiTheme="minorHAnsi" w:cstheme="minorHAnsi"/>
          <w:bCs/>
          <w:sz w:val="22"/>
          <w:szCs w:val="22"/>
        </w:rPr>
      </w:pPr>
      <w:r w:rsidRPr="00F34809">
        <w:rPr>
          <w:rFonts w:asciiTheme="minorHAnsi" w:hAnsiTheme="minorHAnsi" w:cstheme="minorHAnsi"/>
          <w:bCs/>
          <w:sz w:val="22"/>
          <w:szCs w:val="22"/>
        </w:rPr>
        <w:t xml:space="preserve">Environmental samples are tested on-site using </w:t>
      </w:r>
      <w:proofErr w:type="spellStart"/>
      <w:r w:rsidRPr="00F34809">
        <w:rPr>
          <w:rFonts w:asciiTheme="minorHAnsi" w:hAnsiTheme="minorHAnsi" w:cstheme="minorHAnsi"/>
          <w:bCs/>
          <w:sz w:val="22"/>
          <w:szCs w:val="22"/>
        </w:rPr>
        <w:t>Hygiena</w:t>
      </w:r>
      <w:proofErr w:type="spellEnd"/>
      <w:r w:rsidRPr="00F34809">
        <w:rPr>
          <w:rFonts w:asciiTheme="minorHAnsi" w:hAnsiTheme="minorHAnsi" w:cstheme="minorHAnsi"/>
          <w:bCs/>
          <w:sz w:val="22"/>
          <w:szCs w:val="22"/>
        </w:rPr>
        <w:t xml:space="preserve"> </w:t>
      </w:r>
      <w:proofErr w:type="spellStart"/>
      <w:r w:rsidRPr="00F34809">
        <w:rPr>
          <w:rFonts w:asciiTheme="minorHAnsi" w:hAnsiTheme="minorHAnsi" w:cstheme="minorHAnsi"/>
          <w:bCs/>
          <w:sz w:val="22"/>
          <w:szCs w:val="22"/>
        </w:rPr>
        <w:t>MicroSnap</w:t>
      </w:r>
      <w:proofErr w:type="spellEnd"/>
      <w:r w:rsidRPr="00F34809">
        <w:rPr>
          <w:rFonts w:asciiTheme="minorHAnsi" w:hAnsiTheme="minorHAnsi" w:cstheme="minorHAnsi"/>
          <w:bCs/>
          <w:sz w:val="22"/>
          <w:szCs w:val="22"/>
        </w:rPr>
        <w:t>™ EB rapid test kits according to manufacturer instructions. Results are reviewed and recorded by the SQF Practitioner or designee.</w:t>
      </w:r>
    </w:p>
    <w:p w14:paraId="29A84100" w14:textId="77777777" w:rsidR="00F34809" w:rsidRPr="00ED2CD1" w:rsidRDefault="00F34809" w:rsidP="00F34809">
      <w:pPr>
        <w:rPr>
          <w:rFonts w:asciiTheme="minorHAnsi" w:hAnsiTheme="minorHAnsi" w:cstheme="minorHAnsi"/>
          <w:sz w:val="22"/>
          <w:szCs w:val="22"/>
        </w:rPr>
      </w:pPr>
    </w:p>
    <w:p w14:paraId="36D2720B" w14:textId="77777777" w:rsidR="00F34809" w:rsidRPr="00ED2CD1" w:rsidRDefault="00F34809" w:rsidP="00F34809">
      <w:pPr>
        <w:rPr>
          <w:rFonts w:asciiTheme="minorHAnsi" w:hAnsiTheme="minorHAnsi" w:cstheme="minorHAnsi"/>
          <w:sz w:val="22"/>
          <w:szCs w:val="22"/>
        </w:rPr>
      </w:pPr>
      <w:r w:rsidRPr="00ED2CD1">
        <w:rPr>
          <w:rFonts w:asciiTheme="minorHAnsi" w:hAnsiTheme="minorHAnsi" w:cstheme="minorHAnsi"/>
          <w:b/>
          <w:bCs/>
          <w:sz w:val="22"/>
          <w:szCs w:val="22"/>
          <w:u w:val="single"/>
        </w:rPr>
        <w:t>Sample Data Collection and Trending</w:t>
      </w:r>
    </w:p>
    <w:p w14:paraId="1A6CF362" w14:textId="77777777" w:rsidR="00F34809" w:rsidRPr="00F34809" w:rsidRDefault="00F34809" w:rsidP="00F34809">
      <w:pPr>
        <w:rPr>
          <w:rFonts w:asciiTheme="minorHAnsi" w:hAnsiTheme="minorHAnsi" w:cstheme="minorHAnsi"/>
          <w:sz w:val="22"/>
          <w:szCs w:val="22"/>
        </w:rPr>
      </w:pPr>
      <w:r w:rsidRPr="00F34809">
        <w:rPr>
          <w:rFonts w:asciiTheme="minorHAnsi" w:hAnsiTheme="minorHAnsi" w:cstheme="minorHAnsi"/>
          <w:sz w:val="22"/>
          <w:szCs w:val="22"/>
        </w:rPr>
        <w:t>Test results are collected and reviewed at least annually to identify trends. The frequency of trend analysis may be adjusted based on program performance and results.</w:t>
      </w:r>
    </w:p>
    <w:p w14:paraId="16644E3B" w14:textId="77777777" w:rsidR="00ED2CD1" w:rsidRDefault="00ED2CD1" w:rsidP="00F34809">
      <w:pPr>
        <w:rPr>
          <w:rFonts w:asciiTheme="minorHAnsi" w:hAnsiTheme="minorHAnsi" w:cstheme="minorHAnsi"/>
          <w:sz w:val="22"/>
          <w:szCs w:val="22"/>
        </w:rPr>
      </w:pPr>
    </w:p>
    <w:p w14:paraId="710B2408" w14:textId="256C1014" w:rsidR="00F34809" w:rsidRPr="00ED2CD1" w:rsidRDefault="00F34809" w:rsidP="00F34809">
      <w:pPr>
        <w:rPr>
          <w:rFonts w:asciiTheme="minorHAnsi" w:hAnsiTheme="minorHAnsi" w:cstheme="minorHAnsi"/>
          <w:b/>
          <w:sz w:val="22"/>
          <w:szCs w:val="22"/>
          <w:u w:val="single"/>
        </w:rPr>
      </w:pPr>
      <w:r w:rsidRPr="00ED2CD1">
        <w:rPr>
          <w:rFonts w:asciiTheme="minorHAnsi" w:hAnsiTheme="minorHAnsi" w:cstheme="minorHAnsi"/>
          <w:b/>
          <w:sz w:val="22"/>
          <w:szCs w:val="22"/>
          <w:u w:val="single"/>
        </w:rPr>
        <w:t>Corrective Action Program/ Enhanced Sampling</w:t>
      </w:r>
    </w:p>
    <w:p w14:paraId="4B4A89F5" w14:textId="77777777" w:rsidR="00F34809" w:rsidRPr="00F34809" w:rsidRDefault="00F34809" w:rsidP="00F34809">
      <w:pPr>
        <w:rPr>
          <w:rFonts w:asciiTheme="minorHAnsi" w:hAnsiTheme="minorHAnsi" w:cstheme="minorHAnsi"/>
          <w:sz w:val="22"/>
          <w:szCs w:val="22"/>
        </w:rPr>
      </w:pPr>
      <w:r w:rsidRPr="00F34809">
        <w:rPr>
          <w:rFonts w:asciiTheme="minorHAnsi" w:hAnsiTheme="minorHAnsi" w:cstheme="minorHAnsi"/>
          <w:sz w:val="22"/>
          <w:szCs w:val="22"/>
        </w:rPr>
        <w:t>If an Enterobacteriaceae (EB) result exceeds the established acceptable limit (&lt;10 CFU), additional samples are taken immediately, prior to cleaning, to assist in identifying the source.</w:t>
      </w:r>
    </w:p>
    <w:p w14:paraId="059B50C0" w14:textId="77777777" w:rsidR="00F34809" w:rsidRPr="00F34809" w:rsidRDefault="00F34809" w:rsidP="00F34809">
      <w:pPr>
        <w:rPr>
          <w:rFonts w:asciiTheme="minorHAnsi" w:hAnsiTheme="minorHAnsi" w:cstheme="minorHAnsi"/>
          <w:sz w:val="22"/>
          <w:szCs w:val="22"/>
        </w:rPr>
      </w:pPr>
      <w:r w:rsidRPr="00F34809">
        <w:rPr>
          <w:rFonts w:asciiTheme="minorHAnsi" w:hAnsiTheme="minorHAnsi" w:cstheme="minorHAnsi"/>
          <w:sz w:val="22"/>
          <w:szCs w:val="22"/>
        </w:rPr>
        <w:t>The affected area is re-cleaned and sanitized and re-tested on the next production day to verify effectiveness.</w:t>
      </w:r>
    </w:p>
    <w:p w14:paraId="327599F0" w14:textId="77777777" w:rsidR="00F34809" w:rsidRPr="00F34809" w:rsidRDefault="00F34809" w:rsidP="00F34809">
      <w:pPr>
        <w:rPr>
          <w:rFonts w:asciiTheme="minorHAnsi" w:hAnsiTheme="minorHAnsi" w:cstheme="minorHAnsi"/>
          <w:sz w:val="22"/>
          <w:szCs w:val="22"/>
        </w:rPr>
      </w:pPr>
      <w:r w:rsidRPr="00F34809">
        <w:rPr>
          <w:rFonts w:asciiTheme="minorHAnsi" w:hAnsiTheme="minorHAnsi" w:cstheme="minorHAnsi"/>
          <w:sz w:val="22"/>
          <w:szCs w:val="22"/>
        </w:rPr>
        <w:t>If repeat unsatisfactory results occur, cleaning procedures will be reviewed and modified as needed, and additional corrective actions will be documented.</w:t>
      </w:r>
    </w:p>
    <w:p w14:paraId="3F355673" w14:textId="1B0B0E1C" w:rsidR="00F34809" w:rsidRPr="00ED2CD1" w:rsidRDefault="00F34809" w:rsidP="00F34809">
      <w:pPr>
        <w:rPr>
          <w:rFonts w:asciiTheme="minorHAnsi" w:hAnsiTheme="minorHAnsi" w:cstheme="minorHAnsi"/>
          <w:sz w:val="22"/>
          <w:szCs w:val="22"/>
        </w:rPr>
      </w:pPr>
    </w:p>
    <w:p w14:paraId="7C424F1E" w14:textId="77777777" w:rsidR="00F34809" w:rsidRPr="00ED2CD1" w:rsidRDefault="00F34809" w:rsidP="00F34809">
      <w:pPr>
        <w:rPr>
          <w:rFonts w:asciiTheme="minorHAnsi" w:hAnsiTheme="minorHAnsi" w:cstheme="minorHAnsi"/>
          <w:sz w:val="22"/>
          <w:szCs w:val="22"/>
        </w:rPr>
      </w:pPr>
    </w:p>
    <w:p w14:paraId="16E22DD5" w14:textId="77777777" w:rsidR="00F34809" w:rsidRPr="00ED2CD1" w:rsidRDefault="00F34809" w:rsidP="00F34809">
      <w:pPr>
        <w:autoSpaceDE w:val="0"/>
        <w:autoSpaceDN w:val="0"/>
        <w:adjustRightInd w:val="0"/>
        <w:rPr>
          <w:rFonts w:asciiTheme="minorHAnsi" w:hAnsiTheme="minorHAnsi" w:cstheme="minorHAnsi"/>
          <w:sz w:val="22"/>
          <w:szCs w:val="22"/>
          <w:u w:val="single"/>
        </w:rPr>
      </w:pPr>
      <w:r w:rsidRPr="00ED2CD1">
        <w:rPr>
          <w:rFonts w:asciiTheme="minorHAnsi" w:hAnsiTheme="minorHAnsi" w:cstheme="minorHAnsi"/>
          <w:b/>
          <w:sz w:val="22"/>
          <w:szCs w:val="22"/>
          <w:u w:val="single"/>
        </w:rPr>
        <w:t>DOCUMENT HISTORY</w:t>
      </w:r>
      <w:r w:rsidRPr="00ED2CD1">
        <w:rPr>
          <w:rFonts w:asciiTheme="minorHAnsi" w:hAnsiTheme="minorHAnsi" w:cstheme="minorHAnsi"/>
          <w:sz w:val="22"/>
          <w:szCs w:val="22"/>
          <w:u w:val="single"/>
        </w:rPr>
        <w:t xml:space="preserve"> </w:t>
      </w:r>
    </w:p>
    <w:p w14:paraId="7E0508A3" w14:textId="77777777" w:rsidR="00F34809" w:rsidRPr="00ED2CD1" w:rsidRDefault="00F34809" w:rsidP="00F34809">
      <w:pPr>
        <w:autoSpaceDE w:val="0"/>
        <w:autoSpaceDN w:val="0"/>
        <w:adjustRightInd w:val="0"/>
        <w:rPr>
          <w:rFonts w:asciiTheme="minorHAnsi" w:hAnsiTheme="minorHAnsi" w:cstheme="minorHAnsi"/>
          <w:sz w:val="22"/>
          <w:szCs w:val="22"/>
        </w:rPr>
      </w:pPr>
      <w:r w:rsidRPr="00ED2CD1">
        <w:rPr>
          <w:rFonts w:asciiTheme="minorHAnsi" w:hAnsiTheme="minorHAnsi" w:cstheme="minorHAnsi"/>
          <w:sz w:val="22"/>
          <w:szCs w:val="22"/>
        </w:rPr>
        <w:t xml:space="preserve">NOTE: Only record </w:t>
      </w:r>
      <w:r w:rsidRPr="00ED2CD1">
        <w:rPr>
          <w:rFonts w:asciiTheme="minorHAnsi" w:hAnsiTheme="minorHAnsi" w:cstheme="minorHAnsi"/>
          <w:i/>
          <w:sz w:val="22"/>
          <w:szCs w:val="22"/>
        </w:rPr>
        <w:t>revisions</w:t>
      </w:r>
      <w:r w:rsidRPr="00ED2CD1">
        <w:rPr>
          <w:rFonts w:asciiTheme="minorHAnsi" w:hAnsiTheme="minorHAnsi" w:cstheme="minorHAnsi"/>
          <w:sz w:val="22"/>
          <w:szCs w:val="22"/>
        </w:rPr>
        <w:t xml:space="preserve"> to this document. </w:t>
      </w:r>
      <w:r w:rsidRPr="00ED2CD1">
        <w:rPr>
          <w:rFonts w:asciiTheme="minorHAnsi" w:hAnsiTheme="minorHAnsi" w:cstheme="minorHAnsi"/>
          <w:i/>
          <w:sz w:val="22"/>
          <w:szCs w:val="22"/>
        </w:rPr>
        <w:t>Reviews</w:t>
      </w:r>
      <w:r w:rsidRPr="00ED2CD1">
        <w:rPr>
          <w:rFonts w:asciiTheme="minorHAnsi" w:hAnsiTheme="minorHAnsi" w:cstheme="minorHAnsi"/>
          <w:sz w:val="22"/>
          <w:szCs w:val="22"/>
        </w:rPr>
        <w:t xml:space="preserve"> are recorded only in the central Document Register.</w:t>
      </w:r>
    </w:p>
    <w:p w14:paraId="1E36180A" w14:textId="77777777" w:rsidR="00F34809" w:rsidRPr="00BB77C0" w:rsidRDefault="00F34809" w:rsidP="00F34809">
      <w:pPr>
        <w:rPr>
          <w:rFonts w:asciiTheme="minorHAnsi" w:hAnsiTheme="minorHAnsi" w:cstheme="minorHAnsi"/>
          <w:b/>
          <w:sz w:val="22"/>
          <w:szCs w:val="22"/>
        </w:rPr>
      </w:pPr>
    </w:p>
    <w:p w14:paraId="553D60E9" w14:textId="77777777" w:rsidR="00F34809" w:rsidRPr="00BB77C0" w:rsidRDefault="00F34809" w:rsidP="00F34809">
      <w:pPr>
        <w:rPr>
          <w:rFonts w:asciiTheme="minorHAnsi" w:hAnsiTheme="minorHAnsi" w:cstheme="minorHAnsi"/>
          <w:sz w:val="22"/>
          <w:szCs w:val="22"/>
        </w:rPr>
      </w:pPr>
    </w:p>
    <w:p w14:paraId="0426FC12" w14:textId="77777777" w:rsidR="00FE309A" w:rsidRPr="00BB77C0" w:rsidRDefault="00FE309A" w:rsidP="00FE309A">
      <w:pPr>
        <w:rPr>
          <w:rFonts w:asciiTheme="minorHAnsi" w:hAnsiTheme="minorHAnsi" w:cstheme="minorHAnsi"/>
          <w:b/>
          <w:sz w:val="22"/>
          <w:szCs w:val="22"/>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FE309A" w:rsidRPr="00BB77C0" w14:paraId="2A876C5F" w14:textId="77777777" w:rsidTr="007C3421">
        <w:tc>
          <w:tcPr>
            <w:tcW w:w="1722" w:type="dxa"/>
          </w:tcPr>
          <w:p w14:paraId="66A0F47C" w14:textId="77777777" w:rsidR="00FE309A" w:rsidRPr="00BB77C0" w:rsidRDefault="00FE309A" w:rsidP="007C3421">
            <w:pPr>
              <w:jc w:val="center"/>
              <w:rPr>
                <w:rFonts w:asciiTheme="minorHAnsi" w:hAnsiTheme="minorHAnsi" w:cstheme="minorHAnsi"/>
                <w:sz w:val="22"/>
                <w:szCs w:val="22"/>
              </w:rPr>
            </w:pPr>
            <w:r w:rsidRPr="00BB77C0">
              <w:rPr>
                <w:rFonts w:asciiTheme="minorHAnsi" w:hAnsiTheme="minorHAnsi" w:cstheme="minorHAnsi"/>
                <w:sz w:val="22"/>
                <w:szCs w:val="22"/>
              </w:rPr>
              <w:t>Revision Date = Version</w:t>
            </w:r>
          </w:p>
        </w:tc>
        <w:tc>
          <w:tcPr>
            <w:tcW w:w="8208" w:type="dxa"/>
          </w:tcPr>
          <w:p w14:paraId="47D030DB" w14:textId="77777777" w:rsidR="00FE309A" w:rsidRPr="00BB77C0" w:rsidRDefault="00FE309A" w:rsidP="007C3421">
            <w:pPr>
              <w:jc w:val="center"/>
              <w:rPr>
                <w:rFonts w:asciiTheme="minorHAnsi" w:hAnsiTheme="minorHAnsi" w:cstheme="minorHAnsi"/>
                <w:sz w:val="22"/>
                <w:szCs w:val="22"/>
              </w:rPr>
            </w:pPr>
          </w:p>
          <w:p w14:paraId="18EF2C69" w14:textId="77777777" w:rsidR="00FE309A" w:rsidRPr="00BB77C0" w:rsidRDefault="00FE309A" w:rsidP="007C3421">
            <w:pPr>
              <w:jc w:val="center"/>
              <w:rPr>
                <w:rFonts w:asciiTheme="minorHAnsi" w:hAnsiTheme="minorHAnsi" w:cstheme="minorHAnsi"/>
                <w:sz w:val="22"/>
                <w:szCs w:val="22"/>
              </w:rPr>
            </w:pPr>
            <w:r w:rsidRPr="00BB77C0">
              <w:rPr>
                <w:rFonts w:asciiTheme="minorHAnsi" w:hAnsiTheme="minorHAnsi" w:cstheme="minorHAnsi"/>
                <w:sz w:val="22"/>
                <w:szCs w:val="22"/>
              </w:rPr>
              <w:t>Changes</w:t>
            </w:r>
          </w:p>
        </w:tc>
      </w:tr>
      <w:tr w:rsidR="00FE309A" w:rsidRPr="00BB77C0" w14:paraId="3FEEAFBC" w14:textId="77777777" w:rsidTr="007C3421">
        <w:tc>
          <w:tcPr>
            <w:tcW w:w="1722" w:type="dxa"/>
          </w:tcPr>
          <w:p w14:paraId="28554324" w14:textId="0CF6B21C" w:rsidR="00FE309A" w:rsidRPr="00BB77C0" w:rsidRDefault="004D3DCA" w:rsidP="007C3421">
            <w:pPr>
              <w:jc w:val="center"/>
              <w:rPr>
                <w:rFonts w:asciiTheme="minorHAnsi" w:hAnsiTheme="minorHAnsi" w:cstheme="minorHAnsi"/>
                <w:sz w:val="22"/>
                <w:szCs w:val="22"/>
              </w:rPr>
            </w:pPr>
            <w:r w:rsidRPr="00BB77C0">
              <w:rPr>
                <w:rFonts w:asciiTheme="minorHAnsi" w:hAnsiTheme="minorHAnsi" w:cstheme="minorHAnsi"/>
                <w:sz w:val="22"/>
                <w:szCs w:val="22"/>
              </w:rPr>
              <w:t>2025-02-04</w:t>
            </w:r>
          </w:p>
        </w:tc>
        <w:tc>
          <w:tcPr>
            <w:tcW w:w="8208" w:type="dxa"/>
          </w:tcPr>
          <w:p w14:paraId="69FD929E" w14:textId="77777777" w:rsidR="00FE309A" w:rsidRPr="00BB77C0" w:rsidRDefault="00FE309A" w:rsidP="007C3421">
            <w:pPr>
              <w:rPr>
                <w:rFonts w:asciiTheme="minorHAnsi" w:hAnsiTheme="minorHAnsi" w:cstheme="minorHAnsi"/>
                <w:sz w:val="22"/>
                <w:szCs w:val="22"/>
              </w:rPr>
            </w:pPr>
            <w:r w:rsidRPr="00BB77C0">
              <w:rPr>
                <w:rFonts w:asciiTheme="minorHAnsi" w:hAnsiTheme="minorHAnsi" w:cstheme="minorHAnsi"/>
                <w:sz w:val="22"/>
                <w:szCs w:val="22"/>
              </w:rPr>
              <w:t>New program.</w:t>
            </w:r>
          </w:p>
        </w:tc>
      </w:tr>
      <w:tr w:rsidR="00EE0B6D" w:rsidRPr="00BB77C0" w14:paraId="49E01C23" w14:textId="77777777" w:rsidTr="007C3421">
        <w:tc>
          <w:tcPr>
            <w:tcW w:w="1722" w:type="dxa"/>
          </w:tcPr>
          <w:p w14:paraId="3680D0EF" w14:textId="33EFD041" w:rsidR="00EE0B6D" w:rsidRPr="00BB77C0" w:rsidRDefault="00EE0B6D" w:rsidP="007C3421">
            <w:pPr>
              <w:jc w:val="center"/>
              <w:rPr>
                <w:rFonts w:asciiTheme="minorHAnsi" w:hAnsiTheme="minorHAnsi" w:cstheme="minorHAnsi"/>
                <w:sz w:val="22"/>
                <w:szCs w:val="22"/>
              </w:rPr>
            </w:pPr>
            <w:r>
              <w:rPr>
                <w:rFonts w:asciiTheme="minorHAnsi" w:hAnsiTheme="minorHAnsi" w:cstheme="minorHAnsi"/>
                <w:sz w:val="22"/>
                <w:szCs w:val="22"/>
              </w:rPr>
              <w:t>03/16/2026</w:t>
            </w:r>
          </w:p>
        </w:tc>
        <w:tc>
          <w:tcPr>
            <w:tcW w:w="8208" w:type="dxa"/>
          </w:tcPr>
          <w:p w14:paraId="06DC3B6B" w14:textId="77E45917" w:rsidR="00EE0B6D" w:rsidRPr="00BB77C0" w:rsidRDefault="00EE0B6D" w:rsidP="007C3421">
            <w:pPr>
              <w:rPr>
                <w:rFonts w:asciiTheme="minorHAnsi" w:hAnsiTheme="minorHAnsi" w:cstheme="minorHAnsi"/>
                <w:sz w:val="22"/>
                <w:szCs w:val="22"/>
              </w:rPr>
            </w:pPr>
            <w:r>
              <w:rPr>
                <w:rFonts w:asciiTheme="minorHAnsi" w:hAnsiTheme="minorHAnsi" w:cstheme="minorHAnsi"/>
                <w:sz w:val="22"/>
                <w:szCs w:val="22"/>
              </w:rPr>
              <w:t>Reviewed and Revised</w:t>
            </w:r>
          </w:p>
        </w:tc>
      </w:tr>
    </w:tbl>
    <w:p w14:paraId="61239EBD" w14:textId="77777777" w:rsidR="00FE309A" w:rsidRPr="00BB77C0" w:rsidRDefault="00FE309A" w:rsidP="00A8131B">
      <w:pPr>
        <w:rPr>
          <w:rFonts w:asciiTheme="minorHAnsi" w:hAnsiTheme="minorHAnsi" w:cstheme="minorHAnsi"/>
          <w:sz w:val="22"/>
          <w:szCs w:val="22"/>
        </w:rPr>
      </w:pPr>
    </w:p>
    <w:sectPr w:rsidR="00FE309A" w:rsidRPr="00BB77C0" w:rsidSect="000807D7">
      <w:headerReference w:type="even" r:id="rId11"/>
      <w:headerReference w:type="default" r:id="rId12"/>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E5B9" w14:textId="77777777" w:rsidR="00D73D8B" w:rsidRDefault="00D73D8B" w:rsidP="00D71DDB">
      <w:r>
        <w:separator/>
      </w:r>
    </w:p>
  </w:endnote>
  <w:endnote w:type="continuationSeparator" w:id="0">
    <w:p w14:paraId="1B7676E0" w14:textId="77777777" w:rsidR="00D73D8B" w:rsidRDefault="00D73D8B" w:rsidP="00D7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5BA0" w14:textId="77777777" w:rsidR="00D73D8B" w:rsidRDefault="00D73D8B" w:rsidP="00D71DDB">
      <w:r>
        <w:separator/>
      </w:r>
    </w:p>
  </w:footnote>
  <w:footnote w:type="continuationSeparator" w:id="0">
    <w:p w14:paraId="13AD2EB0" w14:textId="77777777" w:rsidR="00D73D8B" w:rsidRDefault="00D73D8B" w:rsidP="00D71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7C29" w14:textId="77777777" w:rsidR="0009103D" w:rsidRDefault="0009103D" w:rsidP="00E36D0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247C2A" w14:textId="77777777" w:rsidR="0009103D" w:rsidRDefault="0009103D" w:rsidP="00E36D0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00E78" w:rsidRPr="0066470D" w14:paraId="2ED12B69" w14:textId="77777777" w:rsidTr="00B00E78">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DD31AEF" w14:textId="77777777" w:rsidR="00B00E78" w:rsidRDefault="00B00E78" w:rsidP="00B00E78">
          <w:pPr>
            <w:jc w:val="center"/>
            <w:rPr>
              <w:rFonts w:asciiTheme="minorHAnsi" w:hAnsiTheme="minorHAnsi" w:cstheme="minorBidi"/>
              <w:color w:val="202124"/>
              <w:sz w:val="22"/>
              <w:szCs w:val="22"/>
              <w:shd w:val="clear" w:color="auto" w:fill="FFFFFF"/>
            </w:rPr>
          </w:pPr>
          <w:r w:rsidRPr="00EE205C">
            <w:rPr>
              <w:rFonts w:asciiTheme="minorHAnsi" w:hAnsiTheme="minorHAnsi" w:cstheme="minorHAnsi"/>
              <w:noProof/>
              <w:sz w:val="22"/>
              <w:szCs w:val="22"/>
            </w:rPr>
            <w:drawing>
              <wp:anchor distT="0" distB="0" distL="114300" distR="114300" simplePos="0" relativeHeight="251659264" behindDoc="0" locked="0" layoutInCell="1" allowOverlap="1" wp14:anchorId="217446C0" wp14:editId="04CAEC40">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Pr="3422EDE4">
            <w:rPr>
              <w:rFonts w:asciiTheme="minorHAnsi" w:hAnsiTheme="minorHAnsi" w:cstheme="minorBidi"/>
              <w:color w:val="202124"/>
              <w:sz w:val="22"/>
              <w:szCs w:val="22"/>
              <w:shd w:val="clear" w:color="auto" w:fill="FFFFFF"/>
            </w:rPr>
            <w:t>315 Point Township Drive</w:t>
          </w:r>
        </w:p>
        <w:p w14:paraId="04BE3377" w14:textId="06BD2655" w:rsidR="00B00E78" w:rsidRPr="00E26271" w:rsidRDefault="00B00E78" w:rsidP="00B00E78">
          <w:pPr>
            <w:jc w:val="center"/>
            <w:rPr>
              <w:rFonts w:ascii="Calibri" w:hAnsi="Calibri" w:cs="Arial"/>
            </w:rPr>
          </w:pPr>
          <w:r w:rsidRPr="3422EDE4">
            <w:rPr>
              <w:rFonts w:asciiTheme="minorHAnsi" w:hAnsiTheme="minorHAnsi" w:cstheme="minorBidi"/>
              <w:color w:val="202124"/>
              <w:sz w:val="22"/>
              <w:szCs w:val="22"/>
              <w:shd w:val="clear" w:color="auto" w:fill="FFFFFF"/>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0FC90BAA" w14:textId="24083BE6" w:rsidR="00B00E78" w:rsidRPr="0066470D" w:rsidRDefault="00B00E78" w:rsidP="00B00E78">
          <w:pPr>
            <w:jc w:val="center"/>
            <w:rPr>
              <w:rFonts w:ascii="Calibri" w:hAnsi="Calibri"/>
              <w:b/>
              <w:bCs/>
            </w:rPr>
          </w:pPr>
          <w:r>
            <w:rPr>
              <w:rFonts w:ascii="Calibri" w:hAnsi="Calibri"/>
              <w:b/>
              <w:bCs/>
            </w:rPr>
            <w:t>2.4.8 Environmental Monitoring</w:t>
          </w:r>
        </w:p>
      </w:tc>
    </w:tr>
    <w:tr w:rsidR="006461BF" w:rsidRPr="0066470D" w14:paraId="01E3F875" w14:textId="77777777" w:rsidTr="007C3421">
      <w:trPr>
        <w:trHeight w:val="300"/>
      </w:trPr>
      <w:tc>
        <w:tcPr>
          <w:tcW w:w="1443" w:type="dxa"/>
          <w:noWrap/>
          <w:hideMark/>
        </w:tcPr>
        <w:p w14:paraId="297B2CE5" w14:textId="77777777" w:rsidR="006461BF" w:rsidRPr="0066470D" w:rsidRDefault="006461BF" w:rsidP="006461BF">
          <w:pPr>
            <w:jc w:val="right"/>
            <w:rPr>
              <w:rFonts w:ascii="Calibri" w:hAnsi="Calibri"/>
              <w:sz w:val="22"/>
              <w:szCs w:val="22"/>
            </w:rPr>
          </w:pPr>
          <w:r w:rsidRPr="0066470D">
            <w:rPr>
              <w:rFonts w:ascii="Calibri" w:hAnsi="Calibri"/>
              <w:sz w:val="22"/>
              <w:szCs w:val="22"/>
            </w:rPr>
            <w:t>Filename &amp; Version #:</w:t>
          </w:r>
        </w:p>
      </w:tc>
      <w:tc>
        <w:tcPr>
          <w:tcW w:w="3402" w:type="dxa"/>
          <w:noWrap/>
        </w:tcPr>
        <w:p w14:paraId="7576072F" w14:textId="192C4AA6" w:rsidR="006461BF" w:rsidRPr="0066470D" w:rsidRDefault="00E75086" w:rsidP="006461BF">
          <w:pPr>
            <w:rPr>
              <w:rFonts w:ascii="Calibri" w:hAnsi="Calibri"/>
              <w:sz w:val="22"/>
              <w:szCs w:val="22"/>
            </w:rPr>
          </w:pPr>
          <w:r>
            <w:rPr>
              <w:rFonts w:ascii="Calibri" w:hAnsi="Calibri"/>
              <w:sz w:val="22"/>
              <w:szCs w:val="22"/>
            </w:rPr>
            <w:fldChar w:fldCharType="begin"/>
          </w:r>
          <w:r>
            <w:rPr>
              <w:rFonts w:ascii="Calibri" w:hAnsi="Calibri"/>
              <w:sz w:val="22"/>
              <w:szCs w:val="22"/>
            </w:rPr>
            <w:instrText xml:space="preserve"> FILENAME \* MERGEFORMAT </w:instrText>
          </w:r>
          <w:r>
            <w:rPr>
              <w:rFonts w:ascii="Calibri" w:hAnsi="Calibri"/>
              <w:sz w:val="22"/>
              <w:szCs w:val="22"/>
            </w:rPr>
            <w:fldChar w:fldCharType="separate"/>
          </w:r>
          <w:r w:rsidR="00481657">
            <w:rPr>
              <w:rFonts w:ascii="Calibri" w:hAnsi="Calibri"/>
              <w:noProof/>
              <w:sz w:val="22"/>
              <w:szCs w:val="22"/>
            </w:rPr>
            <w:t>2.4.8 Environmental Monitoring</w:t>
          </w:r>
          <w:r>
            <w:rPr>
              <w:rFonts w:ascii="Calibri" w:hAnsi="Calibri"/>
              <w:sz w:val="22"/>
              <w:szCs w:val="22"/>
            </w:rPr>
            <w:fldChar w:fldCharType="end"/>
          </w:r>
          <w:r w:rsidR="00975DED" w:rsidRPr="0066470D">
            <w:rPr>
              <w:rFonts w:ascii="Calibri" w:hAnsi="Calibri"/>
              <w:sz w:val="22"/>
              <w:szCs w:val="22"/>
            </w:rPr>
            <w:t xml:space="preserve"> </w:t>
          </w:r>
        </w:p>
      </w:tc>
      <w:tc>
        <w:tcPr>
          <w:tcW w:w="1563" w:type="dxa"/>
          <w:noWrap/>
          <w:hideMark/>
        </w:tcPr>
        <w:p w14:paraId="4BFE868B" w14:textId="77777777" w:rsidR="006461BF" w:rsidRPr="0066470D" w:rsidRDefault="006461BF" w:rsidP="006461BF">
          <w:pPr>
            <w:jc w:val="right"/>
            <w:rPr>
              <w:rFonts w:ascii="Calibri" w:hAnsi="Calibri"/>
              <w:sz w:val="22"/>
              <w:szCs w:val="22"/>
            </w:rPr>
          </w:pPr>
          <w:r w:rsidRPr="0066470D">
            <w:rPr>
              <w:rFonts w:ascii="Calibri" w:hAnsi="Calibri"/>
              <w:sz w:val="22"/>
              <w:szCs w:val="22"/>
            </w:rPr>
            <w:t>Page:</w:t>
          </w:r>
        </w:p>
      </w:tc>
      <w:tc>
        <w:tcPr>
          <w:tcW w:w="3168" w:type="dxa"/>
          <w:noWrap/>
          <w:hideMark/>
        </w:tcPr>
        <w:p w14:paraId="7E7C4EB2" w14:textId="77777777" w:rsidR="006461BF" w:rsidRPr="0066470D" w:rsidRDefault="006461BF" w:rsidP="006461BF">
          <w:pPr>
            <w:rPr>
              <w:rFonts w:ascii="Calibri" w:hAnsi="Calibri"/>
              <w:sz w:val="22"/>
              <w:szCs w:val="22"/>
            </w:rPr>
          </w:pPr>
          <w:r w:rsidRPr="0066470D">
            <w:rPr>
              <w:rFonts w:ascii="Calibri" w:hAnsi="Calibri"/>
              <w:sz w:val="22"/>
              <w:szCs w:val="22"/>
            </w:rPr>
            <w:t xml:space="preserve">Page </w:t>
          </w:r>
          <w:r w:rsidRPr="0066470D">
            <w:rPr>
              <w:rFonts w:ascii="Calibri" w:hAnsi="Calibri"/>
              <w:b/>
              <w:sz w:val="22"/>
              <w:szCs w:val="22"/>
            </w:rPr>
            <w:fldChar w:fldCharType="begin"/>
          </w:r>
          <w:r w:rsidRPr="0066470D">
            <w:rPr>
              <w:rFonts w:ascii="Calibri" w:hAnsi="Calibri"/>
              <w:b/>
              <w:sz w:val="22"/>
              <w:szCs w:val="22"/>
            </w:rPr>
            <w:instrText xml:space="preserve"> PAGE  \* Arabic  \* MERGEFORMAT </w:instrText>
          </w:r>
          <w:r w:rsidRPr="0066470D">
            <w:rPr>
              <w:rFonts w:ascii="Calibri" w:hAnsi="Calibri"/>
              <w:b/>
              <w:sz w:val="22"/>
              <w:szCs w:val="22"/>
            </w:rPr>
            <w:fldChar w:fldCharType="separate"/>
          </w:r>
          <w:r>
            <w:rPr>
              <w:rFonts w:ascii="Calibri" w:hAnsi="Calibri"/>
              <w:b/>
              <w:noProof/>
              <w:sz w:val="22"/>
              <w:szCs w:val="22"/>
            </w:rPr>
            <w:t>2</w:t>
          </w:r>
          <w:r w:rsidRPr="0066470D">
            <w:rPr>
              <w:rFonts w:ascii="Calibri" w:hAnsi="Calibri"/>
              <w:b/>
              <w:sz w:val="22"/>
              <w:szCs w:val="22"/>
            </w:rPr>
            <w:fldChar w:fldCharType="end"/>
          </w:r>
          <w:r w:rsidRPr="0066470D">
            <w:rPr>
              <w:rFonts w:ascii="Calibri" w:hAnsi="Calibri"/>
              <w:sz w:val="22"/>
              <w:szCs w:val="22"/>
            </w:rPr>
            <w:t xml:space="preserve"> of </w:t>
          </w:r>
          <w:r w:rsidRPr="0066470D">
            <w:rPr>
              <w:rFonts w:ascii="Calibri" w:hAnsi="Calibri"/>
              <w:b/>
              <w:sz w:val="22"/>
              <w:szCs w:val="22"/>
            </w:rPr>
            <w:fldChar w:fldCharType="begin"/>
          </w:r>
          <w:r w:rsidRPr="0066470D">
            <w:rPr>
              <w:rFonts w:ascii="Calibri" w:hAnsi="Calibri"/>
              <w:b/>
              <w:sz w:val="22"/>
              <w:szCs w:val="22"/>
            </w:rPr>
            <w:instrText xml:space="preserve"> NUMPAGES  \* Arabic  \* MERGEFORMAT </w:instrText>
          </w:r>
          <w:r w:rsidRPr="0066470D">
            <w:rPr>
              <w:rFonts w:ascii="Calibri" w:hAnsi="Calibri"/>
              <w:b/>
              <w:sz w:val="22"/>
              <w:szCs w:val="22"/>
            </w:rPr>
            <w:fldChar w:fldCharType="separate"/>
          </w:r>
          <w:r>
            <w:rPr>
              <w:rFonts w:ascii="Calibri" w:hAnsi="Calibri"/>
              <w:b/>
              <w:noProof/>
              <w:sz w:val="22"/>
              <w:szCs w:val="22"/>
            </w:rPr>
            <w:t>3</w:t>
          </w:r>
          <w:r w:rsidRPr="0066470D">
            <w:rPr>
              <w:rFonts w:ascii="Calibri" w:hAnsi="Calibri"/>
              <w:b/>
              <w:sz w:val="22"/>
              <w:szCs w:val="22"/>
            </w:rPr>
            <w:fldChar w:fldCharType="end"/>
          </w:r>
        </w:p>
      </w:tc>
    </w:tr>
    <w:tr w:rsidR="006461BF" w:rsidRPr="0066470D" w14:paraId="4F5C4D0A" w14:textId="77777777" w:rsidTr="007C3421">
      <w:trPr>
        <w:trHeight w:val="315"/>
      </w:trPr>
      <w:tc>
        <w:tcPr>
          <w:tcW w:w="1443" w:type="dxa"/>
          <w:noWrap/>
          <w:hideMark/>
        </w:tcPr>
        <w:p w14:paraId="21BF424C" w14:textId="77777777" w:rsidR="006461BF" w:rsidRPr="0066470D" w:rsidRDefault="006461BF" w:rsidP="006461BF">
          <w:pPr>
            <w:jc w:val="right"/>
            <w:rPr>
              <w:rFonts w:ascii="Calibri" w:hAnsi="Calibri"/>
              <w:sz w:val="22"/>
              <w:szCs w:val="22"/>
            </w:rPr>
          </w:pPr>
          <w:r w:rsidRPr="0066470D">
            <w:rPr>
              <w:rFonts w:ascii="Calibri" w:hAnsi="Calibri"/>
              <w:sz w:val="22"/>
              <w:szCs w:val="22"/>
            </w:rPr>
            <w:t>Approved By:</w:t>
          </w:r>
        </w:p>
      </w:tc>
      <w:tc>
        <w:tcPr>
          <w:tcW w:w="3402" w:type="dxa"/>
          <w:noWrap/>
          <w:hideMark/>
        </w:tcPr>
        <w:p w14:paraId="415F3461" w14:textId="01900C1F" w:rsidR="006461BF" w:rsidRPr="0066470D" w:rsidRDefault="003E3A98" w:rsidP="006461BF">
          <w:pPr>
            <w:rPr>
              <w:rFonts w:ascii="Calibri" w:hAnsi="Calibri"/>
              <w:sz w:val="22"/>
              <w:szCs w:val="22"/>
            </w:rPr>
          </w:pPr>
          <w:r>
            <w:rPr>
              <w:rFonts w:ascii="Calibri" w:hAnsi="Calibri"/>
              <w:sz w:val="22"/>
              <w:szCs w:val="22"/>
            </w:rPr>
            <w:t xml:space="preserve">Glenna </w:t>
          </w:r>
          <w:proofErr w:type="spellStart"/>
          <w:r>
            <w:rPr>
              <w:rFonts w:ascii="Calibri" w:hAnsi="Calibri"/>
              <w:sz w:val="22"/>
              <w:szCs w:val="22"/>
            </w:rPr>
            <w:t>DePoe</w:t>
          </w:r>
          <w:proofErr w:type="spellEnd"/>
        </w:p>
      </w:tc>
      <w:tc>
        <w:tcPr>
          <w:tcW w:w="1563" w:type="dxa"/>
          <w:noWrap/>
          <w:hideMark/>
        </w:tcPr>
        <w:p w14:paraId="7C6944C0" w14:textId="77777777" w:rsidR="006461BF" w:rsidRPr="0066470D" w:rsidRDefault="006461BF" w:rsidP="006461BF">
          <w:pPr>
            <w:jc w:val="right"/>
            <w:rPr>
              <w:rFonts w:ascii="Calibri" w:hAnsi="Calibri"/>
              <w:sz w:val="22"/>
              <w:szCs w:val="22"/>
            </w:rPr>
          </w:pPr>
          <w:r w:rsidRPr="0066470D">
            <w:rPr>
              <w:rFonts w:ascii="Calibri" w:hAnsi="Calibri"/>
              <w:sz w:val="22"/>
              <w:szCs w:val="22"/>
            </w:rPr>
            <w:t>Approval Date:</w:t>
          </w:r>
        </w:p>
      </w:tc>
      <w:tc>
        <w:tcPr>
          <w:tcW w:w="3168" w:type="dxa"/>
          <w:noWrap/>
          <w:hideMark/>
        </w:tcPr>
        <w:p w14:paraId="6D7F7FF2" w14:textId="5AC27596" w:rsidR="006461BF" w:rsidRPr="0066470D" w:rsidRDefault="00F201CA" w:rsidP="006461BF">
          <w:pPr>
            <w:rPr>
              <w:rFonts w:ascii="Calibri" w:hAnsi="Calibri"/>
              <w:sz w:val="22"/>
              <w:szCs w:val="22"/>
            </w:rPr>
          </w:pPr>
          <w:r>
            <w:rPr>
              <w:rFonts w:ascii="Calibri" w:hAnsi="Calibri"/>
              <w:sz w:val="22"/>
              <w:szCs w:val="22"/>
            </w:rPr>
            <w:t>03.1</w:t>
          </w:r>
          <w:r w:rsidR="0065148F">
            <w:rPr>
              <w:rFonts w:ascii="Calibri" w:hAnsi="Calibri"/>
              <w:sz w:val="22"/>
              <w:szCs w:val="22"/>
            </w:rPr>
            <w:t>7</w:t>
          </w:r>
          <w:r>
            <w:rPr>
              <w:rFonts w:ascii="Calibri" w:hAnsi="Calibri"/>
              <w:sz w:val="22"/>
              <w:szCs w:val="22"/>
            </w:rPr>
            <w:t>.2026</w:t>
          </w:r>
        </w:p>
      </w:tc>
    </w:tr>
  </w:tbl>
  <w:p w14:paraId="2D247C30" w14:textId="77777777" w:rsidR="0009103D" w:rsidRDefault="000910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B3EEB"/>
    <w:multiLevelType w:val="hybridMultilevel"/>
    <w:tmpl w:val="EA0C5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A174C"/>
    <w:multiLevelType w:val="hybridMultilevel"/>
    <w:tmpl w:val="EA0C5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B562D2"/>
    <w:multiLevelType w:val="hybridMultilevel"/>
    <w:tmpl w:val="519652C6"/>
    <w:lvl w:ilvl="0" w:tplc="CB0E80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2058E1"/>
    <w:multiLevelType w:val="hybridMultilevel"/>
    <w:tmpl w:val="2466AC6A"/>
    <w:lvl w:ilvl="0" w:tplc="6A664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40385010">
    <w:abstractNumId w:val="1"/>
  </w:num>
  <w:num w:numId="2" w16cid:durableId="1545942984">
    <w:abstractNumId w:val="0"/>
  </w:num>
  <w:num w:numId="3" w16cid:durableId="2002926400">
    <w:abstractNumId w:val="3"/>
  </w:num>
  <w:num w:numId="4" w16cid:durableId="6070833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rson w15:author="Glenna DePoe">
    <w15:presenceInfo w15:providerId="AD" w15:userId="S::glenna@spicesinc.com::4fd7ca17-4413-41bb-a570-ce2bd7747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B3"/>
    <w:rsid w:val="00000792"/>
    <w:rsid w:val="00002DCB"/>
    <w:rsid w:val="00004B18"/>
    <w:rsid w:val="000140FF"/>
    <w:rsid w:val="00025DCE"/>
    <w:rsid w:val="00046C41"/>
    <w:rsid w:val="000505C1"/>
    <w:rsid w:val="000511B5"/>
    <w:rsid w:val="00064037"/>
    <w:rsid w:val="000807D7"/>
    <w:rsid w:val="00083C0A"/>
    <w:rsid w:val="0009103D"/>
    <w:rsid w:val="0009534A"/>
    <w:rsid w:val="000A4813"/>
    <w:rsid w:val="000B1479"/>
    <w:rsid w:val="000B53D1"/>
    <w:rsid w:val="000B69F2"/>
    <w:rsid w:val="000E3699"/>
    <w:rsid w:val="000E39D3"/>
    <w:rsid w:val="000F73CD"/>
    <w:rsid w:val="0012444B"/>
    <w:rsid w:val="001303A1"/>
    <w:rsid w:val="00131479"/>
    <w:rsid w:val="001425F3"/>
    <w:rsid w:val="00145964"/>
    <w:rsid w:val="00153DCC"/>
    <w:rsid w:val="00177F35"/>
    <w:rsid w:val="001B6EA2"/>
    <w:rsid w:val="001C536B"/>
    <w:rsid w:val="001D08F2"/>
    <w:rsid w:val="001E56A8"/>
    <w:rsid w:val="001E698B"/>
    <w:rsid w:val="002023F1"/>
    <w:rsid w:val="00221496"/>
    <w:rsid w:val="002252F3"/>
    <w:rsid w:val="0024699A"/>
    <w:rsid w:val="00253CE7"/>
    <w:rsid w:val="00267867"/>
    <w:rsid w:val="00282343"/>
    <w:rsid w:val="00290B23"/>
    <w:rsid w:val="00292608"/>
    <w:rsid w:val="00294165"/>
    <w:rsid w:val="002970AD"/>
    <w:rsid w:val="002A249E"/>
    <w:rsid w:val="002B5F81"/>
    <w:rsid w:val="002C2F52"/>
    <w:rsid w:val="002C3799"/>
    <w:rsid w:val="002C3822"/>
    <w:rsid w:val="002C455D"/>
    <w:rsid w:val="002D2A84"/>
    <w:rsid w:val="002D4895"/>
    <w:rsid w:val="002E3D70"/>
    <w:rsid w:val="002E6B8A"/>
    <w:rsid w:val="002F0164"/>
    <w:rsid w:val="002F34E1"/>
    <w:rsid w:val="003028A7"/>
    <w:rsid w:val="00341AAB"/>
    <w:rsid w:val="00342138"/>
    <w:rsid w:val="0034645E"/>
    <w:rsid w:val="003469AB"/>
    <w:rsid w:val="003560A3"/>
    <w:rsid w:val="0036355B"/>
    <w:rsid w:val="0037559A"/>
    <w:rsid w:val="003856EC"/>
    <w:rsid w:val="0039114C"/>
    <w:rsid w:val="003B2D0E"/>
    <w:rsid w:val="003B4888"/>
    <w:rsid w:val="003E3A98"/>
    <w:rsid w:val="003E7D8D"/>
    <w:rsid w:val="00404CB3"/>
    <w:rsid w:val="004128EE"/>
    <w:rsid w:val="00413543"/>
    <w:rsid w:val="0042464F"/>
    <w:rsid w:val="00425922"/>
    <w:rsid w:val="00433237"/>
    <w:rsid w:val="00437252"/>
    <w:rsid w:val="004473B1"/>
    <w:rsid w:val="0045266E"/>
    <w:rsid w:val="00461B8E"/>
    <w:rsid w:val="00471A88"/>
    <w:rsid w:val="00475947"/>
    <w:rsid w:val="00481657"/>
    <w:rsid w:val="00496AA8"/>
    <w:rsid w:val="004A65AF"/>
    <w:rsid w:val="004C17E0"/>
    <w:rsid w:val="004C219A"/>
    <w:rsid w:val="004D2308"/>
    <w:rsid w:val="004D3CAB"/>
    <w:rsid w:val="004D3DCA"/>
    <w:rsid w:val="004E01CD"/>
    <w:rsid w:val="00503D31"/>
    <w:rsid w:val="00506809"/>
    <w:rsid w:val="00507A08"/>
    <w:rsid w:val="005105BA"/>
    <w:rsid w:val="00517756"/>
    <w:rsid w:val="0052629A"/>
    <w:rsid w:val="00530750"/>
    <w:rsid w:val="00553764"/>
    <w:rsid w:val="0056191C"/>
    <w:rsid w:val="005644FC"/>
    <w:rsid w:val="005727D7"/>
    <w:rsid w:val="005808C8"/>
    <w:rsid w:val="005B6D74"/>
    <w:rsid w:val="005D76B5"/>
    <w:rsid w:val="005E508C"/>
    <w:rsid w:val="005F2D82"/>
    <w:rsid w:val="005F679A"/>
    <w:rsid w:val="006020F2"/>
    <w:rsid w:val="006217C9"/>
    <w:rsid w:val="00640AE0"/>
    <w:rsid w:val="006461BF"/>
    <w:rsid w:val="0065148F"/>
    <w:rsid w:val="00651912"/>
    <w:rsid w:val="00651EDC"/>
    <w:rsid w:val="006522CE"/>
    <w:rsid w:val="006560BE"/>
    <w:rsid w:val="00656AD2"/>
    <w:rsid w:val="00661243"/>
    <w:rsid w:val="00682E9A"/>
    <w:rsid w:val="006C2F50"/>
    <w:rsid w:val="006D6BFB"/>
    <w:rsid w:val="006E4DDE"/>
    <w:rsid w:val="00744C04"/>
    <w:rsid w:val="00760ED6"/>
    <w:rsid w:val="0076641D"/>
    <w:rsid w:val="007709C4"/>
    <w:rsid w:val="00773ABA"/>
    <w:rsid w:val="00773BDE"/>
    <w:rsid w:val="007832A9"/>
    <w:rsid w:val="0078345C"/>
    <w:rsid w:val="007917D1"/>
    <w:rsid w:val="0079321A"/>
    <w:rsid w:val="007B0ECC"/>
    <w:rsid w:val="007C38A4"/>
    <w:rsid w:val="0081372A"/>
    <w:rsid w:val="00821403"/>
    <w:rsid w:val="008267A1"/>
    <w:rsid w:val="00830C80"/>
    <w:rsid w:val="008562E5"/>
    <w:rsid w:val="008641F8"/>
    <w:rsid w:val="00872664"/>
    <w:rsid w:val="008733EB"/>
    <w:rsid w:val="008875DB"/>
    <w:rsid w:val="00894659"/>
    <w:rsid w:val="008A5A9E"/>
    <w:rsid w:val="008B32DF"/>
    <w:rsid w:val="008B58AB"/>
    <w:rsid w:val="008D485B"/>
    <w:rsid w:val="008E375F"/>
    <w:rsid w:val="008E679F"/>
    <w:rsid w:val="008E7023"/>
    <w:rsid w:val="00901266"/>
    <w:rsid w:val="009105EA"/>
    <w:rsid w:val="0091092D"/>
    <w:rsid w:val="009176F1"/>
    <w:rsid w:val="00920414"/>
    <w:rsid w:val="00927384"/>
    <w:rsid w:val="009401C9"/>
    <w:rsid w:val="00943EDC"/>
    <w:rsid w:val="00955567"/>
    <w:rsid w:val="00963B3A"/>
    <w:rsid w:val="009711E4"/>
    <w:rsid w:val="00975DED"/>
    <w:rsid w:val="00982B55"/>
    <w:rsid w:val="00995912"/>
    <w:rsid w:val="009A3320"/>
    <w:rsid w:val="009B1C1C"/>
    <w:rsid w:val="009C3095"/>
    <w:rsid w:val="009E291A"/>
    <w:rsid w:val="009F2A6C"/>
    <w:rsid w:val="00A06D37"/>
    <w:rsid w:val="00A126BA"/>
    <w:rsid w:val="00A42867"/>
    <w:rsid w:val="00A45AFF"/>
    <w:rsid w:val="00A5038E"/>
    <w:rsid w:val="00A53032"/>
    <w:rsid w:val="00A65115"/>
    <w:rsid w:val="00A707A6"/>
    <w:rsid w:val="00A74F71"/>
    <w:rsid w:val="00A8114E"/>
    <w:rsid w:val="00A8131B"/>
    <w:rsid w:val="00A847B5"/>
    <w:rsid w:val="00A967C4"/>
    <w:rsid w:val="00A972D9"/>
    <w:rsid w:val="00AA1A46"/>
    <w:rsid w:val="00AB191A"/>
    <w:rsid w:val="00AB2921"/>
    <w:rsid w:val="00AB6A26"/>
    <w:rsid w:val="00AD0710"/>
    <w:rsid w:val="00AD218A"/>
    <w:rsid w:val="00AD5F91"/>
    <w:rsid w:val="00AE307F"/>
    <w:rsid w:val="00AF0F18"/>
    <w:rsid w:val="00AF1BD7"/>
    <w:rsid w:val="00B00E78"/>
    <w:rsid w:val="00B115AA"/>
    <w:rsid w:val="00B1458B"/>
    <w:rsid w:val="00B16092"/>
    <w:rsid w:val="00B1763F"/>
    <w:rsid w:val="00B17BB8"/>
    <w:rsid w:val="00BA1401"/>
    <w:rsid w:val="00BB2470"/>
    <w:rsid w:val="00BB77C0"/>
    <w:rsid w:val="00BC0E38"/>
    <w:rsid w:val="00BC283B"/>
    <w:rsid w:val="00BC6C0B"/>
    <w:rsid w:val="00BE03F5"/>
    <w:rsid w:val="00BE157C"/>
    <w:rsid w:val="00BE5F20"/>
    <w:rsid w:val="00BF57AF"/>
    <w:rsid w:val="00C034D1"/>
    <w:rsid w:val="00C05DE7"/>
    <w:rsid w:val="00C06732"/>
    <w:rsid w:val="00C2739B"/>
    <w:rsid w:val="00C60EEA"/>
    <w:rsid w:val="00C754AC"/>
    <w:rsid w:val="00C875F5"/>
    <w:rsid w:val="00C96F09"/>
    <w:rsid w:val="00CC6792"/>
    <w:rsid w:val="00D26383"/>
    <w:rsid w:val="00D31C55"/>
    <w:rsid w:val="00D551C7"/>
    <w:rsid w:val="00D71DDB"/>
    <w:rsid w:val="00D73D8B"/>
    <w:rsid w:val="00D84B4D"/>
    <w:rsid w:val="00D9383E"/>
    <w:rsid w:val="00DA5857"/>
    <w:rsid w:val="00DB0C6C"/>
    <w:rsid w:val="00DB47C5"/>
    <w:rsid w:val="00DB7206"/>
    <w:rsid w:val="00DC51AF"/>
    <w:rsid w:val="00DD31AA"/>
    <w:rsid w:val="00DE41C2"/>
    <w:rsid w:val="00E03D00"/>
    <w:rsid w:val="00E052F6"/>
    <w:rsid w:val="00E05A94"/>
    <w:rsid w:val="00E230C9"/>
    <w:rsid w:val="00E24471"/>
    <w:rsid w:val="00E35C6D"/>
    <w:rsid w:val="00E36D02"/>
    <w:rsid w:val="00E4130F"/>
    <w:rsid w:val="00E44B65"/>
    <w:rsid w:val="00E663E1"/>
    <w:rsid w:val="00E73350"/>
    <w:rsid w:val="00E75086"/>
    <w:rsid w:val="00E86ACF"/>
    <w:rsid w:val="00E9016B"/>
    <w:rsid w:val="00EC187B"/>
    <w:rsid w:val="00EC7C9F"/>
    <w:rsid w:val="00ED2CD1"/>
    <w:rsid w:val="00ED4A66"/>
    <w:rsid w:val="00EE0B6D"/>
    <w:rsid w:val="00EE2656"/>
    <w:rsid w:val="00EE627A"/>
    <w:rsid w:val="00F02A2F"/>
    <w:rsid w:val="00F04AB1"/>
    <w:rsid w:val="00F13441"/>
    <w:rsid w:val="00F201CA"/>
    <w:rsid w:val="00F26B3F"/>
    <w:rsid w:val="00F34809"/>
    <w:rsid w:val="00F516FC"/>
    <w:rsid w:val="00F52D70"/>
    <w:rsid w:val="00F5389F"/>
    <w:rsid w:val="00F71338"/>
    <w:rsid w:val="00F71C92"/>
    <w:rsid w:val="00F90719"/>
    <w:rsid w:val="00FA0D35"/>
    <w:rsid w:val="00FA3EE3"/>
    <w:rsid w:val="00FD0330"/>
    <w:rsid w:val="00FE0D24"/>
    <w:rsid w:val="00FE30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47B5D"/>
  <w15:docId w15:val="{AFF29CD0-F134-4E60-A86E-B39281B0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qFormat/>
    <w:rsid w:val="00145964"/>
    <w:pPr>
      <w:keepNext/>
      <w:outlineLvl w:val="0"/>
    </w:pPr>
    <w:rPr>
      <w:b/>
      <w:bCs/>
      <w:szCs w:val="20"/>
    </w:rPr>
  </w:style>
  <w:style w:type="paragraph" w:styleId="Heading3">
    <w:name w:val="heading 3"/>
    <w:basedOn w:val="Normal"/>
    <w:next w:val="Normal"/>
    <w:link w:val="Heading3Char"/>
    <w:semiHidden/>
    <w:unhideWhenUsed/>
    <w:qFormat/>
    <w:rsid w:val="00F3480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0807D7"/>
    <w:pPr>
      <w:keepNext/>
      <w:overflowPunct w:val="0"/>
      <w:autoSpaceDE w:val="0"/>
      <w:autoSpaceDN w:val="0"/>
      <w:adjustRightInd w:val="0"/>
      <w:spacing w:before="240" w:after="60"/>
      <w:jc w:val="both"/>
      <w:textAlignment w:val="baseline"/>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0807D7"/>
    <w:pPr>
      <w:overflowPunct w:val="0"/>
      <w:autoSpaceDE w:val="0"/>
      <w:autoSpaceDN w:val="0"/>
      <w:adjustRightInd w:val="0"/>
      <w:spacing w:before="240" w:after="60"/>
      <w:jc w:val="both"/>
      <w:textAlignment w:val="baseline"/>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45964"/>
    <w:rPr>
      <w:color w:val="0000FF"/>
      <w:u w:val="single"/>
    </w:rPr>
  </w:style>
  <w:style w:type="paragraph" w:styleId="Header">
    <w:name w:val="header"/>
    <w:basedOn w:val="Normal"/>
    <w:rsid w:val="002C2F52"/>
    <w:pPr>
      <w:tabs>
        <w:tab w:val="center" w:pos="4320"/>
        <w:tab w:val="right" w:pos="8640"/>
      </w:tabs>
    </w:pPr>
  </w:style>
  <w:style w:type="paragraph" w:styleId="Footer">
    <w:name w:val="footer"/>
    <w:basedOn w:val="Normal"/>
    <w:link w:val="FooterChar"/>
    <w:uiPriority w:val="99"/>
    <w:rsid w:val="002C2F52"/>
    <w:pPr>
      <w:tabs>
        <w:tab w:val="center" w:pos="4320"/>
        <w:tab w:val="right" w:pos="8640"/>
      </w:tabs>
    </w:pPr>
  </w:style>
  <w:style w:type="character" w:styleId="PageNumber">
    <w:name w:val="page number"/>
    <w:basedOn w:val="DefaultParagraphFont"/>
    <w:rsid w:val="00E36D02"/>
  </w:style>
  <w:style w:type="character" w:styleId="FollowedHyperlink">
    <w:name w:val="FollowedHyperlink"/>
    <w:rsid w:val="00FA3EE3"/>
    <w:rPr>
      <w:color w:val="800080"/>
      <w:u w:val="single"/>
    </w:rPr>
  </w:style>
  <w:style w:type="table" w:styleId="TableGrid">
    <w:name w:val="Table Grid"/>
    <w:basedOn w:val="TableNormal"/>
    <w:rsid w:val="00AD5F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023F1"/>
    <w:rPr>
      <w:rFonts w:ascii="Segoe UI" w:hAnsi="Segoe UI" w:cs="Segoe UI"/>
      <w:sz w:val="18"/>
      <w:szCs w:val="18"/>
    </w:rPr>
  </w:style>
  <w:style w:type="character" w:customStyle="1" w:styleId="BalloonTextChar">
    <w:name w:val="Balloon Text Char"/>
    <w:link w:val="BalloonText"/>
    <w:rsid w:val="002023F1"/>
    <w:rPr>
      <w:rFonts w:ascii="Segoe UI" w:hAnsi="Segoe UI" w:cs="Segoe UI"/>
      <w:sz w:val="18"/>
      <w:szCs w:val="18"/>
    </w:rPr>
  </w:style>
  <w:style w:type="character" w:customStyle="1" w:styleId="Heading4Char">
    <w:name w:val="Heading 4 Char"/>
    <w:link w:val="Heading4"/>
    <w:uiPriority w:val="9"/>
    <w:rsid w:val="000807D7"/>
    <w:rPr>
      <w:rFonts w:ascii="Calibri" w:hAnsi="Calibri"/>
      <w:b/>
      <w:bCs/>
      <w:sz w:val="28"/>
      <w:szCs w:val="28"/>
    </w:rPr>
  </w:style>
  <w:style w:type="character" w:customStyle="1" w:styleId="Heading5Char">
    <w:name w:val="Heading 5 Char"/>
    <w:link w:val="Heading5"/>
    <w:uiPriority w:val="9"/>
    <w:rsid w:val="000807D7"/>
    <w:rPr>
      <w:rFonts w:ascii="Calibri" w:hAnsi="Calibri"/>
      <w:b/>
      <w:bCs/>
      <w:i/>
      <w:iCs/>
      <w:sz w:val="26"/>
      <w:szCs w:val="26"/>
    </w:rPr>
  </w:style>
  <w:style w:type="character" w:customStyle="1" w:styleId="FooterChar">
    <w:name w:val="Footer Char"/>
    <w:link w:val="Footer"/>
    <w:uiPriority w:val="99"/>
    <w:rsid w:val="007917D1"/>
    <w:rPr>
      <w:sz w:val="24"/>
      <w:szCs w:val="24"/>
    </w:rPr>
  </w:style>
  <w:style w:type="paragraph" w:styleId="Revision">
    <w:name w:val="Revision"/>
    <w:hidden/>
    <w:uiPriority w:val="99"/>
    <w:semiHidden/>
    <w:rsid w:val="008D485B"/>
    <w:rPr>
      <w:sz w:val="24"/>
      <w:szCs w:val="24"/>
      <w:lang w:eastAsia="en-US"/>
    </w:rPr>
  </w:style>
  <w:style w:type="character" w:styleId="CommentReference">
    <w:name w:val="annotation reference"/>
    <w:basedOn w:val="DefaultParagraphFont"/>
    <w:semiHidden/>
    <w:unhideWhenUsed/>
    <w:rsid w:val="008D485B"/>
    <w:rPr>
      <w:sz w:val="16"/>
      <w:szCs w:val="16"/>
    </w:rPr>
  </w:style>
  <w:style w:type="paragraph" w:styleId="CommentText">
    <w:name w:val="annotation text"/>
    <w:basedOn w:val="Normal"/>
    <w:link w:val="CommentTextChar"/>
    <w:unhideWhenUsed/>
    <w:rsid w:val="008D485B"/>
    <w:rPr>
      <w:sz w:val="20"/>
      <w:szCs w:val="20"/>
    </w:rPr>
  </w:style>
  <w:style w:type="character" w:customStyle="1" w:styleId="CommentTextChar">
    <w:name w:val="Comment Text Char"/>
    <w:basedOn w:val="DefaultParagraphFont"/>
    <w:link w:val="CommentText"/>
    <w:rsid w:val="008D485B"/>
    <w:rPr>
      <w:lang w:eastAsia="en-US"/>
    </w:rPr>
  </w:style>
  <w:style w:type="paragraph" w:styleId="CommentSubject">
    <w:name w:val="annotation subject"/>
    <w:basedOn w:val="CommentText"/>
    <w:next w:val="CommentText"/>
    <w:link w:val="CommentSubjectChar"/>
    <w:semiHidden/>
    <w:unhideWhenUsed/>
    <w:rsid w:val="008D485B"/>
    <w:rPr>
      <w:b/>
      <w:bCs/>
    </w:rPr>
  </w:style>
  <w:style w:type="character" w:customStyle="1" w:styleId="CommentSubjectChar">
    <w:name w:val="Comment Subject Char"/>
    <w:basedOn w:val="CommentTextChar"/>
    <w:link w:val="CommentSubject"/>
    <w:semiHidden/>
    <w:rsid w:val="008D485B"/>
    <w:rPr>
      <w:b/>
      <w:bCs/>
      <w:lang w:eastAsia="en-US"/>
    </w:rPr>
  </w:style>
  <w:style w:type="character" w:styleId="Strong">
    <w:name w:val="Strong"/>
    <w:basedOn w:val="DefaultParagraphFont"/>
    <w:uiPriority w:val="22"/>
    <w:qFormat/>
    <w:rsid w:val="00A74F71"/>
    <w:rPr>
      <w:b/>
      <w:bCs/>
    </w:rPr>
  </w:style>
  <w:style w:type="paragraph" w:styleId="NormalWeb">
    <w:name w:val="Normal (Web)"/>
    <w:basedOn w:val="Normal"/>
    <w:semiHidden/>
    <w:unhideWhenUsed/>
    <w:rsid w:val="00D84B4D"/>
  </w:style>
  <w:style w:type="character" w:customStyle="1" w:styleId="Heading1Char">
    <w:name w:val="Heading 1 Char"/>
    <w:basedOn w:val="DefaultParagraphFont"/>
    <w:link w:val="Heading1"/>
    <w:rsid w:val="00F34809"/>
    <w:rPr>
      <w:b/>
      <w:bCs/>
      <w:sz w:val="24"/>
      <w:lang w:eastAsia="en-US"/>
    </w:rPr>
  </w:style>
  <w:style w:type="character" w:customStyle="1" w:styleId="Heading3Char">
    <w:name w:val="Heading 3 Char"/>
    <w:basedOn w:val="DefaultParagraphFont"/>
    <w:link w:val="Heading3"/>
    <w:semiHidden/>
    <w:rsid w:val="00F34809"/>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6058-8B36-4232-AC30-C138C1FBA672}">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CD26BD2C-3F75-4FCF-9F1B-6660AD4EB5DA}">
  <ds:schemaRefs>
    <ds:schemaRef ds:uri="http://schemas.microsoft.com/sharepoint/v3/contenttype/forms"/>
  </ds:schemaRefs>
</ds:datastoreItem>
</file>

<file path=customXml/itemProps3.xml><?xml version="1.0" encoding="utf-8"?>
<ds:datastoreItem xmlns:ds="http://schemas.openxmlformats.org/officeDocument/2006/customXml" ds:itemID="{187F300F-BA7E-4ACC-9B5B-D2A0EAD90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E7F2BC-9BF2-4E65-86EC-661A14607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Pages>
  <Words>1119</Words>
  <Characters>6697</Characters>
  <Application>Microsoft Office Word</Application>
  <DocSecurity>0</DocSecurity>
  <Lines>257</Lines>
  <Paragraphs>67</Paragraphs>
  <ScaleCrop>false</ScaleCrop>
  <HeadingPairs>
    <vt:vector size="2" baseType="variant">
      <vt:variant>
        <vt:lpstr>Title</vt:lpstr>
      </vt:variant>
      <vt:variant>
        <vt:i4>1</vt:i4>
      </vt:variant>
    </vt:vector>
  </HeadingPairs>
  <TitlesOfParts>
    <vt:vector size="1" baseType="lpstr">
      <vt:lpstr>Pre-Requisite Program for Environmental Listeria Monitoring</vt:lpstr>
    </vt:vector>
  </TitlesOfParts>
  <Company>PennTAP</Company>
  <LinksUpToDate>false</LinksUpToDate>
  <CharactersWithSpaces>7749</CharactersWithSpaces>
  <SharedDoc>false</SharedDoc>
  <HLinks>
    <vt:vector size="6" baseType="variant">
      <vt:variant>
        <vt:i4>6094915</vt:i4>
      </vt:variant>
      <vt:variant>
        <vt:i4>0</vt:i4>
      </vt:variant>
      <vt:variant>
        <vt:i4>0</vt:i4>
      </vt:variant>
      <vt:variant>
        <vt:i4>5</vt:i4>
      </vt:variant>
      <vt:variant>
        <vt:lpwstr>http://www.fsis.usda.gov/wps/wcm/connect/d3373299-50e6-47d6-a577-e74a1e549fde/Controlling_LM_RTE_guideline_0912.pdf?MOD=AJPERES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Pre-Requisite Program for Environmental Listeria Monitoring</dc:title>
  <dc:creator>Alan McConnell</dc:creator>
  <cp:lastModifiedBy>Penny Patterson</cp:lastModifiedBy>
  <cp:revision>77</cp:revision>
  <cp:lastPrinted>2026-04-09T19:13:00Z</cp:lastPrinted>
  <dcterms:created xsi:type="dcterms:W3CDTF">2025-02-05T13:48:00Z</dcterms:created>
  <dcterms:modified xsi:type="dcterms:W3CDTF">2026-04-09T19:14:00Z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