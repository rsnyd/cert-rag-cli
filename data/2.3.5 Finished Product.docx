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605" w14:textId="474FA604" w:rsidR="00CF5840" w:rsidRPr="00A4753D" w:rsidRDefault="00202678" w:rsidP="00CF5840">
      <w:pPr>
        <w:pStyle w:val="DefaultText"/>
        <w:rPr>
          <w:rFonts w:asciiTheme="minorHAnsi" w:hAnsiTheme="minorHAnsi"/>
          <w:b/>
          <w:bCs/>
          <w:szCs w:val="24"/>
          <w:u w:val="single"/>
        </w:rPr>
      </w:pPr>
      <w:r>
        <w:rPr>
          <w:rFonts w:asciiTheme="minorHAnsi" w:hAnsiTheme="minorHAnsi"/>
          <w:b/>
          <w:bCs/>
          <w:szCs w:val="24"/>
          <w:u w:val="single"/>
        </w:rPr>
        <w:t>INTRODUCTION</w:t>
      </w:r>
    </w:p>
    <w:p w14:paraId="07A0F4BD" w14:textId="77777777" w:rsidR="00CF5840" w:rsidRPr="000631FC" w:rsidRDefault="00CF5840" w:rsidP="00CF5840">
      <w:pPr>
        <w:rPr>
          <w:rFonts w:asciiTheme="minorHAnsi" w:hAnsiTheme="minorHAnsi"/>
          <w:sz w:val="24"/>
          <w:szCs w:val="24"/>
        </w:rPr>
      </w:pPr>
    </w:p>
    <w:p w14:paraId="44D99EBF" w14:textId="2D63669F" w:rsidR="00CF5840" w:rsidRPr="000631FC" w:rsidRDefault="00CF5840" w:rsidP="00CF5840">
      <w:pPr>
        <w:rPr>
          <w:rFonts w:asciiTheme="minorHAnsi" w:hAnsiTheme="minorHAnsi"/>
          <w:sz w:val="24"/>
          <w:szCs w:val="24"/>
        </w:rPr>
      </w:pPr>
      <w:r w:rsidRPr="000631FC">
        <w:rPr>
          <w:rFonts w:asciiTheme="minorHAnsi" w:hAnsiTheme="minorHAnsi"/>
          <w:sz w:val="24"/>
          <w:szCs w:val="24"/>
        </w:rPr>
        <w:t>Spices</w:t>
      </w:r>
      <w:r w:rsidR="008A579D">
        <w:rPr>
          <w:rFonts w:asciiTheme="minorHAnsi" w:hAnsiTheme="minorHAnsi"/>
          <w:sz w:val="24"/>
          <w:szCs w:val="24"/>
        </w:rPr>
        <w:t>,</w:t>
      </w:r>
      <w:r w:rsidRPr="000631FC">
        <w:rPr>
          <w:rFonts w:asciiTheme="minorHAnsi" w:hAnsiTheme="minorHAnsi"/>
          <w:sz w:val="24"/>
          <w:szCs w:val="24"/>
        </w:rPr>
        <w:t xml:space="preserve"> Inc</w:t>
      </w:r>
      <w:r w:rsidR="008A579D">
        <w:rPr>
          <w:rFonts w:asciiTheme="minorHAnsi" w:hAnsiTheme="minorHAnsi"/>
          <w:sz w:val="24"/>
          <w:szCs w:val="24"/>
        </w:rPr>
        <w:t>.</w:t>
      </w:r>
      <w:r w:rsidRPr="000631FC">
        <w:rPr>
          <w:rFonts w:asciiTheme="minorHAnsi" w:hAnsiTheme="minorHAnsi"/>
          <w:sz w:val="24"/>
          <w:szCs w:val="24"/>
        </w:rPr>
        <w:t xml:space="preserve"> has established, </w:t>
      </w:r>
      <w:r w:rsidR="00AF01E4" w:rsidRPr="000631FC">
        <w:rPr>
          <w:rFonts w:asciiTheme="minorHAnsi" w:hAnsiTheme="minorHAnsi"/>
          <w:sz w:val="24"/>
          <w:szCs w:val="24"/>
        </w:rPr>
        <w:t>documented,</w:t>
      </w:r>
      <w:r w:rsidRPr="000631FC">
        <w:rPr>
          <w:rFonts w:asciiTheme="minorHAnsi" w:hAnsiTheme="minorHAnsi"/>
          <w:sz w:val="24"/>
          <w:szCs w:val="24"/>
        </w:rPr>
        <w:t xml:space="preserve"> and implemented procedures for specifying materials, which are maintained </w:t>
      </w:r>
      <w:proofErr w:type="gramStart"/>
      <w:r w:rsidRPr="000631FC">
        <w:rPr>
          <w:rFonts w:asciiTheme="minorHAnsi" w:hAnsiTheme="minorHAnsi"/>
          <w:sz w:val="24"/>
          <w:szCs w:val="24"/>
        </w:rPr>
        <w:t>in order to</w:t>
      </w:r>
      <w:proofErr w:type="gramEnd"/>
      <w:r w:rsidRPr="000631FC">
        <w:rPr>
          <w:rFonts w:asciiTheme="minorHAnsi" w:hAnsiTheme="minorHAnsi"/>
          <w:sz w:val="24"/>
          <w:szCs w:val="24"/>
        </w:rPr>
        <w:t xml:space="preserve"> </w:t>
      </w:r>
      <w:r w:rsidR="0066272B" w:rsidRPr="0066272B">
        <w:rPr>
          <w:rFonts w:asciiTheme="minorHAnsi" w:hAnsiTheme="minorHAnsi"/>
          <w:sz w:val="24"/>
          <w:szCs w:val="24"/>
        </w:rPr>
        <w:t>ensure all finished products manufactured by Spices, Inc. have accurate, complete, and approved specifications that support food safety, quality, customer requirements, and regulatory compliance.</w:t>
      </w:r>
    </w:p>
    <w:p w14:paraId="6BABE60B" w14:textId="77777777" w:rsidR="00CF5840" w:rsidRDefault="00CF5840" w:rsidP="00CF5840">
      <w:pPr>
        <w:pStyle w:val="DefaultText"/>
        <w:rPr>
          <w:rFonts w:asciiTheme="minorHAnsi" w:hAnsiTheme="minorHAnsi"/>
          <w:szCs w:val="24"/>
          <w:u w:val="single"/>
        </w:rPr>
      </w:pPr>
    </w:p>
    <w:p w14:paraId="13A2A63B" w14:textId="7D1DBF3C" w:rsidR="00202678" w:rsidRDefault="00202678" w:rsidP="00CF5840">
      <w:pPr>
        <w:pStyle w:val="DefaultText"/>
        <w:rPr>
          <w:rFonts w:asciiTheme="minorHAnsi" w:hAnsiTheme="minorHAnsi"/>
          <w:b/>
          <w:bCs/>
          <w:szCs w:val="24"/>
          <w:u w:val="single"/>
        </w:rPr>
      </w:pPr>
      <w:r w:rsidRPr="008604DF">
        <w:rPr>
          <w:rFonts w:asciiTheme="minorHAnsi" w:hAnsiTheme="minorHAnsi"/>
          <w:b/>
          <w:bCs/>
          <w:szCs w:val="24"/>
          <w:u w:val="single"/>
        </w:rPr>
        <w:t>SCOPE</w:t>
      </w:r>
    </w:p>
    <w:p w14:paraId="5EDDBCCB" w14:textId="77777777" w:rsidR="008604DF" w:rsidRDefault="008604DF" w:rsidP="00CF5840">
      <w:pPr>
        <w:pStyle w:val="DefaultText"/>
        <w:rPr>
          <w:rFonts w:asciiTheme="minorHAnsi" w:hAnsiTheme="minorHAnsi"/>
          <w:b/>
          <w:bCs/>
          <w:szCs w:val="24"/>
          <w:u w:val="single"/>
        </w:rPr>
      </w:pPr>
    </w:p>
    <w:p w14:paraId="5E9E43E1" w14:textId="0A11F84B" w:rsidR="008604DF" w:rsidRPr="002B775E" w:rsidRDefault="002B775E" w:rsidP="002B775E">
      <w:pPr>
        <w:rPr>
          <w:rFonts w:asciiTheme="minorHAnsi" w:hAnsiTheme="minorHAnsi"/>
          <w:sz w:val="24"/>
          <w:szCs w:val="24"/>
        </w:rPr>
      </w:pPr>
      <w:r w:rsidRPr="002B775E">
        <w:rPr>
          <w:rFonts w:asciiTheme="minorHAnsi" w:hAnsiTheme="minorHAnsi"/>
          <w:sz w:val="24"/>
          <w:szCs w:val="24"/>
        </w:rPr>
        <w:t xml:space="preserve">This </w:t>
      </w:r>
      <w:r w:rsidR="00655042">
        <w:rPr>
          <w:rFonts w:asciiTheme="minorHAnsi" w:hAnsiTheme="minorHAnsi"/>
          <w:sz w:val="24"/>
          <w:szCs w:val="24"/>
        </w:rPr>
        <w:t>procedure</w:t>
      </w:r>
      <w:r w:rsidR="00655042" w:rsidRPr="002B775E">
        <w:rPr>
          <w:rFonts w:asciiTheme="minorHAnsi" w:hAnsiTheme="minorHAnsi"/>
          <w:sz w:val="24"/>
          <w:szCs w:val="24"/>
        </w:rPr>
        <w:t xml:space="preserve"> </w:t>
      </w:r>
      <w:r w:rsidRPr="002B775E">
        <w:rPr>
          <w:rFonts w:asciiTheme="minorHAnsi" w:hAnsiTheme="minorHAnsi"/>
          <w:sz w:val="24"/>
          <w:szCs w:val="24"/>
        </w:rPr>
        <w:t>applies to all finished products blended, packaged, labeled, or shipped by Spices, Inc.</w:t>
      </w:r>
    </w:p>
    <w:p w14:paraId="596130D1" w14:textId="77777777" w:rsidR="002B775E" w:rsidRPr="008604DF" w:rsidRDefault="002B775E" w:rsidP="00CF5840">
      <w:pPr>
        <w:pStyle w:val="DefaultText"/>
        <w:rPr>
          <w:rFonts w:asciiTheme="minorHAnsi" w:hAnsiTheme="minorHAnsi"/>
          <w:szCs w:val="24"/>
        </w:rPr>
      </w:pPr>
    </w:p>
    <w:p w14:paraId="6E1B0D9B" w14:textId="0A95D693" w:rsidR="008604DF" w:rsidRDefault="008604DF" w:rsidP="00CF5840">
      <w:pPr>
        <w:pStyle w:val="DefaultText"/>
        <w:rPr>
          <w:rFonts w:asciiTheme="minorHAnsi" w:hAnsiTheme="minorHAnsi"/>
          <w:b/>
          <w:bCs/>
          <w:szCs w:val="24"/>
          <w:u w:val="single"/>
        </w:rPr>
      </w:pPr>
      <w:r w:rsidRPr="008604DF">
        <w:rPr>
          <w:rFonts w:asciiTheme="minorHAnsi" w:hAnsiTheme="minorHAnsi"/>
          <w:b/>
          <w:bCs/>
          <w:szCs w:val="24"/>
          <w:u w:val="single"/>
        </w:rPr>
        <w:t>RESPONSIBILITY</w:t>
      </w:r>
    </w:p>
    <w:p w14:paraId="61DED5C7" w14:textId="77777777" w:rsidR="00B90D78" w:rsidRPr="008604DF" w:rsidRDefault="00B90D78" w:rsidP="00CF5840">
      <w:pPr>
        <w:pStyle w:val="DefaultText"/>
        <w:rPr>
          <w:rFonts w:asciiTheme="minorHAnsi" w:hAnsiTheme="minorHAnsi"/>
          <w:b/>
          <w:bCs/>
          <w:szCs w:val="24"/>
          <w:u w:val="single"/>
        </w:rPr>
      </w:pPr>
    </w:p>
    <w:p w14:paraId="4B7D1CF3" w14:textId="77777777" w:rsidR="001D3389" w:rsidRPr="001D3389" w:rsidRDefault="001D3389" w:rsidP="001D3389">
      <w:pPr>
        <w:rPr>
          <w:rFonts w:asciiTheme="minorHAnsi" w:hAnsiTheme="minorHAnsi"/>
          <w:sz w:val="24"/>
          <w:szCs w:val="24"/>
        </w:rPr>
      </w:pPr>
      <w:r w:rsidRPr="001D3389">
        <w:rPr>
          <w:rFonts w:asciiTheme="minorHAnsi" w:hAnsiTheme="minorHAnsi"/>
          <w:sz w:val="24"/>
          <w:szCs w:val="24"/>
        </w:rPr>
        <w:t>Inventory Control Manager</w:t>
      </w:r>
    </w:p>
    <w:p w14:paraId="19CC6F38" w14:textId="77777777" w:rsidR="001D3389" w:rsidRPr="002A284B" w:rsidRDefault="001D3389">
      <w:pPr>
        <w:pStyle w:val="ListParagraph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Ensures each finished product has a complete and current specification.</w:t>
      </w:r>
    </w:p>
    <w:p w14:paraId="52D3821F" w14:textId="77777777" w:rsidR="001D3389" w:rsidRDefault="001D3389">
      <w:pPr>
        <w:pStyle w:val="ListParagraph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Confirms materials used align with ingredient declarations and allergen statements.</w:t>
      </w:r>
    </w:p>
    <w:p w14:paraId="30FF7B25" w14:textId="77777777" w:rsidR="005769E4" w:rsidRPr="002A284B" w:rsidRDefault="005769E4" w:rsidP="005769E4">
      <w:pPr>
        <w:pStyle w:val="ListParagraph"/>
        <w:rPr>
          <w:rFonts w:asciiTheme="minorHAnsi" w:hAnsiTheme="minorHAnsi"/>
          <w:sz w:val="24"/>
          <w:szCs w:val="24"/>
        </w:rPr>
      </w:pPr>
    </w:p>
    <w:p w14:paraId="1733C3BE" w14:textId="77777777" w:rsidR="001D3389" w:rsidRPr="001D3389" w:rsidRDefault="001D3389" w:rsidP="001D3389">
      <w:pPr>
        <w:rPr>
          <w:rFonts w:asciiTheme="minorHAnsi" w:hAnsiTheme="minorHAnsi"/>
          <w:sz w:val="24"/>
          <w:szCs w:val="24"/>
        </w:rPr>
      </w:pPr>
      <w:r w:rsidRPr="001D3389">
        <w:rPr>
          <w:rFonts w:asciiTheme="minorHAnsi" w:hAnsiTheme="minorHAnsi"/>
          <w:sz w:val="24"/>
          <w:szCs w:val="24"/>
        </w:rPr>
        <w:t>Quality Assurance Manager</w:t>
      </w:r>
    </w:p>
    <w:p w14:paraId="37E919C1" w14:textId="77777777" w:rsidR="001D3389" w:rsidRPr="002A284B" w:rsidRDefault="001D3389">
      <w:pPr>
        <w:pStyle w:val="ListParagraph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Reviews labeling for accuracy and regulatory compliance.</w:t>
      </w:r>
    </w:p>
    <w:p w14:paraId="048DD0C4" w14:textId="77777777" w:rsidR="001D3389" w:rsidRDefault="001D3389">
      <w:pPr>
        <w:pStyle w:val="ListParagraph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Verifies ingredient statements, allergen declarations, nutritional components (if applicable), and required claims.</w:t>
      </w:r>
    </w:p>
    <w:p w14:paraId="074D5E48" w14:textId="77777777" w:rsidR="005769E4" w:rsidRPr="002A284B" w:rsidRDefault="005769E4" w:rsidP="005769E4">
      <w:pPr>
        <w:pStyle w:val="ListParagraph"/>
        <w:rPr>
          <w:rFonts w:asciiTheme="minorHAnsi" w:hAnsiTheme="minorHAnsi"/>
          <w:sz w:val="24"/>
          <w:szCs w:val="24"/>
        </w:rPr>
      </w:pPr>
    </w:p>
    <w:p w14:paraId="4F8EA5E6" w14:textId="77777777" w:rsidR="001D3389" w:rsidRPr="001D3389" w:rsidRDefault="001D3389" w:rsidP="001D3389">
      <w:pPr>
        <w:rPr>
          <w:rFonts w:asciiTheme="minorHAnsi" w:hAnsiTheme="minorHAnsi"/>
          <w:sz w:val="24"/>
          <w:szCs w:val="24"/>
        </w:rPr>
      </w:pPr>
      <w:r w:rsidRPr="001D3389">
        <w:rPr>
          <w:rFonts w:asciiTheme="minorHAnsi" w:hAnsiTheme="minorHAnsi"/>
          <w:sz w:val="24"/>
          <w:szCs w:val="24"/>
        </w:rPr>
        <w:t>Operations Manager</w:t>
      </w:r>
    </w:p>
    <w:p w14:paraId="2E7F5953" w14:textId="77777777" w:rsidR="001D3389" w:rsidRDefault="001D3389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Ensures packaging used for finished products meets the specifications defined in the product record.</w:t>
      </w:r>
    </w:p>
    <w:p w14:paraId="69A5A370" w14:textId="77777777" w:rsidR="005769E4" w:rsidRPr="002A284B" w:rsidRDefault="005769E4" w:rsidP="005769E4">
      <w:pPr>
        <w:pStyle w:val="ListParagraph"/>
        <w:rPr>
          <w:rFonts w:asciiTheme="minorHAnsi" w:hAnsiTheme="minorHAnsi"/>
          <w:sz w:val="24"/>
          <w:szCs w:val="24"/>
        </w:rPr>
      </w:pPr>
    </w:p>
    <w:p w14:paraId="669286CA" w14:textId="77777777" w:rsidR="001D3389" w:rsidRPr="001D3389" w:rsidRDefault="001D3389" w:rsidP="001D3389">
      <w:pPr>
        <w:rPr>
          <w:rFonts w:asciiTheme="minorHAnsi" w:hAnsiTheme="minorHAnsi"/>
          <w:sz w:val="24"/>
          <w:szCs w:val="24"/>
        </w:rPr>
      </w:pPr>
      <w:r w:rsidRPr="001D3389">
        <w:rPr>
          <w:rFonts w:asciiTheme="minorHAnsi" w:hAnsiTheme="minorHAnsi"/>
          <w:sz w:val="24"/>
          <w:szCs w:val="24"/>
        </w:rPr>
        <w:t>Chief Operations Officer</w:t>
      </w:r>
    </w:p>
    <w:p w14:paraId="1E49D1B8" w14:textId="77777777" w:rsidR="001D3389" w:rsidRPr="002A284B" w:rsidRDefault="001D3389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2A284B">
        <w:rPr>
          <w:rFonts w:asciiTheme="minorHAnsi" w:hAnsiTheme="minorHAnsi"/>
          <w:sz w:val="24"/>
          <w:szCs w:val="24"/>
        </w:rPr>
        <w:t>Approves final finished product specifications.</w:t>
      </w:r>
    </w:p>
    <w:p w14:paraId="19C6F9F0" w14:textId="77777777" w:rsidR="00E457DB" w:rsidRPr="001D3389" w:rsidRDefault="00E457DB" w:rsidP="00CF5840">
      <w:pPr>
        <w:rPr>
          <w:rFonts w:asciiTheme="minorHAnsi" w:hAnsiTheme="minorHAnsi"/>
          <w:sz w:val="24"/>
          <w:szCs w:val="24"/>
          <w:lang w:val="en-GB"/>
        </w:rPr>
      </w:pPr>
    </w:p>
    <w:p w14:paraId="3B32F50F" w14:textId="4CE09AF3" w:rsidR="008604DF" w:rsidRPr="000631FC" w:rsidRDefault="008604DF" w:rsidP="00CF5840">
      <w:pPr>
        <w:rPr>
          <w:rFonts w:asciiTheme="minorHAnsi" w:hAnsiTheme="minorHAnsi"/>
          <w:sz w:val="24"/>
          <w:szCs w:val="24"/>
        </w:rPr>
      </w:pPr>
      <w:r w:rsidRPr="002F1FE5">
        <w:rPr>
          <w:rFonts w:asciiTheme="minorHAnsi" w:hAnsiTheme="minorHAnsi"/>
          <w:b/>
          <w:bCs/>
          <w:sz w:val="24"/>
          <w:szCs w:val="24"/>
          <w:u w:val="single"/>
        </w:rPr>
        <w:t>PROCEDURE</w:t>
      </w:r>
    </w:p>
    <w:p w14:paraId="24E2478A" w14:textId="77777777" w:rsidR="00CF5840" w:rsidRPr="000631FC" w:rsidRDefault="00CF5840" w:rsidP="00CF5840">
      <w:pPr>
        <w:rPr>
          <w:rFonts w:asciiTheme="minorHAnsi" w:hAnsiTheme="minorHAnsi"/>
          <w:sz w:val="24"/>
          <w:szCs w:val="24"/>
        </w:rPr>
      </w:pPr>
    </w:p>
    <w:p w14:paraId="44C2E3F8" w14:textId="2BC7CA89" w:rsidR="002E7A1C" w:rsidRPr="00845FBD" w:rsidRDefault="002E7A1C" w:rsidP="008B2DB4">
      <w:pPr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</w:pPr>
      <w:r w:rsidRPr="00845FBD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>Finished Product</w:t>
      </w:r>
      <w:r w:rsidR="008B2DB4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 xml:space="preserve"> </w:t>
      </w:r>
      <w:r w:rsidRPr="00845FBD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>Specifications Must Include</w:t>
      </w:r>
    </w:p>
    <w:p w14:paraId="604E0E8B" w14:textId="77777777" w:rsidR="000A7498" w:rsidRPr="000A7498" w:rsidRDefault="000A7498" w:rsidP="000A7498">
      <w:pPr>
        <w:rPr>
          <w:rFonts w:asciiTheme="minorHAnsi" w:hAnsiTheme="minorHAnsi"/>
          <w:sz w:val="24"/>
          <w:szCs w:val="24"/>
        </w:rPr>
      </w:pPr>
    </w:p>
    <w:p w14:paraId="03B06CA0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Product name and item code</w:t>
      </w:r>
    </w:p>
    <w:p w14:paraId="2243ED33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Description</w:t>
      </w:r>
    </w:p>
    <w:p w14:paraId="22EF8469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Ingredient list (in descending order)</w:t>
      </w:r>
    </w:p>
    <w:p w14:paraId="59B7838A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Allergen declaration</w:t>
      </w:r>
    </w:p>
    <w:p w14:paraId="703E2557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Chemical, physical, or sensory limits as applicable</w:t>
      </w:r>
    </w:p>
    <w:p w14:paraId="1B2B5D24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lastRenderedPageBreak/>
        <w:t>Shelf life</w:t>
      </w:r>
    </w:p>
    <w:p w14:paraId="69A0DC28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Storage conditions</w:t>
      </w:r>
    </w:p>
    <w:p w14:paraId="5B2ADF91" w14:textId="77777777" w:rsidR="002E7A1C" w:rsidRPr="000A7498" w:rsidRDefault="002E7A1C">
      <w:pPr>
        <w:pStyle w:val="ListParagraph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Packaging and labeling requirements</w:t>
      </w:r>
    </w:p>
    <w:p w14:paraId="16CFB33E" w14:textId="77777777" w:rsidR="002E7A1C" w:rsidRDefault="002E7A1C">
      <w:pPr>
        <w:pStyle w:val="ListParagraph"/>
        <w:numPr>
          <w:ilvl w:val="0"/>
          <w:numId w:val="3"/>
        </w:numPr>
        <w:rPr>
          <w:ins w:id="0" w:author="Penny Patterson" w:date="2026-03-23T15:31:00Z" w16du:dateUtc="2026-03-23T19:31:00Z"/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Country of origin (if needed by customers or regulatory bodies)</w:t>
      </w:r>
    </w:p>
    <w:p w14:paraId="4F28904E" w14:textId="77777777" w:rsidR="00C91251" w:rsidRDefault="00C91251" w:rsidP="00C91251">
      <w:pPr>
        <w:rPr>
          <w:ins w:id="1" w:author="Penny Patterson" w:date="2026-03-23T15:31:00Z" w16du:dateUtc="2026-03-23T19:31:00Z"/>
          <w:rFonts w:asciiTheme="minorHAnsi" w:hAnsiTheme="minorHAnsi"/>
          <w:b/>
          <w:bCs/>
          <w:sz w:val="24"/>
          <w:szCs w:val="24"/>
          <w:u w:val="single"/>
        </w:rPr>
      </w:pPr>
    </w:p>
    <w:p w14:paraId="4F815C8D" w14:textId="2A8F1BC1" w:rsidR="00C91251" w:rsidRDefault="00C91251" w:rsidP="00C91251">
      <w:pPr>
        <w:rPr>
          <w:ins w:id="2" w:author="Penny Patterson" w:date="2026-03-23T15:31:00Z" w16du:dateUtc="2026-03-23T19:31:00Z"/>
          <w:rFonts w:asciiTheme="minorHAnsi" w:hAnsiTheme="minorHAnsi"/>
          <w:b/>
          <w:bCs/>
          <w:sz w:val="24"/>
          <w:szCs w:val="24"/>
          <w:u w:val="single"/>
        </w:rPr>
      </w:pPr>
      <w:proofErr w:type="gramStart"/>
      <w:ins w:id="3" w:author="Penny Patterson" w:date="2026-03-23T15:31:00Z" w16du:dateUtc="2026-03-23T19:31:00Z">
        <w:r w:rsidRPr="00E43AFA">
          <w:rPr>
            <w:rFonts w:asciiTheme="minorHAnsi" w:hAnsiTheme="minorHAnsi"/>
            <w:b/>
            <w:bCs/>
            <w:sz w:val="24"/>
            <w:szCs w:val="24"/>
            <w:u w:val="single"/>
          </w:rPr>
          <w:t>Shelf Life</w:t>
        </w:r>
        <w:proofErr w:type="gramEnd"/>
        <w:r w:rsidRPr="00E43AFA">
          <w:rPr>
            <w:rFonts w:asciiTheme="minorHAnsi" w:hAnsiTheme="minorHAnsi"/>
            <w:b/>
            <w:bCs/>
            <w:sz w:val="24"/>
            <w:szCs w:val="24"/>
            <w:u w:val="single"/>
          </w:rPr>
          <w:t xml:space="preserve"> Determination</w:t>
        </w:r>
      </w:ins>
    </w:p>
    <w:p w14:paraId="30C86411" w14:textId="77777777" w:rsidR="00C91251" w:rsidRPr="00E43AFA" w:rsidRDefault="00C91251" w:rsidP="00C91251">
      <w:pPr>
        <w:rPr>
          <w:ins w:id="4" w:author="Penny Patterson" w:date="2026-03-23T15:31:00Z" w16du:dateUtc="2026-03-23T19:31:00Z"/>
          <w:rFonts w:asciiTheme="minorHAnsi" w:hAnsiTheme="minorHAnsi"/>
          <w:b/>
          <w:bCs/>
          <w:sz w:val="24"/>
          <w:szCs w:val="24"/>
          <w:u w:val="single"/>
        </w:rPr>
      </w:pPr>
    </w:p>
    <w:p w14:paraId="12B3A7A9" w14:textId="77777777" w:rsidR="00C91251" w:rsidRPr="00E75E45" w:rsidRDefault="00C91251" w:rsidP="00C91251">
      <w:pPr>
        <w:rPr>
          <w:ins w:id="5" w:author="Penny Patterson" w:date="2026-03-23T15:31:00Z" w16du:dateUtc="2026-03-23T19:31:00Z"/>
          <w:rFonts w:asciiTheme="minorHAnsi" w:hAnsiTheme="minorHAnsi"/>
          <w:sz w:val="24"/>
          <w:szCs w:val="24"/>
        </w:rPr>
      </w:pPr>
      <w:ins w:id="6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 xml:space="preserve">Shelf life for finished products manufactured by Spices, Inc. is established at </w:t>
        </w:r>
        <w:r w:rsidRPr="00E43AFA">
          <w:rPr>
            <w:rFonts w:asciiTheme="minorHAnsi" w:hAnsiTheme="minorHAnsi"/>
            <w:sz w:val="24"/>
            <w:szCs w:val="24"/>
          </w:rPr>
          <w:t>12 months from date of production</w:t>
        </w:r>
        <w:r w:rsidRPr="00E75E45">
          <w:rPr>
            <w:rFonts w:asciiTheme="minorHAnsi" w:hAnsiTheme="minorHAnsi"/>
            <w:sz w:val="24"/>
            <w:szCs w:val="24"/>
          </w:rPr>
          <w:t>, based on the stability of low-moisture spice products when stored under recommended conditions.</w:t>
        </w:r>
      </w:ins>
    </w:p>
    <w:p w14:paraId="1133BCD0" w14:textId="77777777" w:rsidR="00C91251" w:rsidRPr="00E75E45" w:rsidRDefault="00C91251" w:rsidP="00C91251">
      <w:pPr>
        <w:rPr>
          <w:ins w:id="7" w:author="Penny Patterson" w:date="2026-03-23T15:31:00Z" w16du:dateUtc="2026-03-23T19:31:00Z"/>
          <w:rFonts w:asciiTheme="minorHAnsi" w:hAnsiTheme="minorHAnsi"/>
          <w:sz w:val="24"/>
          <w:szCs w:val="24"/>
        </w:rPr>
      </w:pPr>
      <w:ins w:id="8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 xml:space="preserve">Raw materials used in finished products are assigned a </w:t>
        </w:r>
        <w:r w:rsidRPr="00E43AFA">
          <w:rPr>
            <w:rFonts w:asciiTheme="minorHAnsi" w:hAnsiTheme="minorHAnsi"/>
            <w:sz w:val="24"/>
            <w:szCs w:val="24"/>
          </w:rPr>
          <w:t>maximum shelf life of 12 months</w:t>
        </w:r>
        <w:r w:rsidRPr="00E75E45">
          <w:rPr>
            <w:rFonts w:asciiTheme="minorHAnsi" w:hAnsiTheme="minorHAnsi"/>
            <w:sz w:val="24"/>
            <w:szCs w:val="24"/>
          </w:rPr>
          <w:t>, unless otherwise specified by the supplier. If a supplier specification, Certificate of Analysis (COA), or technical data sheet indicates a shorter shelf life, the supplier-defined shelf life shall be followed.</w:t>
        </w:r>
      </w:ins>
    </w:p>
    <w:p w14:paraId="08DF36CE" w14:textId="77777777" w:rsidR="00C91251" w:rsidRPr="00E75E45" w:rsidRDefault="00C91251" w:rsidP="00C91251">
      <w:pPr>
        <w:rPr>
          <w:ins w:id="9" w:author="Penny Patterson" w:date="2026-03-23T15:31:00Z" w16du:dateUtc="2026-03-23T19:31:00Z"/>
          <w:rFonts w:asciiTheme="minorHAnsi" w:hAnsiTheme="minorHAnsi"/>
          <w:sz w:val="24"/>
          <w:szCs w:val="24"/>
        </w:rPr>
      </w:pPr>
      <w:proofErr w:type="gramStart"/>
      <w:ins w:id="10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>Shelf life</w:t>
        </w:r>
        <w:proofErr w:type="gramEnd"/>
        <w:r w:rsidRPr="00E75E45">
          <w:rPr>
            <w:rFonts w:asciiTheme="minorHAnsi" w:hAnsiTheme="minorHAnsi"/>
            <w:sz w:val="24"/>
            <w:szCs w:val="24"/>
          </w:rPr>
          <w:t xml:space="preserve"> determinations are based on:</w:t>
        </w:r>
      </w:ins>
    </w:p>
    <w:p w14:paraId="76463BFF" w14:textId="77777777" w:rsidR="00C91251" w:rsidRPr="00E75E45" w:rsidRDefault="00C91251" w:rsidP="00C91251">
      <w:pPr>
        <w:numPr>
          <w:ilvl w:val="0"/>
          <w:numId w:val="7"/>
        </w:numPr>
        <w:rPr>
          <w:ins w:id="11" w:author="Penny Patterson" w:date="2026-03-23T15:31:00Z" w16du:dateUtc="2026-03-23T19:31:00Z"/>
          <w:rFonts w:asciiTheme="minorHAnsi" w:hAnsiTheme="minorHAnsi"/>
          <w:sz w:val="24"/>
          <w:szCs w:val="24"/>
        </w:rPr>
      </w:pPr>
      <w:ins w:id="12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 xml:space="preserve">Industry standards for dried spices and low-moisture foods </w:t>
        </w:r>
      </w:ins>
    </w:p>
    <w:p w14:paraId="7F78AA8E" w14:textId="77777777" w:rsidR="00C91251" w:rsidRPr="00E75E45" w:rsidRDefault="00C91251" w:rsidP="00C91251">
      <w:pPr>
        <w:numPr>
          <w:ilvl w:val="0"/>
          <w:numId w:val="7"/>
        </w:numPr>
        <w:rPr>
          <w:ins w:id="13" w:author="Penny Patterson" w:date="2026-03-23T15:31:00Z" w16du:dateUtc="2026-03-23T19:31:00Z"/>
          <w:rFonts w:asciiTheme="minorHAnsi" w:hAnsiTheme="minorHAnsi"/>
          <w:sz w:val="24"/>
          <w:szCs w:val="24"/>
        </w:rPr>
      </w:pPr>
      <w:ins w:id="14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 xml:space="preserve">Supplier specifications and supporting documentation </w:t>
        </w:r>
      </w:ins>
    </w:p>
    <w:p w14:paraId="533412A1" w14:textId="77777777" w:rsidR="00C91251" w:rsidRPr="00E75E45" w:rsidRDefault="00C91251" w:rsidP="00C91251">
      <w:pPr>
        <w:numPr>
          <w:ilvl w:val="0"/>
          <w:numId w:val="7"/>
        </w:numPr>
        <w:rPr>
          <w:ins w:id="15" w:author="Penny Patterson" w:date="2026-03-23T15:31:00Z" w16du:dateUtc="2026-03-23T19:31:00Z"/>
          <w:rFonts w:asciiTheme="minorHAnsi" w:hAnsiTheme="minorHAnsi"/>
          <w:sz w:val="24"/>
          <w:szCs w:val="24"/>
        </w:rPr>
      </w:pPr>
      <w:ins w:id="16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 xml:space="preserve">Internal product characteristics and storage conditions </w:t>
        </w:r>
      </w:ins>
    </w:p>
    <w:p w14:paraId="17D6485D" w14:textId="3D7744CA" w:rsidR="00C91251" w:rsidRPr="00C91251" w:rsidRDefault="00C91251">
      <w:pPr>
        <w:rPr>
          <w:rFonts w:asciiTheme="minorHAnsi" w:hAnsiTheme="minorHAnsi"/>
          <w:sz w:val="24"/>
          <w:szCs w:val="24"/>
          <w:rPrChange w:id="17" w:author="Penny Patterson" w:date="2026-03-23T15:31:00Z" w16du:dateUtc="2026-03-23T19:31:00Z">
            <w:rPr/>
          </w:rPrChange>
        </w:rPr>
        <w:pPrChange w:id="18" w:author="Penny Patterson" w:date="2026-03-23T15:31:00Z" w16du:dateUtc="2026-03-23T19:31:00Z">
          <w:pPr>
            <w:pStyle w:val="ListParagraph"/>
            <w:numPr>
              <w:numId w:val="3"/>
            </w:numPr>
            <w:ind w:hanging="360"/>
          </w:pPr>
        </w:pPrChange>
      </w:pPr>
      <w:ins w:id="19" w:author="Penny Patterson" w:date="2026-03-23T15:31:00Z" w16du:dateUtc="2026-03-23T19:31:00Z">
        <w:r w:rsidRPr="00E75E45">
          <w:rPr>
            <w:rFonts w:asciiTheme="minorHAnsi" w:hAnsiTheme="minorHAnsi"/>
            <w:sz w:val="24"/>
            <w:szCs w:val="24"/>
          </w:rPr>
          <w:t>Shelf life is verified during specification review and adjusted if supporting data, supplier information, or product changes indicate a need for revision.</w:t>
        </w:r>
      </w:ins>
    </w:p>
    <w:p w14:paraId="08821508" w14:textId="77777777" w:rsidR="000A7498" w:rsidRDefault="000A7498" w:rsidP="000A7498">
      <w:pPr>
        <w:rPr>
          <w:rFonts w:asciiTheme="minorHAnsi" w:hAnsiTheme="minorHAnsi"/>
          <w:sz w:val="24"/>
          <w:szCs w:val="24"/>
        </w:rPr>
      </w:pPr>
    </w:p>
    <w:p w14:paraId="391C04C6" w14:textId="0FE61360" w:rsidR="002E7A1C" w:rsidRPr="00845FBD" w:rsidRDefault="002E7A1C" w:rsidP="000A7498">
      <w:pPr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</w:pPr>
      <w:r w:rsidRPr="00845FBD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>Labeling Requirements</w:t>
      </w:r>
    </w:p>
    <w:p w14:paraId="63009FFC" w14:textId="77777777" w:rsidR="000A7498" w:rsidRDefault="000A7498" w:rsidP="000A7498">
      <w:pPr>
        <w:rPr>
          <w:rFonts w:asciiTheme="minorHAnsi" w:hAnsiTheme="minorHAnsi"/>
          <w:sz w:val="24"/>
          <w:szCs w:val="24"/>
        </w:rPr>
      </w:pPr>
    </w:p>
    <w:p w14:paraId="02F00310" w14:textId="016D8E81" w:rsidR="002E7A1C" w:rsidRPr="000A7498" w:rsidRDefault="002E7A1C" w:rsidP="000A7498">
      <w:p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Labels must be:</w:t>
      </w:r>
    </w:p>
    <w:p w14:paraId="4CB23C34" w14:textId="77777777" w:rsidR="002E7A1C" w:rsidRPr="000A7498" w:rsidRDefault="002E7A1C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Accurate</w:t>
      </w:r>
    </w:p>
    <w:p w14:paraId="6CBC63FE" w14:textId="77777777" w:rsidR="002E7A1C" w:rsidRPr="000A7498" w:rsidRDefault="002E7A1C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Legally compliant</w:t>
      </w:r>
    </w:p>
    <w:p w14:paraId="1254F499" w14:textId="77777777" w:rsidR="002E7A1C" w:rsidRPr="000A7498" w:rsidRDefault="002E7A1C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Consistent with approved formulas and ingredient statements</w:t>
      </w:r>
    </w:p>
    <w:p w14:paraId="603845A8" w14:textId="77777777" w:rsidR="002E7A1C" w:rsidRPr="000A7498" w:rsidRDefault="002E7A1C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Approved internally before use</w:t>
      </w:r>
    </w:p>
    <w:p w14:paraId="69D52116" w14:textId="77777777" w:rsidR="002E7A1C" w:rsidRPr="000A7498" w:rsidRDefault="002E7A1C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Verified upon receipt</w:t>
      </w:r>
    </w:p>
    <w:p w14:paraId="7A59B8C7" w14:textId="77777777" w:rsidR="000A7498" w:rsidRDefault="000A7498" w:rsidP="000A7498">
      <w:pPr>
        <w:rPr>
          <w:rFonts w:asciiTheme="minorHAnsi" w:hAnsiTheme="minorHAnsi"/>
          <w:sz w:val="24"/>
          <w:szCs w:val="24"/>
        </w:rPr>
      </w:pPr>
    </w:p>
    <w:p w14:paraId="306327C7" w14:textId="31252DC5" w:rsidR="002E7A1C" w:rsidRDefault="002E7A1C" w:rsidP="000A7498">
      <w:p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The Quality Assurance Manager verifies that label information (allergens, ingredients, net weight, claims, required statements) matches product formulation.</w:t>
      </w:r>
    </w:p>
    <w:p w14:paraId="09A25201" w14:textId="77777777" w:rsidR="006A0A1D" w:rsidRPr="000A7498" w:rsidRDefault="006A0A1D" w:rsidP="000A7498">
      <w:pPr>
        <w:rPr>
          <w:rFonts w:asciiTheme="minorHAnsi" w:hAnsiTheme="minorHAnsi"/>
          <w:sz w:val="24"/>
          <w:szCs w:val="24"/>
        </w:rPr>
      </w:pPr>
    </w:p>
    <w:p w14:paraId="66F9CE83" w14:textId="3330B54C" w:rsidR="002E7A1C" w:rsidRPr="00845FBD" w:rsidRDefault="002E7A1C" w:rsidP="000A7498">
      <w:pPr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</w:pPr>
      <w:r w:rsidRPr="00845FBD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>Specification Approval and Control</w:t>
      </w:r>
    </w:p>
    <w:p w14:paraId="3E7A4C35" w14:textId="77777777" w:rsidR="006A0A1D" w:rsidRDefault="006A0A1D" w:rsidP="000A7498">
      <w:pPr>
        <w:rPr>
          <w:rFonts w:asciiTheme="minorHAnsi" w:hAnsiTheme="minorHAnsi"/>
          <w:sz w:val="24"/>
          <w:szCs w:val="24"/>
        </w:rPr>
      </w:pPr>
    </w:p>
    <w:p w14:paraId="187473E6" w14:textId="6EA802A4" w:rsidR="002E7A1C" w:rsidRPr="000A7498" w:rsidRDefault="002E7A1C" w:rsidP="000A7498">
      <w:p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Finished product specifications must be:</w:t>
      </w:r>
    </w:p>
    <w:p w14:paraId="468EFF25" w14:textId="77777777" w:rsidR="002E7A1C" w:rsidRPr="006A0A1D" w:rsidRDefault="002E7A1C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Documented</w:t>
      </w:r>
    </w:p>
    <w:p w14:paraId="76DEF7F1" w14:textId="77777777" w:rsidR="002E7A1C" w:rsidRPr="006A0A1D" w:rsidRDefault="002E7A1C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Approved by the COO</w:t>
      </w:r>
    </w:p>
    <w:p w14:paraId="62DAE005" w14:textId="77777777" w:rsidR="002E7A1C" w:rsidRPr="006A0A1D" w:rsidRDefault="002E7A1C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Accessible to staff involved in production, packaging, quality, and shipping</w:t>
      </w:r>
    </w:p>
    <w:p w14:paraId="01D1093F" w14:textId="77777777" w:rsidR="002E7A1C" w:rsidRPr="006A0A1D" w:rsidRDefault="002E7A1C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lastRenderedPageBreak/>
        <w:t>Controlled and version-managed through the master document register</w:t>
      </w:r>
    </w:p>
    <w:p w14:paraId="13D7B1FD" w14:textId="77777777" w:rsidR="006A0A1D" w:rsidRDefault="006A0A1D" w:rsidP="000A7498">
      <w:pPr>
        <w:rPr>
          <w:rFonts w:asciiTheme="minorHAnsi" w:hAnsiTheme="minorHAnsi"/>
          <w:sz w:val="24"/>
          <w:szCs w:val="24"/>
        </w:rPr>
      </w:pPr>
    </w:p>
    <w:p w14:paraId="4B5C58CE" w14:textId="56EB16D4" w:rsidR="002E7A1C" w:rsidRPr="00845FBD" w:rsidRDefault="002E7A1C" w:rsidP="000A7498">
      <w:pPr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</w:pPr>
      <w:r w:rsidRPr="00845FBD">
        <w:rPr>
          <w:rFonts w:asciiTheme="minorHAnsi" w:hAnsiTheme="minorHAnsi"/>
          <w:b/>
          <w:bCs/>
          <w:color w:val="auto"/>
          <w:sz w:val="24"/>
          <w:szCs w:val="24"/>
          <w:u w:val="single"/>
          <w:lang w:eastAsia="en-GB"/>
        </w:rPr>
        <w:t>Review Requirements</w:t>
      </w:r>
    </w:p>
    <w:p w14:paraId="57154A8B" w14:textId="77777777" w:rsidR="00845FBD" w:rsidRDefault="00845FBD" w:rsidP="000A7498">
      <w:pPr>
        <w:rPr>
          <w:rFonts w:asciiTheme="minorHAnsi" w:hAnsiTheme="minorHAnsi"/>
          <w:sz w:val="24"/>
          <w:szCs w:val="24"/>
        </w:rPr>
      </w:pPr>
    </w:p>
    <w:p w14:paraId="30C7A30B" w14:textId="2FB53DEC" w:rsidR="002E7A1C" w:rsidRPr="000A7498" w:rsidRDefault="002E7A1C" w:rsidP="000A7498">
      <w:p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Finished product specifications must be reviewed:</w:t>
      </w:r>
    </w:p>
    <w:p w14:paraId="75C69D0F" w14:textId="77777777" w:rsidR="002E7A1C" w:rsidRPr="006A0A1D" w:rsidRDefault="002E7A1C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When formulation changes occur</w:t>
      </w:r>
    </w:p>
    <w:p w14:paraId="5F842DE7" w14:textId="77777777" w:rsidR="002E7A1C" w:rsidRPr="006A0A1D" w:rsidRDefault="002E7A1C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When a labeling or regulatory requirement changes</w:t>
      </w:r>
    </w:p>
    <w:p w14:paraId="6CE1CE82" w14:textId="77777777" w:rsidR="002E7A1C" w:rsidRPr="006A0A1D" w:rsidRDefault="002E7A1C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When customer requirements change</w:t>
      </w:r>
    </w:p>
    <w:p w14:paraId="2DBC3808" w14:textId="77777777" w:rsidR="002E7A1C" w:rsidRPr="006A0A1D" w:rsidRDefault="002E7A1C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6A0A1D">
        <w:rPr>
          <w:rFonts w:asciiTheme="minorHAnsi" w:hAnsiTheme="minorHAnsi"/>
          <w:sz w:val="24"/>
          <w:szCs w:val="24"/>
        </w:rPr>
        <w:t>At least annually</w:t>
      </w:r>
    </w:p>
    <w:p w14:paraId="3861A600" w14:textId="77777777" w:rsidR="006A0A1D" w:rsidRDefault="006A0A1D" w:rsidP="000A7498">
      <w:pPr>
        <w:rPr>
          <w:rFonts w:asciiTheme="minorHAnsi" w:hAnsiTheme="minorHAnsi"/>
          <w:sz w:val="24"/>
          <w:szCs w:val="24"/>
        </w:rPr>
      </w:pPr>
    </w:p>
    <w:p w14:paraId="28BE467A" w14:textId="5D30E8D9" w:rsidR="002E7A1C" w:rsidRPr="000A7498" w:rsidRDefault="002E7A1C" w:rsidP="000A7498">
      <w:pPr>
        <w:rPr>
          <w:rFonts w:asciiTheme="minorHAnsi" w:hAnsiTheme="minorHAnsi"/>
          <w:sz w:val="24"/>
          <w:szCs w:val="24"/>
        </w:rPr>
      </w:pPr>
      <w:r w:rsidRPr="000A7498">
        <w:rPr>
          <w:rFonts w:asciiTheme="minorHAnsi" w:hAnsiTheme="minorHAnsi"/>
          <w:sz w:val="24"/>
          <w:szCs w:val="24"/>
        </w:rPr>
        <w:t>All changes must be documented and approved.</w:t>
      </w:r>
    </w:p>
    <w:p w14:paraId="5E93D42C" w14:textId="77777777" w:rsidR="00073C7C" w:rsidRPr="002E7A1C" w:rsidRDefault="00073C7C" w:rsidP="00CF5840">
      <w:pPr>
        <w:rPr>
          <w:rFonts w:asciiTheme="minorHAnsi" w:hAnsiTheme="minorHAnsi"/>
          <w:sz w:val="24"/>
          <w:szCs w:val="24"/>
          <w:lang w:val="en-GB"/>
        </w:rPr>
      </w:pPr>
    </w:p>
    <w:p w14:paraId="650FD994" w14:textId="77777777" w:rsidR="0079475F" w:rsidRPr="0031255A" w:rsidRDefault="0079475F" w:rsidP="00F44BC0">
      <w:pPr>
        <w:autoSpaceDE w:val="0"/>
        <w:autoSpaceDN w:val="0"/>
        <w:adjustRightInd w:val="0"/>
        <w:rPr>
          <w:rFonts w:ascii="Calibri" w:hAnsi="Calibri" w:cs="Calibri"/>
          <w:b/>
          <w:sz w:val="24"/>
          <w:szCs w:val="24"/>
          <w:u w:val="single"/>
          <w:lang w:val="fr-FR"/>
        </w:rPr>
      </w:pPr>
      <w:r w:rsidRPr="0031255A">
        <w:rPr>
          <w:rFonts w:ascii="Calibri" w:hAnsi="Calibri" w:cs="Calibri"/>
          <w:b/>
          <w:sz w:val="24"/>
          <w:szCs w:val="24"/>
          <w:u w:val="single"/>
          <w:lang w:val="fr-FR"/>
        </w:rPr>
        <w:t>SUPPORTING DOCUMENTS</w:t>
      </w:r>
    </w:p>
    <w:p w14:paraId="21C6C75B" w14:textId="0FC13001" w:rsidR="0079475F" w:rsidRPr="0031255A" w:rsidRDefault="0079475F" w:rsidP="00F44BC0">
      <w:pPr>
        <w:autoSpaceDE w:val="0"/>
        <w:autoSpaceDN w:val="0"/>
        <w:adjustRightInd w:val="0"/>
        <w:rPr>
          <w:rFonts w:ascii="Calibri" w:hAnsi="Calibri" w:cs="Calibri"/>
          <w:bCs/>
          <w:sz w:val="24"/>
          <w:szCs w:val="24"/>
          <w:lang w:val="fr-FR"/>
        </w:rPr>
      </w:pPr>
      <w:r w:rsidRPr="0031255A">
        <w:rPr>
          <w:rFonts w:asciiTheme="minorHAnsi" w:hAnsiTheme="minorHAnsi"/>
          <w:sz w:val="24"/>
          <w:szCs w:val="24"/>
          <w:lang w:val="fr-FR"/>
        </w:rPr>
        <w:t>Supplier Assurance Questionnaire</w:t>
      </w:r>
    </w:p>
    <w:p w14:paraId="1EE36EDF" w14:textId="77777777" w:rsidR="0079475F" w:rsidRPr="0031255A" w:rsidRDefault="0079475F" w:rsidP="00F44BC0">
      <w:pPr>
        <w:autoSpaceDE w:val="0"/>
        <w:autoSpaceDN w:val="0"/>
        <w:adjustRightInd w:val="0"/>
        <w:rPr>
          <w:rFonts w:ascii="Calibri" w:hAnsi="Calibri" w:cs="Calibri"/>
          <w:b/>
          <w:sz w:val="24"/>
          <w:szCs w:val="24"/>
          <w:u w:val="single"/>
          <w:lang w:val="fr-FR"/>
        </w:rPr>
      </w:pPr>
    </w:p>
    <w:p w14:paraId="4C5E31DA" w14:textId="61DAB876" w:rsidR="00F44BC0" w:rsidRPr="0031255A" w:rsidRDefault="00F44BC0" w:rsidP="00F44BC0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  <w:u w:val="single"/>
          <w:lang w:val="fr-FR"/>
        </w:rPr>
      </w:pPr>
      <w:r w:rsidRPr="0031255A">
        <w:rPr>
          <w:rFonts w:ascii="Calibri" w:hAnsi="Calibri" w:cs="Calibri"/>
          <w:b/>
          <w:sz w:val="24"/>
          <w:szCs w:val="24"/>
          <w:u w:val="single"/>
          <w:lang w:val="fr-FR"/>
        </w:rPr>
        <w:t>DOCUMENT HISTORY</w:t>
      </w:r>
      <w:r w:rsidRPr="0031255A">
        <w:rPr>
          <w:rFonts w:ascii="Calibri" w:hAnsi="Calibri" w:cs="Calibri"/>
          <w:sz w:val="24"/>
          <w:szCs w:val="24"/>
          <w:u w:val="single"/>
          <w:lang w:val="fr-FR"/>
        </w:rPr>
        <w:t xml:space="preserve"> </w:t>
      </w:r>
    </w:p>
    <w:p w14:paraId="54AB66B7" w14:textId="77777777" w:rsidR="00F44BC0" w:rsidRPr="000D1283" w:rsidRDefault="00F44BC0" w:rsidP="00F44BC0">
      <w:pP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FC6CAC">
        <w:rPr>
          <w:rFonts w:ascii="Calibri" w:hAnsi="Calibri" w:cs="Calibri"/>
          <w:sz w:val="24"/>
          <w:szCs w:val="24"/>
        </w:rPr>
        <w:t xml:space="preserve">NOTE: Only record </w:t>
      </w:r>
      <w:r w:rsidRPr="00FC6CAC">
        <w:rPr>
          <w:rFonts w:ascii="Calibri" w:hAnsi="Calibri" w:cs="Calibri"/>
          <w:i/>
          <w:sz w:val="24"/>
          <w:szCs w:val="24"/>
        </w:rPr>
        <w:t>revisions</w:t>
      </w:r>
      <w:r w:rsidRPr="00FC6CAC">
        <w:rPr>
          <w:rFonts w:ascii="Calibri" w:hAnsi="Calibri" w:cs="Calibri"/>
          <w:sz w:val="24"/>
          <w:szCs w:val="24"/>
        </w:rPr>
        <w:t xml:space="preserve"> to this document. </w:t>
      </w:r>
      <w:r w:rsidRPr="00FC6CAC">
        <w:rPr>
          <w:rFonts w:ascii="Calibri" w:hAnsi="Calibri" w:cs="Calibri"/>
          <w:i/>
          <w:sz w:val="24"/>
          <w:szCs w:val="24"/>
        </w:rPr>
        <w:t>Reviews</w:t>
      </w:r>
      <w:r w:rsidRPr="00FC6CAC">
        <w:rPr>
          <w:rFonts w:ascii="Calibri" w:hAnsi="Calibri" w:cs="Calibri"/>
          <w:sz w:val="24"/>
          <w:szCs w:val="24"/>
        </w:rPr>
        <w:t xml:space="preserve"> are recorded only in the central Document Register.</w:t>
      </w:r>
    </w:p>
    <w:p w14:paraId="6552F46D" w14:textId="412F93B8" w:rsidR="00073C7C" w:rsidRPr="00073C7C" w:rsidRDefault="00F44BC0" w:rsidP="00F44BC0">
      <w:pPr>
        <w:pStyle w:val="NormalWeb"/>
        <w:rPr>
          <w:rFonts w:asciiTheme="minorHAnsi" w:hAnsiTheme="minorHAnsi" w:cstheme="minorHAnsi"/>
        </w:rPr>
      </w:pPr>
      <w:r w:rsidRPr="00FD30E9">
        <w:rPr>
          <w:rFonts w:asciiTheme="minorHAnsi" w:hAnsiTheme="minorHAnsi" w:cstheme="minorHAnsi"/>
          <w:b/>
          <w:bCs/>
          <w:u w:val="single"/>
        </w:rPr>
        <w:t>REFERENCES</w:t>
      </w:r>
      <w:r w:rsidRPr="00AC4F61">
        <w:rPr>
          <w:rFonts w:asciiTheme="minorHAnsi" w:hAnsiTheme="minorHAnsi" w:cstheme="minorHAnsi"/>
        </w:rPr>
        <w:t xml:space="preserve"> </w:t>
      </w:r>
      <w:r w:rsidR="00EE476C" w:rsidRPr="00B31EFF">
        <w:rPr>
          <w:rFonts w:asciiTheme="minorHAnsi" w:hAnsiTheme="minorHAnsi" w:cstheme="minorHAnsi"/>
        </w:rPr>
        <w:t>SQF Fundamentals for Manufacturing - Intermediate EDITION 1.1</w:t>
      </w:r>
      <w:r w:rsidR="00EE476C" w:rsidRPr="00127ED9">
        <w:rPr>
          <w:rFonts w:asciiTheme="minorHAnsi" w:hAnsiTheme="minorHAnsi" w:cstheme="minorHAnsi"/>
        </w:rPr>
        <w:t>/ 2.</w:t>
      </w:r>
      <w:r w:rsidR="00EE476C">
        <w:rPr>
          <w:rFonts w:asciiTheme="minorHAnsi" w:hAnsiTheme="minorHAnsi" w:cstheme="minorHAnsi"/>
        </w:rPr>
        <w:t>3</w:t>
      </w:r>
      <w:r w:rsidR="00EE476C" w:rsidRPr="00127ED9">
        <w:rPr>
          <w:rFonts w:asciiTheme="minorHAnsi" w:hAnsiTheme="minorHAnsi" w:cstheme="minorHAnsi"/>
        </w:rPr>
        <w:t xml:space="preserve"> </w:t>
      </w:r>
      <w:r w:rsidR="00EE476C">
        <w:rPr>
          <w:rFonts w:asciiTheme="minorHAnsi" w:hAnsiTheme="minorHAnsi" w:cstheme="minorHAnsi"/>
        </w:rPr>
        <w:t>Specification and Product Development</w:t>
      </w:r>
    </w:p>
    <w:p w14:paraId="391E1906" w14:textId="77777777" w:rsidR="0039068A" w:rsidRDefault="0039068A" w:rsidP="00CF5840">
      <w:pPr>
        <w:rPr>
          <w:rFonts w:asciiTheme="minorHAnsi" w:hAnsiTheme="minorHAnsi"/>
          <w:sz w:val="24"/>
          <w:szCs w:val="24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39068A" w:rsidRPr="004E1F34" w14:paraId="2F842BCC" w14:textId="77777777">
        <w:tc>
          <w:tcPr>
            <w:tcW w:w="1722" w:type="dxa"/>
          </w:tcPr>
          <w:p w14:paraId="2A72FDB6" w14:textId="77777777" w:rsidR="0039068A" w:rsidRPr="004E1F34" w:rsidRDefault="0039068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E1F34">
              <w:rPr>
                <w:rFonts w:asciiTheme="minorHAnsi" w:hAnsiTheme="minorHAnsi" w:cstheme="minorHAnsi"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</w:tcPr>
          <w:p w14:paraId="187BFFAB" w14:textId="77777777" w:rsidR="0039068A" w:rsidRPr="004E1F34" w:rsidRDefault="0039068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0C00B6" w14:textId="77777777" w:rsidR="0039068A" w:rsidRPr="004E1F34" w:rsidRDefault="0039068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E1F34">
              <w:rPr>
                <w:rFonts w:asciiTheme="minorHAnsi" w:hAnsiTheme="minorHAnsi" w:cstheme="minorHAnsi"/>
                <w:sz w:val="24"/>
                <w:szCs w:val="24"/>
              </w:rPr>
              <w:t>Changes</w:t>
            </w:r>
          </w:p>
        </w:tc>
      </w:tr>
      <w:tr w:rsidR="0039068A" w:rsidRPr="004E1F34" w14:paraId="58C1C37F" w14:textId="77777777">
        <w:tc>
          <w:tcPr>
            <w:tcW w:w="1722" w:type="dxa"/>
          </w:tcPr>
          <w:p w14:paraId="7C90F73D" w14:textId="59E518B3" w:rsidR="0039068A" w:rsidRPr="004E1F34" w:rsidRDefault="0039068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2025-</w:t>
            </w:r>
            <w:ins w:id="20" w:author="Penny Patterson" w:date="2025-12-08T13:03:00Z" w16du:dateUtc="2025-12-08T18:03:00Z">
              <w:r w:rsidR="004F0192">
                <w:rPr>
                  <w:rFonts w:asciiTheme="minorHAnsi" w:hAnsiTheme="minorHAnsi" w:cstheme="minorHAnsi"/>
                  <w:sz w:val="24"/>
                  <w:szCs w:val="24"/>
                </w:rPr>
                <w:t>12-08</w:t>
              </w:r>
            </w:ins>
          </w:p>
        </w:tc>
        <w:tc>
          <w:tcPr>
            <w:tcW w:w="8208" w:type="dxa"/>
          </w:tcPr>
          <w:p w14:paraId="6069DFF6" w14:textId="77777777" w:rsidR="0039068A" w:rsidRPr="004E1F34" w:rsidRDefault="0039068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E1F34">
              <w:rPr>
                <w:rFonts w:asciiTheme="minorHAnsi" w:hAnsiTheme="minorHAnsi" w:cstheme="minorHAnsi"/>
                <w:sz w:val="24"/>
                <w:szCs w:val="24"/>
              </w:rPr>
              <w:t>New program.</w:t>
            </w:r>
          </w:p>
        </w:tc>
      </w:tr>
      <w:tr w:rsidR="0039068A" w:rsidRPr="004E1F34" w14:paraId="7A151FC6" w14:textId="77777777">
        <w:trPr>
          <w:trHeight w:val="224"/>
        </w:trPr>
        <w:tc>
          <w:tcPr>
            <w:tcW w:w="1722" w:type="dxa"/>
          </w:tcPr>
          <w:p w14:paraId="1C75C4E4" w14:textId="401D6644" w:rsidR="0039068A" w:rsidRPr="004E1F34" w:rsidRDefault="00DB1EF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ins w:id="21" w:author="Penny Patterson" w:date="2026-03-23T15:32:00Z" w16du:dateUtc="2026-03-23T19:32:00Z">
              <w:r>
                <w:rPr>
                  <w:rFonts w:asciiTheme="minorHAnsi" w:hAnsiTheme="minorHAnsi" w:cstheme="minorHAnsi"/>
                  <w:sz w:val="24"/>
                  <w:szCs w:val="24"/>
                </w:rPr>
                <w:t>03/23/2026</w:t>
              </w:r>
            </w:ins>
          </w:p>
        </w:tc>
        <w:tc>
          <w:tcPr>
            <w:tcW w:w="8208" w:type="dxa"/>
          </w:tcPr>
          <w:p w14:paraId="6D0F2BED" w14:textId="7B101A04" w:rsidR="0039068A" w:rsidRPr="004E1F34" w:rsidRDefault="00DB1EF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ins w:id="22" w:author="Penny Patterson" w:date="2026-03-23T15:32:00Z" w16du:dateUtc="2026-03-23T19:32:00Z">
              <w:r>
                <w:rPr>
                  <w:rFonts w:asciiTheme="minorHAnsi" w:hAnsiTheme="minorHAnsi" w:cstheme="minorHAnsi"/>
                  <w:sz w:val="24"/>
                  <w:szCs w:val="24"/>
                </w:rPr>
                <w:t xml:space="preserve">Revised – Added </w:t>
              </w:r>
              <w:proofErr w:type="gramStart"/>
              <w:r>
                <w:rPr>
                  <w:rFonts w:asciiTheme="minorHAnsi" w:hAnsiTheme="minorHAnsi" w:cstheme="minorHAnsi"/>
                  <w:sz w:val="24"/>
                  <w:szCs w:val="24"/>
                </w:rPr>
                <w:t>Shelf Life</w:t>
              </w:r>
              <w:proofErr w:type="gramEnd"/>
              <w:r>
                <w:rPr>
                  <w:rFonts w:asciiTheme="minorHAnsi" w:hAnsiTheme="minorHAnsi" w:cstheme="minorHAnsi"/>
                  <w:sz w:val="24"/>
                  <w:szCs w:val="24"/>
                </w:rPr>
                <w:t xml:space="preserve"> Determination</w:t>
              </w:r>
            </w:ins>
          </w:p>
        </w:tc>
      </w:tr>
    </w:tbl>
    <w:p w14:paraId="2E41B96B" w14:textId="77777777" w:rsidR="00CF5840" w:rsidRPr="000631FC" w:rsidRDefault="00CF5840" w:rsidP="00CF5840">
      <w:pPr>
        <w:rPr>
          <w:rFonts w:asciiTheme="minorHAnsi" w:hAnsiTheme="minorHAnsi"/>
          <w:sz w:val="24"/>
          <w:szCs w:val="24"/>
        </w:rPr>
      </w:pPr>
    </w:p>
    <w:sectPr w:rsidR="00CF5840" w:rsidRPr="000631FC" w:rsidSect="00F960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1976" w14:textId="77777777" w:rsidR="00BB7B9C" w:rsidRDefault="00BB7B9C">
      <w:r>
        <w:separator/>
      </w:r>
    </w:p>
  </w:endnote>
  <w:endnote w:type="continuationSeparator" w:id="0">
    <w:p w14:paraId="4FC12F31" w14:textId="77777777" w:rsidR="00BB7B9C" w:rsidRDefault="00BB7B9C">
      <w:r>
        <w:continuationSeparator/>
      </w:r>
    </w:p>
  </w:endnote>
  <w:endnote w:type="continuationNotice" w:id="1">
    <w:p w14:paraId="3F13E568" w14:textId="77777777" w:rsidR="00BB7B9C" w:rsidRDefault="00BB7B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C1B7" w14:textId="77777777" w:rsidR="003A02C3" w:rsidRDefault="003A02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7D53" w14:textId="77777777" w:rsidR="003A02C3" w:rsidRDefault="003A02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D3F2" w14:textId="77777777" w:rsidR="003A02C3" w:rsidRDefault="003A0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278E" w14:textId="77777777" w:rsidR="00BB7B9C" w:rsidRDefault="00BB7B9C">
      <w:r>
        <w:separator/>
      </w:r>
    </w:p>
  </w:footnote>
  <w:footnote w:type="continuationSeparator" w:id="0">
    <w:p w14:paraId="666F9075" w14:textId="77777777" w:rsidR="00BB7B9C" w:rsidRDefault="00BB7B9C">
      <w:r>
        <w:continuationSeparator/>
      </w:r>
    </w:p>
  </w:footnote>
  <w:footnote w:type="continuationNotice" w:id="1">
    <w:p w14:paraId="3806ED0C" w14:textId="77777777" w:rsidR="00BB7B9C" w:rsidRDefault="00BB7B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73F5" w14:textId="77777777" w:rsidR="003A02C3" w:rsidRDefault="003A0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6B02A0C" w14:textId="43F6F554" w:rsidR="00925F18" w:rsidRDefault="00390965" w:rsidP="00925F18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5F18">
            <w:rPr>
              <w:rFonts w:asciiTheme="minorHAnsi" w:hAnsiTheme="minorHAnsi" w:cstheme="minorHAnsi"/>
              <w:color w:val="auto"/>
              <w:sz w:val="22"/>
              <w:szCs w:val="22"/>
            </w:rPr>
            <w:t>315 Point Township Rd</w:t>
          </w:r>
        </w:p>
        <w:p w14:paraId="32B73924" w14:textId="4A456F9C" w:rsidR="00925F18" w:rsidRPr="00EE205C" w:rsidRDefault="00925F18" w:rsidP="00925F18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  <w:r>
            <w:rPr>
              <w:rFonts w:asciiTheme="minorHAnsi" w:hAnsiTheme="minorHAnsi" w:cstheme="minorHAnsi"/>
              <w:color w:val="auto"/>
              <w:sz w:val="22"/>
              <w:szCs w:val="22"/>
            </w:rPr>
            <w:t>Northumberland Pa 17857</w:t>
          </w:r>
        </w:p>
        <w:p w14:paraId="7FB9D9A0" w14:textId="1FEB19A5" w:rsidR="00B24E2B" w:rsidRPr="00EE205C" w:rsidRDefault="00B24E2B" w:rsidP="00E27D77">
          <w:pPr>
            <w:jc w:val="center"/>
            <w:rPr>
              <w:rFonts w:asciiTheme="minorHAnsi" w:hAnsiTheme="minorHAnsi" w:cstheme="minorHAns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3E8DB0CC" w:rsidR="00B24E2B" w:rsidRPr="0066470D" w:rsidRDefault="003A02C3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ins w:id="23" w:author="Penny Patterson" w:date="2026-04-02T11:00:00Z" w16du:dateUtc="2026-04-02T15:00:00Z">
            <w:r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  <w:t xml:space="preserve">SP </w:t>
            </w:r>
          </w:ins>
          <w:r w:rsidR="00CF5840" w:rsidRPr="00CF5840">
            <w:rPr>
              <w:rFonts w:ascii="Calibri" w:hAnsi="Calibri"/>
              <w:b/>
              <w:bCs/>
              <w:color w:val="auto"/>
              <w:sz w:val="24"/>
              <w:szCs w:val="24"/>
            </w:rPr>
            <w:t>2.3.</w:t>
          </w:r>
          <w:r w:rsidR="00D17D45">
            <w:rPr>
              <w:rFonts w:ascii="Calibri" w:hAnsi="Calibri"/>
              <w:b/>
              <w:bCs/>
              <w:color w:val="auto"/>
              <w:sz w:val="24"/>
              <w:szCs w:val="24"/>
            </w:rPr>
            <w:t>5</w:t>
          </w:r>
          <w:r w:rsidR="00CF5840" w:rsidRPr="00CF5840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 Finished Product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5AEA82CE" w14:textId="78DE197A" w:rsidR="00CF5840" w:rsidRDefault="00D17D45" w:rsidP="00CF5840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2.3.5 Finished Product</w:t>
          </w:r>
        </w:p>
        <w:p w14:paraId="2AB3B350" w14:textId="71ABB7F9" w:rsidR="00B24E2B" w:rsidRPr="00B368FA" w:rsidRDefault="00B24E2B" w:rsidP="005A79B2">
          <w:pPr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 xml:space="preserve">Glenna </w:t>
          </w:r>
          <w:proofErr w:type="spellStart"/>
          <w:r>
            <w:rPr>
              <w:rFonts w:ascii="Calibri" w:hAnsi="Calibri"/>
              <w:color w:val="auto"/>
              <w:sz w:val="22"/>
              <w:szCs w:val="22"/>
            </w:rPr>
            <w:t>DePoe</w:t>
          </w:r>
          <w:proofErr w:type="spellEnd"/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7104E030" w:rsidR="00B368FA" w:rsidRPr="0066470D" w:rsidRDefault="00DB1EF3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ins w:id="24" w:author="Penny Patterson" w:date="2026-03-23T15:32:00Z" w16du:dateUtc="2026-03-23T19:32:00Z">
            <w:r>
              <w:rPr>
                <w:rFonts w:ascii="Calibri" w:hAnsi="Calibri"/>
                <w:color w:val="auto"/>
                <w:sz w:val="22"/>
                <w:szCs w:val="22"/>
              </w:rPr>
              <w:t>03/23/2026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0758" w14:textId="77777777" w:rsidR="003A02C3" w:rsidRDefault="003A02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EDD"/>
    <w:multiLevelType w:val="multilevel"/>
    <w:tmpl w:val="7EF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46B"/>
    <w:multiLevelType w:val="hybridMultilevel"/>
    <w:tmpl w:val="E6C8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31514"/>
    <w:multiLevelType w:val="hybridMultilevel"/>
    <w:tmpl w:val="C2DAD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E7AED"/>
    <w:multiLevelType w:val="hybridMultilevel"/>
    <w:tmpl w:val="500A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64F3F"/>
    <w:multiLevelType w:val="hybridMultilevel"/>
    <w:tmpl w:val="A9385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43EE5"/>
    <w:multiLevelType w:val="hybridMultilevel"/>
    <w:tmpl w:val="284A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40C6E"/>
    <w:multiLevelType w:val="hybridMultilevel"/>
    <w:tmpl w:val="13562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363106">
    <w:abstractNumId w:val="6"/>
  </w:num>
  <w:num w:numId="2" w16cid:durableId="84232551">
    <w:abstractNumId w:val="2"/>
  </w:num>
  <w:num w:numId="3" w16cid:durableId="1975022508">
    <w:abstractNumId w:val="4"/>
  </w:num>
  <w:num w:numId="4" w16cid:durableId="2025201277">
    <w:abstractNumId w:val="5"/>
  </w:num>
  <w:num w:numId="5" w16cid:durableId="765343430">
    <w:abstractNumId w:val="1"/>
  </w:num>
  <w:num w:numId="6" w16cid:durableId="499779788">
    <w:abstractNumId w:val="3"/>
  </w:num>
  <w:num w:numId="7" w16cid:durableId="2005208528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nny Patterson">
    <w15:presenceInfo w15:providerId="AD" w15:userId="S::penny@spicesinc.com::7bec89d0-993f-48ca-b90d-5a06f578d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07E5"/>
    <w:rsid w:val="00003275"/>
    <w:rsid w:val="00006B20"/>
    <w:rsid w:val="00010921"/>
    <w:rsid w:val="00011A1B"/>
    <w:rsid w:val="00016B35"/>
    <w:rsid w:val="000173FA"/>
    <w:rsid w:val="00023D0D"/>
    <w:rsid w:val="00031003"/>
    <w:rsid w:val="00046C5F"/>
    <w:rsid w:val="0004733A"/>
    <w:rsid w:val="0005582F"/>
    <w:rsid w:val="00060C52"/>
    <w:rsid w:val="000631FC"/>
    <w:rsid w:val="00063D6F"/>
    <w:rsid w:val="00073C7C"/>
    <w:rsid w:val="00073D4C"/>
    <w:rsid w:val="00074990"/>
    <w:rsid w:val="00076B12"/>
    <w:rsid w:val="000838CB"/>
    <w:rsid w:val="00093121"/>
    <w:rsid w:val="00093FC1"/>
    <w:rsid w:val="000A033A"/>
    <w:rsid w:val="000A6598"/>
    <w:rsid w:val="000A7498"/>
    <w:rsid w:val="000B34B7"/>
    <w:rsid w:val="000C3DFB"/>
    <w:rsid w:val="000C4DBF"/>
    <w:rsid w:val="000C5195"/>
    <w:rsid w:val="000E1F57"/>
    <w:rsid w:val="000E527E"/>
    <w:rsid w:val="000E5771"/>
    <w:rsid w:val="000E753E"/>
    <w:rsid w:val="000E7DF9"/>
    <w:rsid w:val="000F1C5B"/>
    <w:rsid w:val="000F650D"/>
    <w:rsid w:val="00101B29"/>
    <w:rsid w:val="00106B38"/>
    <w:rsid w:val="00110795"/>
    <w:rsid w:val="00111A0F"/>
    <w:rsid w:val="00121E5B"/>
    <w:rsid w:val="00125CC0"/>
    <w:rsid w:val="00127DF3"/>
    <w:rsid w:val="00135663"/>
    <w:rsid w:val="00135869"/>
    <w:rsid w:val="0014552F"/>
    <w:rsid w:val="00145C63"/>
    <w:rsid w:val="00151E5E"/>
    <w:rsid w:val="00153A0B"/>
    <w:rsid w:val="00155E23"/>
    <w:rsid w:val="00160A7B"/>
    <w:rsid w:val="00172A59"/>
    <w:rsid w:val="00173C6B"/>
    <w:rsid w:val="00177A35"/>
    <w:rsid w:val="0018125D"/>
    <w:rsid w:val="00183E0A"/>
    <w:rsid w:val="00184332"/>
    <w:rsid w:val="00185BF2"/>
    <w:rsid w:val="0018745A"/>
    <w:rsid w:val="001A22D8"/>
    <w:rsid w:val="001A6359"/>
    <w:rsid w:val="001A70A8"/>
    <w:rsid w:val="001B57D6"/>
    <w:rsid w:val="001C5395"/>
    <w:rsid w:val="001D10A0"/>
    <w:rsid w:val="001D3389"/>
    <w:rsid w:val="001D56CE"/>
    <w:rsid w:val="001F16DC"/>
    <w:rsid w:val="001F1B09"/>
    <w:rsid w:val="001F42B4"/>
    <w:rsid w:val="001F606C"/>
    <w:rsid w:val="00202678"/>
    <w:rsid w:val="002041B4"/>
    <w:rsid w:val="00206719"/>
    <w:rsid w:val="00207097"/>
    <w:rsid w:val="00210E12"/>
    <w:rsid w:val="002211F2"/>
    <w:rsid w:val="00221754"/>
    <w:rsid w:val="00224A60"/>
    <w:rsid w:val="00226655"/>
    <w:rsid w:val="00245E0A"/>
    <w:rsid w:val="00252605"/>
    <w:rsid w:val="00254F84"/>
    <w:rsid w:val="0025756B"/>
    <w:rsid w:val="00261BCA"/>
    <w:rsid w:val="0026261E"/>
    <w:rsid w:val="00280A98"/>
    <w:rsid w:val="00281515"/>
    <w:rsid w:val="002834FE"/>
    <w:rsid w:val="002909BE"/>
    <w:rsid w:val="002A2587"/>
    <w:rsid w:val="002A284B"/>
    <w:rsid w:val="002A4C4D"/>
    <w:rsid w:val="002B4CBB"/>
    <w:rsid w:val="002B5E29"/>
    <w:rsid w:val="002B775E"/>
    <w:rsid w:val="002D1B2C"/>
    <w:rsid w:val="002D1CEE"/>
    <w:rsid w:val="002D45E7"/>
    <w:rsid w:val="002E271B"/>
    <w:rsid w:val="002E7946"/>
    <w:rsid w:val="002E7A1C"/>
    <w:rsid w:val="002F1FE5"/>
    <w:rsid w:val="002F28A9"/>
    <w:rsid w:val="002F3E0C"/>
    <w:rsid w:val="003058CC"/>
    <w:rsid w:val="0031255A"/>
    <w:rsid w:val="00315A7F"/>
    <w:rsid w:val="00324C53"/>
    <w:rsid w:val="003323E9"/>
    <w:rsid w:val="00335DFD"/>
    <w:rsid w:val="0034583F"/>
    <w:rsid w:val="0034769E"/>
    <w:rsid w:val="0035095C"/>
    <w:rsid w:val="00351E25"/>
    <w:rsid w:val="00364498"/>
    <w:rsid w:val="00364E80"/>
    <w:rsid w:val="00365C13"/>
    <w:rsid w:val="003717A2"/>
    <w:rsid w:val="00375ED6"/>
    <w:rsid w:val="00383F28"/>
    <w:rsid w:val="0039068A"/>
    <w:rsid w:val="00390965"/>
    <w:rsid w:val="00397926"/>
    <w:rsid w:val="003A02C3"/>
    <w:rsid w:val="003A5CE5"/>
    <w:rsid w:val="003B50E2"/>
    <w:rsid w:val="003B5813"/>
    <w:rsid w:val="003B582A"/>
    <w:rsid w:val="003B7B02"/>
    <w:rsid w:val="003C1D2A"/>
    <w:rsid w:val="003C1E5F"/>
    <w:rsid w:val="003C478C"/>
    <w:rsid w:val="003D2401"/>
    <w:rsid w:val="003E17D2"/>
    <w:rsid w:val="003E784E"/>
    <w:rsid w:val="003F1E0C"/>
    <w:rsid w:val="003F3527"/>
    <w:rsid w:val="003F7B66"/>
    <w:rsid w:val="003F7C16"/>
    <w:rsid w:val="0040047C"/>
    <w:rsid w:val="00400FAF"/>
    <w:rsid w:val="00414D25"/>
    <w:rsid w:val="00417159"/>
    <w:rsid w:val="00417538"/>
    <w:rsid w:val="004217DE"/>
    <w:rsid w:val="00423B51"/>
    <w:rsid w:val="0042563B"/>
    <w:rsid w:val="00426E7A"/>
    <w:rsid w:val="00436BB8"/>
    <w:rsid w:val="00450A01"/>
    <w:rsid w:val="00460DA8"/>
    <w:rsid w:val="00467EB0"/>
    <w:rsid w:val="00495643"/>
    <w:rsid w:val="004A3C89"/>
    <w:rsid w:val="004C4C72"/>
    <w:rsid w:val="004C6FCC"/>
    <w:rsid w:val="004C7AD9"/>
    <w:rsid w:val="004D79A3"/>
    <w:rsid w:val="004E4386"/>
    <w:rsid w:val="004E51DD"/>
    <w:rsid w:val="004E567E"/>
    <w:rsid w:val="004F0192"/>
    <w:rsid w:val="004F1ED7"/>
    <w:rsid w:val="004F27FD"/>
    <w:rsid w:val="00512A52"/>
    <w:rsid w:val="00522D80"/>
    <w:rsid w:val="0053532C"/>
    <w:rsid w:val="00535B3C"/>
    <w:rsid w:val="0054390F"/>
    <w:rsid w:val="005548EB"/>
    <w:rsid w:val="005559F2"/>
    <w:rsid w:val="00557FAE"/>
    <w:rsid w:val="00573E35"/>
    <w:rsid w:val="00573E58"/>
    <w:rsid w:val="00573FF9"/>
    <w:rsid w:val="005769E4"/>
    <w:rsid w:val="0059683B"/>
    <w:rsid w:val="005A3C66"/>
    <w:rsid w:val="005A3E5A"/>
    <w:rsid w:val="005A62C3"/>
    <w:rsid w:val="005A79B2"/>
    <w:rsid w:val="005B6E30"/>
    <w:rsid w:val="005C2BA7"/>
    <w:rsid w:val="005C5546"/>
    <w:rsid w:val="005C5EEC"/>
    <w:rsid w:val="005C696F"/>
    <w:rsid w:val="005E7CFD"/>
    <w:rsid w:val="005F1C85"/>
    <w:rsid w:val="005F2A7C"/>
    <w:rsid w:val="005F3260"/>
    <w:rsid w:val="00612C0E"/>
    <w:rsid w:val="00621021"/>
    <w:rsid w:val="00622C2C"/>
    <w:rsid w:val="00646F66"/>
    <w:rsid w:val="00655042"/>
    <w:rsid w:val="00655BD4"/>
    <w:rsid w:val="0066272B"/>
    <w:rsid w:val="006662CD"/>
    <w:rsid w:val="006679BD"/>
    <w:rsid w:val="006757AA"/>
    <w:rsid w:val="00675AA5"/>
    <w:rsid w:val="00686974"/>
    <w:rsid w:val="00687C54"/>
    <w:rsid w:val="006945F8"/>
    <w:rsid w:val="006A0A1D"/>
    <w:rsid w:val="006A612B"/>
    <w:rsid w:val="006B4124"/>
    <w:rsid w:val="006B5159"/>
    <w:rsid w:val="006B6D1C"/>
    <w:rsid w:val="006B6E9C"/>
    <w:rsid w:val="006D06A8"/>
    <w:rsid w:val="006D2B70"/>
    <w:rsid w:val="006D404B"/>
    <w:rsid w:val="006D4DDD"/>
    <w:rsid w:val="006E15C8"/>
    <w:rsid w:val="006E399B"/>
    <w:rsid w:val="006E46BB"/>
    <w:rsid w:val="006E51BE"/>
    <w:rsid w:val="006F5C3E"/>
    <w:rsid w:val="006F6237"/>
    <w:rsid w:val="00700074"/>
    <w:rsid w:val="00707621"/>
    <w:rsid w:val="00707D78"/>
    <w:rsid w:val="007111F2"/>
    <w:rsid w:val="00713B79"/>
    <w:rsid w:val="00725BC8"/>
    <w:rsid w:val="0073535E"/>
    <w:rsid w:val="00736BB2"/>
    <w:rsid w:val="007405DB"/>
    <w:rsid w:val="00740887"/>
    <w:rsid w:val="00746343"/>
    <w:rsid w:val="00747794"/>
    <w:rsid w:val="00754AD1"/>
    <w:rsid w:val="007610AA"/>
    <w:rsid w:val="007707AD"/>
    <w:rsid w:val="00771934"/>
    <w:rsid w:val="0079475F"/>
    <w:rsid w:val="007A1F22"/>
    <w:rsid w:val="007A42EF"/>
    <w:rsid w:val="007A441E"/>
    <w:rsid w:val="007A4B79"/>
    <w:rsid w:val="007A5318"/>
    <w:rsid w:val="007A766A"/>
    <w:rsid w:val="007B0229"/>
    <w:rsid w:val="007B06A7"/>
    <w:rsid w:val="007B1AAA"/>
    <w:rsid w:val="007B341F"/>
    <w:rsid w:val="007C530A"/>
    <w:rsid w:val="007C7270"/>
    <w:rsid w:val="007C7643"/>
    <w:rsid w:val="007D53D1"/>
    <w:rsid w:val="007D7203"/>
    <w:rsid w:val="007E3F75"/>
    <w:rsid w:val="007E5159"/>
    <w:rsid w:val="007E5680"/>
    <w:rsid w:val="007F3998"/>
    <w:rsid w:val="007F4F78"/>
    <w:rsid w:val="0080065E"/>
    <w:rsid w:val="00802C60"/>
    <w:rsid w:val="00810830"/>
    <w:rsid w:val="00821259"/>
    <w:rsid w:val="00825A93"/>
    <w:rsid w:val="00837058"/>
    <w:rsid w:val="008431FA"/>
    <w:rsid w:val="00843ED7"/>
    <w:rsid w:val="00845FBD"/>
    <w:rsid w:val="008604DF"/>
    <w:rsid w:val="0086279A"/>
    <w:rsid w:val="0086404A"/>
    <w:rsid w:val="00864B52"/>
    <w:rsid w:val="00876D52"/>
    <w:rsid w:val="0087756C"/>
    <w:rsid w:val="00877750"/>
    <w:rsid w:val="008843F4"/>
    <w:rsid w:val="0089363F"/>
    <w:rsid w:val="00893651"/>
    <w:rsid w:val="00893782"/>
    <w:rsid w:val="00894432"/>
    <w:rsid w:val="00895FE6"/>
    <w:rsid w:val="00897C08"/>
    <w:rsid w:val="008A094C"/>
    <w:rsid w:val="008A579D"/>
    <w:rsid w:val="008B22F3"/>
    <w:rsid w:val="008B2DB4"/>
    <w:rsid w:val="008B476A"/>
    <w:rsid w:val="008C0EBF"/>
    <w:rsid w:val="008C72A8"/>
    <w:rsid w:val="008D0CFC"/>
    <w:rsid w:val="008D654E"/>
    <w:rsid w:val="008E51F2"/>
    <w:rsid w:val="008E5AFE"/>
    <w:rsid w:val="008E7D28"/>
    <w:rsid w:val="00904752"/>
    <w:rsid w:val="00905D87"/>
    <w:rsid w:val="00920B5A"/>
    <w:rsid w:val="00925F18"/>
    <w:rsid w:val="009269CF"/>
    <w:rsid w:val="0094231D"/>
    <w:rsid w:val="0094405B"/>
    <w:rsid w:val="009446A8"/>
    <w:rsid w:val="00944842"/>
    <w:rsid w:val="00953C68"/>
    <w:rsid w:val="0096298E"/>
    <w:rsid w:val="0097225C"/>
    <w:rsid w:val="00973646"/>
    <w:rsid w:val="009812F3"/>
    <w:rsid w:val="009828CF"/>
    <w:rsid w:val="009924D1"/>
    <w:rsid w:val="00997DFF"/>
    <w:rsid w:val="009B7183"/>
    <w:rsid w:val="009C7A71"/>
    <w:rsid w:val="009D32BD"/>
    <w:rsid w:val="009D5580"/>
    <w:rsid w:val="009E48EB"/>
    <w:rsid w:val="009F27D8"/>
    <w:rsid w:val="009F28DB"/>
    <w:rsid w:val="00A119C8"/>
    <w:rsid w:val="00A159B6"/>
    <w:rsid w:val="00A168C5"/>
    <w:rsid w:val="00A22031"/>
    <w:rsid w:val="00A230AE"/>
    <w:rsid w:val="00A2548A"/>
    <w:rsid w:val="00A26C01"/>
    <w:rsid w:val="00A30783"/>
    <w:rsid w:val="00A41C67"/>
    <w:rsid w:val="00A4753D"/>
    <w:rsid w:val="00A52A8E"/>
    <w:rsid w:val="00A52F0F"/>
    <w:rsid w:val="00A60633"/>
    <w:rsid w:val="00A639C6"/>
    <w:rsid w:val="00A71B9E"/>
    <w:rsid w:val="00A73C6C"/>
    <w:rsid w:val="00A81B8F"/>
    <w:rsid w:val="00A869D6"/>
    <w:rsid w:val="00A87390"/>
    <w:rsid w:val="00A92BF6"/>
    <w:rsid w:val="00A9568C"/>
    <w:rsid w:val="00AA51B5"/>
    <w:rsid w:val="00AA73BD"/>
    <w:rsid w:val="00AB1AD6"/>
    <w:rsid w:val="00AB2C34"/>
    <w:rsid w:val="00AC03EF"/>
    <w:rsid w:val="00AC1140"/>
    <w:rsid w:val="00AC4C0B"/>
    <w:rsid w:val="00AC739A"/>
    <w:rsid w:val="00AD2945"/>
    <w:rsid w:val="00AD366B"/>
    <w:rsid w:val="00AD5DA5"/>
    <w:rsid w:val="00AD6813"/>
    <w:rsid w:val="00AE226B"/>
    <w:rsid w:val="00AE7A43"/>
    <w:rsid w:val="00AF01E4"/>
    <w:rsid w:val="00AF047B"/>
    <w:rsid w:val="00AF463C"/>
    <w:rsid w:val="00AF550B"/>
    <w:rsid w:val="00B14DF5"/>
    <w:rsid w:val="00B24728"/>
    <w:rsid w:val="00B24E2B"/>
    <w:rsid w:val="00B368FA"/>
    <w:rsid w:val="00B47ABC"/>
    <w:rsid w:val="00B6214A"/>
    <w:rsid w:val="00B737E9"/>
    <w:rsid w:val="00B84601"/>
    <w:rsid w:val="00B85FDB"/>
    <w:rsid w:val="00B90D78"/>
    <w:rsid w:val="00B94CAB"/>
    <w:rsid w:val="00B954D7"/>
    <w:rsid w:val="00B97E83"/>
    <w:rsid w:val="00BA23E6"/>
    <w:rsid w:val="00BA7D88"/>
    <w:rsid w:val="00BB0785"/>
    <w:rsid w:val="00BB1640"/>
    <w:rsid w:val="00BB7B9C"/>
    <w:rsid w:val="00BC0609"/>
    <w:rsid w:val="00BC32BF"/>
    <w:rsid w:val="00BC73CC"/>
    <w:rsid w:val="00BD1D63"/>
    <w:rsid w:val="00BD2212"/>
    <w:rsid w:val="00BE3A07"/>
    <w:rsid w:val="00C01DEE"/>
    <w:rsid w:val="00C06E0D"/>
    <w:rsid w:val="00C2088A"/>
    <w:rsid w:val="00C2104D"/>
    <w:rsid w:val="00C211DC"/>
    <w:rsid w:val="00C2651F"/>
    <w:rsid w:val="00C313E3"/>
    <w:rsid w:val="00C33DA5"/>
    <w:rsid w:val="00C35948"/>
    <w:rsid w:val="00C42DE8"/>
    <w:rsid w:val="00C45CDA"/>
    <w:rsid w:val="00C519C5"/>
    <w:rsid w:val="00C536EE"/>
    <w:rsid w:val="00C5633F"/>
    <w:rsid w:val="00C57A00"/>
    <w:rsid w:val="00C60FF4"/>
    <w:rsid w:val="00C7121C"/>
    <w:rsid w:val="00C72929"/>
    <w:rsid w:val="00C742DE"/>
    <w:rsid w:val="00C74DEB"/>
    <w:rsid w:val="00C826CF"/>
    <w:rsid w:val="00C852AD"/>
    <w:rsid w:val="00C91251"/>
    <w:rsid w:val="00CA01CF"/>
    <w:rsid w:val="00CA1E21"/>
    <w:rsid w:val="00CA29EF"/>
    <w:rsid w:val="00CB23BE"/>
    <w:rsid w:val="00CC3396"/>
    <w:rsid w:val="00CC3F27"/>
    <w:rsid w:val="00CC6BB2"/>
    <w:rsid w:val="00CD07BC"/>
    <w:rsid w:val="00CD79DE"/>
    <w:rsid w:val="00CE4622"/>
    <w:rsid w:val="00CE53E2"/>
    <w:rsid w:val="00CF2C6F"/>
    <w:rsid w:val="00CF4826"/>
    <w:rsid w:val="00CF5840"/>
    <w:rsid w:val="00D06CB9"/>
    <w:rsid w:val="00D17D45"/>
    <w:rsid w:val="00D20542"/>
    <w:rsid w:val="00D32F6F"/>
    <w:rsid w:val="00D331B3"/>
    <w:rsid w:val="00D35A33"/>
    <w:rsid w:val="00D40E80"/>
    <w:rsid w:val="00D46A65"/>
    <w:rsid w:val="00D47109"/>
    <w:rsid w:val="00D47774"/>
    <w:rsid w:val="00D57F77"/>
    <w:rsid w:val="00D700B7"/>
    <w:rsid w:val="00D727EC"/>
    <w:rsid w:val="00D72F10"/>
    <w:rsid w:val="00D81C24"/>
    <w:rsid w:val="00D842E6"/>
    <w:rsid w:val="00D85BF2"/>
    <w:rsid w:val="00D87612"/>
    <w:rsid w:val="00DA701D"/>
    <w:rsid w:val="00DA7AA7"/>
    <w:rsid w:val="00DB1EF3"/>
    <w:rsid w:val="00DB635C"/>
    <w:rsid w:val="00DB7AE2"/>
    <w:rsid w:val="00DC74CA"/>
    <w:rsid w:val="00DD2D29"/>
    <w:rsid w:val="00DE312D"/>
    <w:rsid w:val="00DE3A16"/>
    <w:rsid w:val="00DE55DE"/>
    <w:rsid w:val="00DF5997"/>
    <w:rsid w:val="00E00F0B"/>
    <w:rsid w:val="00E13EBE"/>
    <w:rsid w:val="00E15433"/>
    <w:rsid w:val="00E21932"/>
    <w:rsid w:val="00E27D77"/>
    <w:rsid w:val="00E35DF7"/>
    <w:rsid w:val="00E379DA"/>
    <w:rsid w:val="00E457DB"/>
    <w:rsid w:val="00E52B31"/>
    <w:rsid w:val="00E5387F"/>
    <w:rsid w:val="00E549EF"/>
    <w:rsid w:val="00E7118E"/>
    <w:rsid w:val="00E83507"/>
    <w:rsid w:val="00E908AF"/>
    <w:rsid w:val="00E910AB"/>
    <w:rsid w:val="00E96964"/>
    <w:rsid w:val="00EB0D03"/>
    <w:rsid w:val="00EB5412"/>
    <w:rsid w:val="00EB56AC"/>
    <w:rsid w:val="00EB63CE"/>
    <w:rsid w:val="00EC19CC"/>
    <w:rsid w:val="00ED04B7"/>
    <w:rsid w:val="00EE01D1"/>
    <w:rsid w:val="00EE205C"/>
    <w:rsid w:val="00EE476C"/>
    <w:rsid w:val="00EE7347"/>
    <w:rsid w:val="00EF1662"/>
    <w:rsid w:val="00EF2C12"/>
    <w:rsid w:val="00EF51EB"/>
    <w:rsid w:val="00F1644F"/>
    <w:rsid w:val="00F2199F"/>
    <w:rsid w:val="00F25ECE"/>
    <w:rsid w:val="00F35287"/>
    <w:rsid w:val="00F41194"/>
    <w:rsid w:val="00F44BC0"/>
    <w:rsid w:val="00F47860"/>
    <w:rsid w:val="00F51BB4"/>
    <w:rsid w:val="00F51F83"/>
    <w:rsid w:val="00F542B0"/>
    <w:rsid w:val="00F543B6"/>
    <w:rsid w:val="00F64965"/>
    <w:rsid w:val="00F71C41"/>
    <w:rsid w:val="00F7227D"/>
    <w:rsid w:val="00F73178"/>
    <w:rsid w:val="00F74D6F"/>
    <w:rsid w:val="00F7505C"/>
    <w:rsid w:val="00F8394B"/>
    <w:rsid w:val="00F83FB7"/>
    <w:rsid w:val="00F87860"/>
    <w:rsid w:val="00F90E0F"/>
    <w:rsid w:val="00F96065"/>
    <w:rsid w:val="00FB44B8"/>
    <w:rsid w:val="00FC7DC2"/>
    <w:rsid w:val="00FD0330"/>
    <w:rsid w:val="00FD033E"/>
    <w:rsid w:val="00FD4C11"/>
    <w:rsid w:val="00FD789C"/>
    <w:rsid w:val="00FE3A54"/>
    <w:rsid w:val="00FE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81919EB7-5526-48DF-B372-23A94DC2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uiPriority w:val="99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07D78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GB" w:eastAsia="en-GB"/>
    </w:rPr>
  </w:style>
  <w:style w:type="paragraph" w:customStyle="1" w:styleId="DefaultText">
    <w:name w:val="Default Text"/>
    <w:basedOn w:val="Normal"/>
    <w:rsid w:val="00CF5840"/>
    <w:rPr>
      <w:rFonts w:ascii="Times New Roman" w:hAnsi="Times New Roman"/>
      <w:color w:val="auto"/>
      <w:sz w:val="24"/>
      <w:lang w:eastAsia="en-GB"/>
    </w:rPr>
  </w:style>
  <w:style w:type="paragraph" w:styleId="Revision">
    <w:name w:val="Revision"/>
    <w:hidden/>
    <w:uiPriority w:val="99"/>
    <w:semiHidden/>
    <w:rsid w:val="00655042"/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35AF95-B348-472D-B272-E2B175ED83DF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3.xml><?xml version="1.0" encoding="utf-8"?>
<ds:datastoreItem xmlns:ds="http://schemas.openxmlformats.org/officeDocument/2006/customXml" ds:itemID="{F60A3EDB-7009-4BEC-89A6-8D5AB4332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37CFDF-2CFD-4752-AC5B-3AB6E1C886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455</Words>
  <Characters>3081</Characters>
  <Application>Microsoft Office Word</Application>
  <DocSecurity>0</DocSecurity>
  <Lines>107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115</cp:revision>
  <cp:lastPrinted>2026-03-23T19:33:00Z</cp:lastPrinted>
  <dcterms:created xsi:type="dcterms:W3CDTF">2022-04-11T21:31:00Z</dcterms:created>
  <dcterms:modified xsi:type="dcterms:W3CDTF">2026-04-02T15:00:00Z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