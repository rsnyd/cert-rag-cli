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51BEA" w14:textId="4E3CCD0D" w:rsidR="00E5553B" w:rsidRPr="000C7135" w:rsidRDefault="00470E9C" w:rsidP="00CE36F6">
      <w:pPr>
        <w:spacing w:before="100" w:beforeAutospacing="1" w:after="100" w:afterAutospacing="1"/>
        <w:outlineLvl w:val="3"/>
        <w:rPr>
          <w:rFonts w:asciiTheme="minorHAnsi" w:hAnsiTheme="minorHAnsi" w:cstheme="minorHAnsi"/>
          <w:b/>
          <w:color w:val="auto"/>
          <w:sz w:val="24"/>
          <w:szCs w:val="24"/>
          <w:u w:val="single"/>
        </w:rPr>
      </w:pPr>
      <w:r w:rsidRPr="000C7135">
        <w:rPr>
          <w:rFonts w:asciiTheme="minorHAnsi" w:hAnsiTheme="minorHAnsi" w:cstheme="minorHAnsi"/>
          <w:b/>
          <w:color w:val="auto"/>
          <w:sz w:val="24"/>
          <w:szCs w:val="24"/>
          <w:u w:val="single"/>
        </w:rPr>
        <w:t>PURPOSE</w:t>
      </w:r>
    </w:p>
    <w:p w14:paraId="7BB0536E" w14:textId="77777777" w:rsidR="00600A48" w:rsidRDefault="00470E9C" w:rsidP="00CE36F6">
      <w:pPr>
        <w:spacing w:before="100" w:beforeAutospacing="1" w:after="100" w:afterAutospacing="1"/>
        <w:outlineLvl w:val="3"/>
        <w:rPr>
          <w:rFonts w:asciiTheme="minorHAnsi" w:hAnsiTheme="minorHAnsi" w:cstheme="minorHAnsi"/>
          <w:sz w:val="24"/>
          <w:szCs w:val="24"/>
        </w:rPr>
      </w:pPr>
      <w:r w:rsidRPr="000C7135">
        <w:rPr>
          <w:rFonts w:asciiTheme="minorHAnsi" w:hAnsiTheme="minorHAnsi" w:cstheme="minorHAnsi"/>
          <w:sz w:val="24"/>
          <w:szCs w:val="24"/>
        </w:rPr>
        <w:t>To define when and how sensory evaluation is used to assess the quality and condition of incoming ingredients and finished products.</w:t>
      </w:r>
    </w:p>
    <w:p w14:paraId="36ABDF4F" w14:textId="59A30353" w:rsidR="00CE36F6" w:rsidRPr="00600A48" w:rsidRDefault="00600A48" w:rsidP="00CE36F6">
      <w:pPr>
        <w:spacing w:before="100" w:beforeAutospacing="1" w:after="100" w:afterAutospacing="1"/>
        <w:outlineLvl w:val="3"/>
        <w:rPr>
          <w:rFonts w:asciiTheme="minorHAnsi" w:hAnsiTheme="minorHAnsi" w:cstheme="minorHAnsi"/>
          <w:b/>
          <w:color w:val="auto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color w:val="auto"/>
          <w:sz w:val="24"/>
          <w:szCs w:val="24"/>
          <w:u w:val="single"/>
        </w:rPr>
        <w:t>POLICY</w:t>
      </w:r>
    </w:p>
    <w:p w14:paraId="7AA2A41A" w14:textId="535F8C5C" w:rsidR="00CE36F6" w:rsidRPr="000C7135" w:rsidRDefault="0003636F" w:rsidP="00CE36F6">
      <w:pPr>
        <w:spacing w:before="100" w:beforeAutospacing="1" w:after="100" w:afterAutospacing="1"/>
        <w:rPr>
          <w:rFonts w:asciiTheme="minorHAnsi" w:hAnsiTheme="minorHAnsi" w:cstheme="minorHAnsi"/>
          <w:bCs/>
          <w:color w:val="auto"/>
          <w:sz w:val="24"/>
          <w:szCs w:val="24"/>
        </w:rPr>
      </w:pPr>
      <w:r w:rsidRPr="000C7135">
        <w:rPr>
          <w:rFonts w:asciiTheme="minorHAnsi" w:hAnsiTheme="minorHAnsi" w:cstheme="minorHAnsi"/>
          <w:bCs/>
          <w:color w:val="auto"/>
          <w:sz w:val="24"/>
          <w:szCs w:val="24"/>
        </w:rPr>
        <w:t xml:space="preserve">Spices, Inc. </w:t>
      </w:r>
      <w:r w:rsidR="00CE36F6" w:rsidRPr="000C7135">
        <w:rPr>
          <w:rFonts w:asciiTheme="minorHAnsi" w:hAnsiTheme="minorHAnsi" w:cstheme="minorHAnsi"/>
          <w:bCs/>
          <w:color w:val="auto"/>
          <w:sz w:val="24"/>
          <w:szCs w:val="24"/>
        </w:rPr>
        <w:t>aims to manage waste effectively, minimize waste production, and maximize recycling where possible.</w:t>
      </w:r>
    </w:p>
    <w:p w14:paraId="4C7E6172" w14:textId="21C2FA3D" w:rsidR="00CE36F6" w:rsidRPr="000C7135" w:rsidRDefault="00470E9C" w:rsidP="00CE36F6">
      <w:pPr>
        <w:spacing w:before="100" w:beforeAutospacing="1" w:after="100" w:afterAutospacing="1"/>
        <w:outlineLvl w:val="3"/>
        <w:rPr>
          <w:rFonts w:asciiTheme="minorHAnsi" w:hAnsiTheme="minorHAnsi" w:cstheme="minorHAnsi"/>
          <w:b/>
          <w:color w:val="auto"/>
          <w:sz w:val="24"/>
          <w:szCs w:val="24"/>
          <w:u w:val="single"/>
        </w:rPr>
      </w:pPr>
      <w:r w:rsidRPr="000C7135">
        <w:rPr>
          <w:rFonts w:asciiTheme="minorHAnsi" w:hAnsiTheme="minorHAnsi" w:cstheme="minorHAnsi"/>
          <w:b/>
          <w:color w:val="auto"/>
          <w:sz w:val="24"/>
          <w:szCs w:val="24"/>
          <w:u w:val="single"/>
        </w:rPr>
        <w:t>SCOPE</w:t>
      </w:r>
    </w:p>
    <w:p w14:paraId="0D1171CF" w14:textId="335F5DE3" w:rsidR="006A17D3" w:rsidRPr="000C7135" w:rsidRDefault="006A17D3" w:rsidP="00CE36F6">
      <w:pPr>
        <w:spacing w:before="100" w:beforeAutospacing="1" w:after="100" w:afterAutospacing="1"/>
        <w:outlineLvl w:val="3"/>
        <w:rPr>
          <w:rFonts w:asciiTheme="minorHAnsi" w:hAnsiTheme="minorHAnsi" w:cstheme="minorHAnsi"/>
          <w:bCs/>
          <w:color w:val="auto"/>
          <w:sz w:val="24"/>
          <w:szCs w:val="24"/>
          <w:u w:val="single"/>
        </w:rPr>
      </w:pPr>
      <w:r w:rsidRPr="000C7135">
        <w:rPr>
          <w:rFonts w:asciiTheme="minorHAnsi" w:hAnsiTheme="minorHAnsi" w:cstheme="minorHAnsi"/>
          <w:sz w:val="24"/>
          <w:szCs w:val="24"/>
        </w:rPr>
        <w:t>This procedure applies to incoming raw materials, in-process materials (when applicable), and finished spices when sensory characteristics are used to determine product acceptance or disposition.</w:t>
      </w:r>
    </w:p>
    <w:p w14:paraId="67B9651F" w14:textId="1EEA19AA" w:rsidR="00CE36F6" w:rsidRPr="000C7135" w:rsidRDefault="006A17D3" w:rsidP="00CE36F6">
      <w:pPr>
        <w:spacing w:before="100" w:beforeAutospacing="1" w:after="100" w:afterAutospacing="1"/>
        <w:outlineLvl w:val="3"/>
        <w:rPr>
          <w:rFonts w:asciiTheme="minorHAnsi" w:hAnsiTheme="minorHAnsi" w:cstheme="minorHAnsi"/>
          <w:b/>
          <w:color w:val="auto"/>
          <w:sz w:val="24"/>
          <w:szCs w:val="24"/>
          <w:u w:val="single"/>
        </w:rPr>
      </w:pPr>
      <w:r w:rsidRPr="000C7135">
        <w:rPr>
          <w:rFonts w:asciiTheme="minorHAnsi" w:hAnsiTheme="minorHAnsi" w:cstheme="minorHAnsi"/>
          <w:b/>
          <w:color w:val="auto"/>
          <w:sz w:val="24"/>
          <w:szCs w:val="24"/>
          <w:u w:val="single"/>
        </w:rPr>
        <w:t>RESPONSIBILITY</w:t>
      </w:r>
    </w:p>
    <w:p w14:paraId="4171B15B" w14:textId="4EE027BD" w:rsidR="006A17D3" w:rsidRPr="000C7135" w:rsidRDefault="006A17D3" w:rsidP="00CE36F6">
      <w:pPr>
        <w:spacing w:before="100" w:beforeAutospacing="1" w:after="100" w:afterAutospacing="1"/>
        <w:outlineLvl w:val="3"/>
        <w:rPr>
          <w:rFonts w:asciiTheme="minorHAnsi" w:hAnsiTheme="minorHAnsi" w:cstheme="minorHAnsi"/>
          <w:bCs/>
          <w:color w:val="auto"/>
          <w:sz w:val="24"/>
          <w:szCs w:val="24"/>
        </w:rPr>
      </w:pPr>
      <w:r w:rsidRPr="000C7135">
        <w:rPr>
          <w:rFonts w:asciiTheme="minorHAnsi" w:hAnsiTheme="minorHAnsi" w:cstheme="minorHAnsi"/>
          <w:sz w:val="24"/>
          <w:szCs w:val="24"/>
        </w:rPr>
        <w:t xml:space="preserve">The SQF Practitioner, </w:t>
      </w:r>
      <w:r w:rsidR="00754505">
        <w:rPr>
          <w:rFonts w:asciiTheme="minorHAnsi" w:hAnsiTheme="minorHAnsi" w:cstheme="minorHAnsi"/>
          <w:sz w:val="24"/>
          <w:szCs w:val="24"/>
        </w:rPr>
        <w:t>Inventory Control Manager</w:t>
      </w:r>
      <w:r w:rsidRPr="000C7135">
        <w:rPr>
          <w:rFonts w:asciiTheme="minorHAnsi" w:hAnsiTheme="minorHAnsi" w:cstheme="minorHAnsi"/>
          <w:sz w:val="24"/>
          <w:szCs w:val="24"/>
        </w:rPr>
        <w:t>, or designated trained personnel are responsible for conducting sensory evaluations.</w:t>
      </w:r>
    </w:p>
    <w:p w14:paraId="02791810" w14:textId="77777777" w:rsidR="000C7135" w:rsidRPr="000C7135" w:rsidRDefault="000C7135" w:rsidP="000C7135">
      <w:pPr>
        <w:spacing w:before="100" w:beforeAutospacing="1" w:after="100" w:afterAutospacing="1"/>
        <w:outlineLvl w:val="3"/>
        <w:rPr>
          <w:rFonts w:asciiTheme="minorHAnsi" w:hAnsiTheme="minorHAnsi" w:cstheme="minorHAnsi"/>
          <w:b/>
          <w:color w:val="auto"/>
          <w:sz w:val="24"/>
          <w:szCs w:val="24"/>
          <w:u w:val="single"/>
        </w:rPr>
      </w:pPr>
      <w:commentRangeStart w:id="0"/>
      <w:r w:rsidRPr="000C7135">
        <w:rPr>
          <w:rFonts w:asciiTheme="minorHAnsi" w:hAnsiTheme="minorHAnsi" w:cstheme="minorHAnsi"/>
          <w:b/>
          <w:color w:val="auto"/>
          <w:sz w:val="24"/>
          <w:szCs w:val="24"/>
          <w:u w:val="single"/>
        </w:rPr>
        <w:t>PROCEDURE</w:t>
      </w:r>
      <w:commentRangeEnd w:id="0"/>
      <w:r w:rsidR="00535C5D" w:rsidRPr="000C7135">
        <w:rPr>
          <w:rStyle w:val="CommentReference"/>
          <w:rFonts w:asciiTheme="minorHAnsi" w:hAnsiTheme="minorHAnsi" w:cstheme="minorHAnsi"/>
          <w:b/>
          <w:color w:val="auto"/>
          <w:sz w:val="24"/>
          <w:szCs w:val="24"/>
          <w:u w:val="single"/>
        </w:rPr>
        <w:commentReference w:id="0"/>
      </w:r>
    </w:p>
    <w:p w14:paraId="7A9CCC7D" w14:textId="77777777" w:rsidR="000C7135" w:rsidRPr="000C7135" w:rsidRDefault="000C7135" w:rsidP="000C7135">
      <w:pPr>
        <w:spacing w:before="100" w:beforeAutospacing="1" w:after="100" w:afterAutospacing="1"/>
        <w:outlineLvl w:val="3"/>
        <w:rPr>
          <w:rFonts w:asciiTheme="minorHAnsi" w:hAnsiTheme="minorHAnsi" w:cstheme="minorHAnsi"/>
          <w:sz w:val="24"/>
          <w:szCs w:val="24"/>
        </w:rPr>
      </w:pPr>
      <w:r w:rsidRPr="000C7135">
        <w:rPr>
          <w:rFonts w:asciiTheme="minorHAnsi" w:hAnsiTheme="minorHAnsi" w:cstheme="minorHAnsi"/>
          <w:sz w:val="24"/>
          <w:szCs w:val="24"/>
        </w:rPr>
        <w:t>Sensory evaluation may be conducted during:</w:t>
      </w:r>
    </w:p>
    <w:p w14:paraId="6C5DDDD5" w14:textId="77777777" w:rsidR="000C7135" w:rsidRPr="000C7135" w:rsidRDefault="000C7135" w:rsidP="000C7135">
      <w:pPr>
        <w:numPr>
          <w:ilvl w:val="0"/>
          <w:numId w:val="48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0C7135">
        <w:rPr>
          <w:rFonts w:asciiTheme="minorHAnsi" w:hAnsiTheme="minorHAnsi" w:cstheme="minorHAnsi"/>
          <w:sz w:val="24"/>
          <w:szCs w:val="24"/>
        </w:rPr>
        <w:t>Incoming inspection of raw materials</w:t>
      </w:r>
    </w:p>
    <w:p w14:paraId="68141FE6" w14:textId="77777777" w:rsidR="000C7135" w:rsidRPr="000C7135" w:rsidRDefault="000C7135" w:rsidP="000C7135">
      <w:pPr>
        <w:numPr>
          <w:ilvl w:val="0"/>
          <w:numId w:val="48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0C7135">
        <w:rPr>
          <w:rFonts w:asciiTheme="minorHAnsi" w:hAnsiTheme="minorHAnsi" w:cstheme="minorHAnsi"/>
          <w:sz w:val="24"/>
          <w:szCs w:val="24"/>
        </w:rPr>
        <w:t>Investigation of quality concerns</w:t>
      </w:r>
    </w:p>
    <w:p w14:paraId="6718AD91" w14:textId="77777777" w:rsidR="000C7135" w:rsidRPr="000C7135" w:rsidRDefault="000C7135" w:rsidP="000C7135">
      <w:pPr>
        <w:numPr>
          <w:ilvl w:val="0"/>
          <w:numId w:val="48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0C7135">
        <w:rPr>
          <w:rFonts w:asciiTheme="minorHAnsi" w:hAnsiTheme="minorHAnsi" w:cstheme="minorHAnsi"/>
          <w:sz w:val="24"/>
          <w:szCs w:val="24"/>
        </w:rPr>
        <w:t>Product hold or non-conformance review</w:t>
      </w:r>
    </w:p>
    <w:p w14:paraId="5868BB9F" w14:textId="3BC8635A" w:rsidR="001A394E" w:rsidRPr="001A394E" w:rsidRDefault="000C7135" w:rsidP="001A394E">
      <w:pPr>
        <w:numPr>
          <w:ilvl w:val="0"/>
          <w:numId w:val="48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0C7135">
        <w:rPr>
          <w:rFonts w:asciiTheme="minorHAnsi" w:hAnsiTheme="minorHAnsi" w:cstheme="minorHAnsi"/>
          <w:sz w:val="24"/>
          <w:szCs w:val="24"/>
        </w:rPr>
        <w:t>Supplier-related quality issues</w:t>
      </w:r>
    </w:p>
    <w:p w14:paraId="5A759C70" w14:textId="77777777" w:rsidR="000C7135" w:rsidRPr="000C7135" w:rsidRDefault="000C7135" w:rsidP="000C7135">
      <w:pPr>
        <w:spacing w:before="100" w:beforeAutospacing="1" w:after="100" w:afterAutospacing="1"/>
        <w:outlineLvl w:val="3"/>
        <w:rPr>
          <w:rFonts w:asciiTheme="minorHAnsi" w:hAnsiTheme="minorHAnsi" w:cstheme="minorHAnsi"/>
          <w:sz w:val="24"/>
          <w:szCs w:val="24"/>
        </w:rPr>
      </w:pPr>
      <w:r w:rsidRPr="000C7135">
        <w:rPr>
          <w:rFonts w:asciiTheme="minorHAnsi" w:hAnsiTheme="minorHAnsi" w:cstheme="minorHAnsi"/>
          <w:sz w:val="24"/>
          <w:szCs w:val="24"/>
        </w:rPr>
        <w:t>Sensory evaluation may include:</w:t>
      </w:r>
    </w:p>
    <w:p w14:paraId="6CFF4DB3" w14:textId="77777777" w:rsidR="000C7135" w:rsidRPr="000C7135" w:rsidRDefault="000C7135" w:rsidP="000C7135">
      <w:pPr>
        <w:numPr>
          <w:ilvl w:val="0"/>
          <w:numId w:val="49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0C7135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>Odor assessment</w:t>
      </w:r>
      <w:r w:rsidRPr="000C7135">
        <w:rPr>
          <w:rFonts w:asciiTheme="minorHAnsi" w:hAnsiTheme="minorHAnsi" w:cstheme="minorHAnsi"/>
          <w:sz w:val="24"/>
          <w:szCs w:val="24"/>
        </w:rPr>
        <w:t xml:space="preserve"> (e.g., detection of rancid, oxidized, musty, or abnormal aroma)</w:t>
      </w:r>
    </w:p>
    <w:p w14:paraId="1954C424" w14:textId="77777777" w:rsidR="000C7135" w:rsidRPr="000C7135" w:rsidRDefault="000C7135" w:rsidP="000C7135">
      <w:pPr>
        <w:numPr>
          <w:ilvl w:val="0"/>
          <w:numId w:val="49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0C7135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>Visual assessment</w:t>
      </w:r>
      <w:r w:rsidRPr="000C7135">
        <w:rPr>
          <w:rFonts w:asciiTheme="minorHAnsi" w:hAnsiTheme="minorHAnsi" w:cstheme="minorHAnsi"/>
          <w:sz w:val="24"/>
          <w:szCs w:val="24"/>
        </w:rPr>
        <w:t xml:space="preserve"> (e.g., abnormal color, discoloration, visible foreign material, clumping)</w:t>
      </w:r>
    </w:p>
    <w:p w14:paraId="63F55325" w14:textId="77777777" w:rsidR="000C7135" w:rsidRPr="000C7135" w:rsidRDefault="000C7135" w:rsidP="000C7135">
      <w:pPr>
        <w:numPr>
          <w:ilvl w:val="0"/>
          <w:numId w:val="49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0C7135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>Comparison to retained lot samples</w:t>
      </w:r>
      <w:r w:rsidRPr="000C7135">
        <w:rPr>
          <w:rFonts w:asciiTheme="minorHAnsi" w:hAnsiTheme="minorHAnsi" w:cstheme="minorHAnsi"/>
          <w:sz w:val="24"/>
          <w:szCs w:val="24"/>
        </w:rPr>
        <w:t>, when available</w:t>
      </w:r>
    </w:p>
    <w:p w14:paraId="574E9FDD" w14:textId="77777777" w:rsidR="001A394E" w:rsidRPr="001A394E" w:rsidRDefault="001A394E" w:rsidP="001A394E">
      <w:pPr>
        <w:pStyle w:val="Heading3"/>
        <w:rPr>
          <w:ins w:id="1" w:author="Penny Patterson" w:date="2026-03-17T11:54:00Z" w16du:dateUtc="2026-03-17T15:54:00Z"/>
          <w:rFonts w:asciiTheme="minorHAnsi" w:hAnsiTheme="minorHAnsi" w:cstheme="minorHAnsi"/>
          <w:b w:val="0"/>
          <w:bCs w:val="0"/>
          <w:color w:val="auto"/>
          <w:sz w:val="22"/>
          <w:szCs w:val="22"/>
          <w:rPrChange w:id="2" w:author="Penny Patterson" w:date="2026-03-17T11:55:00Z" w16du:dateUtc="2026-03-17T15:55:00Z">
            <w:rPr>
              <w:ins w:id="3" w:author="Penny Patterson" w:date="2026-03-17T11:54:00Z" w16du:dateUtc="2026-03-17T15:54:00Z"/>
              <w:rFonts w:ascii="Times New Roman" w:hAnsi="Times New Roman"/>
              <w:color w:val="auto"/>
            </w:rPr>
          </w:rPrChange>
        </w:rPr>
      </w:pPr>
      <w:ins w:id="4" w:author="Penny Patterson" w:date="2026-03-17T11:54:00Z" w16du:dateUtc="2026-03-17T15:54:00Z">
        <w:r w:rsidRPr="001A394E">
          <w:rPr>
            <w:rFonts w:asciiTheme="minorHAnsi" w:hAnsiTheme="minorHAnsi" w:cstheme="minorHAnsi"/>
            <w:b w:val="0"/>
            <w:bCs w:val="0"/>
            <w:sz w:val="22"/>
            <w:szCs w:val="22"/>
            <w:rPrChange w:id="5" w:author="Penny Patterson" w:date="2026-03-17T11:55:00Z" w16du:dateUtc="2026-03-17T15:55:00Z">
              <w:rPr/>
            </w:rPrChange>
          </w:rPr>
          <w:lastRenderedPageBreak/>
          <w:t>Sensory Evaluation Activities</w:t>
        </w:r>
      </w:ins>
    </w:p>
    <w:p w14:paraId="7E57CB61" w14:textId="77777777" w:rsidR="001A394E" w:rsidRPr="001A394E" w:rsidRDefault="001A394E">
      <w:pPr>
        <w:pStyle w:val="NormalWeb"/>
        <w:numPr>
          <w:ilvl w:val="0"/>
          <w:numId w:val="51"/>
        </w:numPr>
        <w:rPr>
          <w:ins w:id="6" w:author="Penny Patterson" w:date="2026-03-17T11:54:00Z" w16du:dateUtc="2026-03-17T15:54:00Z"/>
          <w:rFonts w:asciiTheme="minorHAnsi" w:hAnsiTheme="minorHAnsi" w:cstheme="minorHAnsi"/>
          <w:sz w:val="22"/>
          <w:szCs w:val="22"/>
          <w:rPrChange w:id="7" w:author="Penny Patterson" w:date="2026-03-17T11:55:00Z" w16du:dateUtc="2026-03-17T15:55:00Z">
            <w:rPr>
              <w:ins w:id="8" w:author="Penny Patterson" w:date="2026-03-17T11:54:00Z" w16du:dateUtc="2026-03-17T15:54:00Z"/>
            </w:rPr>
          </w:rPrChange>
        </w:rPr>
        <w:pPrChange w:id="9" w:author="Penny Patterson" w:date="2026-03-17T11:55:00Z" w16du:dateUtc="2026-03-17T15:55:00Z">
          <w:pPr>
            <w:pStyle w:val="NormalWeb"/>
          </w:pPr>
        </w:pPrChange>
      </w:pPr>
      <w:ins w:id="10" w:author="Penny Patterson" w:date="2026-03-17T11:54:00Z" w16du:dateUtc="2026-03-17T15:54:00Z">
        <w:r w:rsidRPr="001A394E">
          <w:rPr>
            <w:rFonts w:asciiTheme="minorHAnsi" w:hAnsiTheme="minorHAnsi" w:cstheme="minorHAnsi"/>
            <w:sz w:val="22"/>
            <w:szCs w:val="22"/>
            <w:rPrChange w:id="11" w:author="Penny Patterson" w:date="2026-03-17T11:55:00Z" w16du:dateUtc="2026-03-17T15:55:00Z">
              <w:rPr/>
            </w:rPrChange>
          </w:rPr>
          <w:t xml:space="preserve">Sensory activities are conducted in a </w:t>
        </w:r>
        <w:r w:rsidRPr="001A394E">
          <w:rPr>
            <w:rStyle w:val="Strong"/>
            <w:rFonts w:asciiTheme="minorHAnsi" w:hAnsiTheme="minorHAnsi" w:cstheme="minorHAnsi"/>
            <w:b w:val="0"/>
            <w:bCs w:val="0"/>
            <w:sz w:val="22"/>
            <w:szCs w:val="22"/>
            <w:rPrChange w:id="12" w:author="Penny Patterson" w:date="2026-03-17T11:55:00Z" w16du:dateUtc="2026-03-17T15:55:00Z">
              <w:rPr>
                <w:rStyle w:val="Strong"/>
              </w:rPr>
            </w:rPrChange>
          </w:rPr>
          <w:t>designated area separate from production and storage areas</w:t>
        </w:r>
        <w:r w:rsidRPr="001A394E">
          <w:rPr>
            <w:rFonts w:asciiTheme="minorHAnsi" w:hAnsiTheme="minorHAnsi" w:cstheme="minorHAnsi"/>
            <w:sz w:val="22"/>
            <w:szCs w:val="22"/>
            <w:rPrChange w:id="13" w:author="Penny Patterson" w:date="2026-03-17T11:55:00Z" w16du:dateUtc="2026-03-17T15:55:00Z">
              <w:rPr/>
            </w:rPrChange>
          </w:rPr>
          <w:t xml:space="preserve"> to prevent cross-contamination.</w:t>
        </w:r>
      </w:ins>
    </w:p>
    <w:p w14:paraId="0922503D" w14:textId="77777777" w:rsidR="001A394E" w:rsidRPr="001A394E" w:rsidRDefault="001A394E">
      <w:pPr>
        <w:pStyle w:val="NormalWeb"/>
        <w:numPr>
          <w:ilvl w:val="0"/>
          <w:numId w:val="51"/>
        </w:numPr>
        <w:rPr>
          <w:ins w:id="14" w:author="Penny Patterson" w:date="2026-03-17T11:54:00Z" w16du:dateUtc="2026-03-17T15:54:00Z"/>
          <w:rFonts w:asciiTheme="minorHAnsi" w:hAnsiTheme="minorHAnsi" w:cstheme="minorHAnsi"/>
          <w:sz w:val="22"/>
          <w:szCs w:val="22"/>
          <w:rPrChange w:id="15" w:author="Penny Patterson" w:date="2026-03-17T11:55:00Z" w16du:dateUtc="2026-03-17T15:55:00Z">
            <w:rPr>
              <w:ins w:id="16" w:author="Penny Patterson" w:date="2026-03-17T11:54:00Z" w16du:dateUtc="2026-03-17T15:54:00Z"/>
            </w:rPr>
          </w:rPrChange>
        </w:rPr>
        <w:pPrChange w:id="17" w:author="Penny Patterson" w:date="2026-03-17T11:55:00Z" w16du:dateUtc="2026-03-17T15:55:00Z">
          <w:pPr>
            <w:pStyle w:val="NormalWeb"/>
          </w:pPr>
        </w:pPrChange>
      </w:pPr>
      <w:ins w:id="18" w:author="Penny Patterson" w:date="2026-03-17T11:54:00Z" w16du:dateUtc="2026-03-17T15:54:00Z">
        <w:r w:rsidRPr="001A394E">
          <w:rPr>
            <w:rFonts w:asciiTheme="minorHAnsi" w:hAnsiTheme="minorHAnsi" w:cstheme="minorHAnsi"/>
            <w:sz w:val="22"/>
            <w:szCs w:val="22"/>
            <w:rPrChange w:id="19" w:author="Penny Patterson" w:date="2026-03-17T11:55:00Z" w16du:dateUtc="2026-03-17T15:55:00Z">
              <w:rPr/>
            </w:rPrChange>
          </w:rPr>
          <w:t xml:space="preserve">Personnel must follow GMP requirements prior to returning to production areas, including </w:t>
        </w:r>
        <w:r w:rsidRPr="001A394E">
          <w:rPr>
            <w:rStyle w:val="Strong"/>
            <w:rFonts w:asciiTheme="minorHAnsi" w:hAnsiTheme="minorHAnsi" w:cstheme="minorHAnsi"/>
            <w:b w:val="0"/>
            <w:bCs w:val="0"/>
            <w:sz w:val="22"/>
            <w:szCs w:val="22"/>
            <w:rPrChange w:id="20" w:author="Penny Patterson" w:date="2026-03-17T11:55:00Z" w16du:dateUtc="2026-03-17T15:55:00Z">
              <w:rPr>
                <w:rStyle w:val="Strong"/>
              </w:rPr>
            </w:rPrChange>
          </w:rPr>
          <w:t>handwashing and proper hygiene practices</w:t>
        </w:r>
        <w:r w:rsidRPr="001A394E">
          <w:rPr>
            <w:rFonts w:asciiTheme="minorHAnsi" w:hAnsiTheme="minorHAnsi" w:cstheme="minorHAnsi"/>
            <w:sz w:val="22"/>
            <w:szCs w:val="22"/>
            <w:rPrChange w:id="21" w:author="Penny Patterson" w:date="2026-03-17T11:55:00Z" w16du:dateUtc="2026-03-17T15:55:00Z">
              <w:rPr/>
            </w:rPrChange>
          </w:rPr>
          <w:t>.</w:t>
        </w:r>
      </w:ins>
    </w:p>
    <w:p w14:paraId="046CDB5A" w14:textId="77777777" w:rsidR="001A394E" w:rsidRPr="001A394E" w:rsidRDefault="001A394E">
      <w:pPr>
        <w:pStyle w:val="NormalWeb"/>
        <w:numPr>
          <w:ilvl w:val="0"/>
          <w:numId w:val="51"/>
        </w:numPr>
        <w:rPr>
          <w:ins w:id="22" w:author="Penny Patterson" w:date="2026-03-17T11:54:00Z" w16du:dateUtc="2026-03-17T15:54:00Z"/>
          <w:rFonts w:asciiTheme="minorHAnsi" w:hAnsiTheme="minorHAnsi" w:cstheme="minorHAnsi"/>
          <w:sz w:val="22"/>
          <w:szCs w:val="22"/>
          <w:rPrChange w:id="23" w:author="Penny Patterson" w:date="2026-03-17T11:55:00Z" w16du:dateUtc="2026-03-17T15:55:00Z">
            <w:rPr>
              <w:ins w:id="24" w:author="Penny Patterson" w:date="2026-03-17T11:54:00Z" w16du:dateUtc="2026-03-17T15:54:00Z"/>
            </w:rPr>
          </w:rPrChange>
        </w:rPr>
        <w:pPrChange w:id="25" w:author="Penny Patterson" w:date="2026-03-17T11:55:00Z" w16du:dateUtc="2026-03-17T15:55:00Z">
          <w:pPr>
            <w:pStyle w:val="NormalWeb"/>
          </w:pPr>
        </w:pPrChange>
      </w:pPr>
      <w:ins w:id="26" w:author="Penny Patterson" w:date="2026-03-17T11:54:00Z" w16du:dateUtc="2026-03-17T15:54:00Z">
        <w:r w:rsidRPr="001A394E">
          <w:rPr>
            <w:rFonts w:asciiTheme="minorHAnsi" w:hAnsiTheme="minorHAnsi" w:cstheme="minorHAnsi"/>
            <w:sz w:val="22"/>
            <w:szCs w:val="22"/>
            <w:rPrChange w:id="27" w:author="Penny Patterson" w:date="2026-03-17T11:55:00Z" w16du:dateUtc="2026-03-17T15:55:00Z">
              <w:rPr/>
            </w:rPrChange>
          </w:rPr>
          <w:t>No materials or food from sensory activities are permitted in production areas.</w:t>
        </w:r>
      </w:ins>
    </w:p>
    <w:p w14:paraId="5583A9E0" w14:textId="11983B08" w:rsidR="000C7135" w:rsidRPr="000C7135" w:rsidRDefault="000C7135" w:rsidP="000C7135">
      <w:pPr>
        <w:spacing w:before="100" w:beforeAutospacing="1" w:after="100" w:afterAutospacing="1"/>
        <w:outlineLvl w:val="3"/>
        <w:rPr>
          <w:rFonts w:asciiTheme="minorHAnsi" w:hAnsiTheme="minorHAnsi" w:cstheme="minorHAnsi"/>
          <w:sz w:val="24"/>
          <w:szCs w:val="24"/>
        </w:rPr>
      </w:pPr>
      <w:r w:rsidRPr="000C7135">
        <w:rPr>
          <w:rFonts w:asciiTheme="minorHAnsi" w:hAnsiTheme="minorHAnsi" w:cstheme="minorHAnsi"/>
          <w:sz w:val="24"/>
          <w:szCs w:val="24"/>
        </w:rPr>
        <w:t>Personnel performing evaluations must be familiar with normal product characteristics.</w:t>
      </w:r>
    </w:p>
    <w:p w14:paraId="3718E4BF" w14:textId="77777777" w:rsidR="000C7135" w:rsidRPr="000C7135" w:rsidRDefault="000C7135" w:rsidP="000C7135">
      <w:pPr>
        <w:spacing w:before="100" w:beforeAutospacing="1" w:after="100" w:afterAutospacing="1"/>
        <w:outlineLvl w:val="3"/>
        <w:rPr>
          <w:rFonts w:asciiTheme="minorHAnsi" w:hAnsiTheme="minorHAnsi" w:cstheme="minorHAnsi"/>
          <w:sz w:val="24"/>
          <w:szCs w:val="24"/>
        </w:rPr>
      </w:pPr>
      <w:r w:rsidRPr="000C7135">
        <w:rPr>
          <w:rFonts w:asciiTheme="minorHAnsi" w:hAnsiTheme="minorHAnsi" w:cstheme="minorHAnsi"/>
          <w:sz w:val="24"/>
          <w:szCs w:val="24"/>
        </w:rPr>
        <w:t>If abnormal sensory characteristics are identified:</w:t>
      </w:r>
    </w:p>
    <w:p w14:paraId="510C3C37" w14:textId="77777777" w:rsidR="000C7135" w:rsidRPr="000C7135" w:rsidRDefault="000C7135" w:rsidP="000C7135">
      <w:pPr>
        <w:numPr>
          <w:ilvl w:val="0"/>
          <w:numId w:val="50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0C7135">
        <w:rPr>
          <w:rFonts w:asciiTheme="minorHAnsi" w:hAnsiTheme="minorHAnsi" w:cstheme="minorHAnsi"/>
          <w:sz w:val="24"/>
          <w:szCs w:val="24"/>
        </w:rPr>
        <w:t>Product is immediately placed on hold</w:t>
      </w:r>
    </w:p>
    <w:p w14:paraId="5D6EF919" w14:textId="77777777" w:rsidR="000C7135" w:rsidRPr="000C7135" w:rsidRDefault="000C7135" w:rsidP="000C7135">
      <w:pPr>
        <w:numPr>
          <w:ilvl w:val="0"/>
          <w:numId w:val="50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0C7135">
        <w:rPr>
          <w:rFonts w:asciiTheme="minorHAnsi" w:hAnsiTheme="minorHAnsi" w:cstheme="minorHAnsi"/>
          <w:sz w:val="24"/>
          <w:szCs w:val="24"/>
        </w:rPr>
        <w:t>The issue is documented</w:t>
      </w:r>
    </w:p>
    <w:p w14:paraId="05571C3C" w14:textId="77777777" w:rsidR="000C7135" w:rsidRPr="000C7135" w:rsidRDefault="000C7135" w:rsidP="000C7135">
      <w:pPr>
        <w:numPr>
          <w:ilvl w:val="0"/>
          <w:numId w:val="50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0C7135">
        <w:rPr>
          <w:rFonts w:asciiTheme="minorHAnsi" w:hAnsiTheme="minorHAnsi" w:cstheme="minorHAnsi"/>
          <w:sz w:val="24"/>
          <w:szCs w:val="24"/>
        </w:rPr>
        <w:t>Product is evaluated under the Non-Conforming Product and/or Recall &amp; Withdrawal procedures</w:t>
      </w:r>
    </w:p>
    <w:p w14:paraId="79E2EFB4" w14:textId="77777777" w:rsidR="000C7135" w:rsidRDefault="000C7135" w:rsidP="000C7135">
      <w:pPr>
        <w:numPr>
          <w:ilvl w:val="0"/>
          <w:numId w:val="50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0C7135">
        <w:rPr>
          <w:rFonts w:asciiTheme="minorHAnsi" w:hAnsiTheme="minorHAnsi" w:cstheme="minorHAnsi"/>
          <w:sz w:val="24"/>
          <w:szCs w:val="24"/>
        </w:rPr>
        <w:t>Disposition is determined by management</w:t>
      </w:r>
    </w:p>
    <w:p w14:paraId="41F3C248" w14:textId="57172724" w:rsidR="002200BB" w:rsidRPr="002200BB" w:rsidDel="001A394E" w:rsidRDefault="002200BB" w:rsidP="002200BB">
      <w:pPr>
        <w:pStyle w:val="Heading2"/>
        <w:rPr>
          <w:del w:id="28" w:author="Penny Patterson" w:date="2026-03-17T11:56:00Z" w16du:dateUtc="2026-03-17T15:56:00Z"/>
          <w:rFonts w:asciiTheme="minorHAnsi" w:hAnsiTheme="minorHAnsi" w:cstheme="minorHAnsi"/>
          <w:i w:val="0"/>
          <w:iCs w:val="0"/>
          <w:color w:val="auto"/>
          <w:sz w:val="24"/>
          <w:szCs w:val="24"/>
          <w:u w:val="single"/>
        </w:rPr>
      </w:pPr>
      <w:del w:id="29" w:author="Penny Patterson" w:date="2026-03-17T11:56:00Z" w16du:dateUtc="2026-03-17T15:56:00Z">
        <w:r w:rsidRPr="002200BB" w:rsidDel="001A394E">
          <w:rPr>
            <w:rFonts w:asciiTheme="minorHAnsi" w:hAnsiTheme="minorHAnsi" w:cstheme="minorHAnsi"/>
            <w:i w:val="0"/>
            <w:iCs w:val="0"/>
            <w:sz w:val="24"/>
            <w:szCs w:val="24"/>
            <w:u w:val="single"/>
          </w:rPr>
          <w:delText>RECORDS</w:delText>
        </w:r>
      </w:del>
    </w:p>
    <w:p w14:paraId="2F52730B" w14:textId="3A251537" w:rsidR="00E5553B" w:rsidRPr="002200BB" w:rsidDel="001A394E" w:rsidRDefault="002200BB" w:rsidP="002200BB">
      <w:pPr>
        <w:pStyle w:val="NormalWeb"/>
        <w:rPr>
          <w:del w:id="30" w:author="Penny Patterson" w:date="2026-03-17T11:56:00Z" w16du:dateUtc="2026-03-17T15:56:00Z"/>
          <w:rFonts w:asciiTheme="minorHAnsi" w:hAnsiTheme="minorHAnsi" w:cstheme="minorHAnsi"/>
        </w:rPr>
      </w:pPr>
      <w:del w:id="31" w:author="Penny Patterson" w:date="2026-03-17T11:56:00Z" w16du:dateUtc="2026-03-17T15:56:00Z">
        <w:r w:rsidRPr="002200BB" w:rsidDel="001A394E">
          <w:rPr>
            <w:rFonts w:asciiTheme="minorHAnsi" w:hAnsiTheme="minorHAnsi" w:cstheme="minorHAnsi"/>
          </w:rPr>
          <w:delText>Findings are documented on applicable receiving logs, hold logs, corrective action forms, or investigation records. Records are maintained in the QA office.</w:delText>
        </w:r>
      </w:del>
    </w:p>
    <w:p w14:paraId="091449B0" w14:textId="77777777" w:rsidR="00E5553B" w:rsidRPr="0003636F" w:rsidRDefault="00E5553B" w:rsidP="00E5553B">
      <w:pPr>
        <w:pStyle w:val="Header"/>
        <w:rPr>
          <w:rFonts w:asciiTheme="minorHAnsi" w:hAnsiTheme="minorHAnsi" w:cstheme="minorHAnsi"/>
          <w:bCs/>
          <w:sz w:val="24"/>
          <w:szCs w:val="24"/>
        </w:rPr>
      </w:pPr>
    </w:p>
    <w:tbl>
      <w:tblPr>
        <w:tblW w:w="9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2"/>
        <w:gridCol w:w="8208"/>
      </w:tblGrid>
      <w:tr w:rsidR="00251B2B" w:rsidRPr="0003636F" w14:paraId="423CCEB5" w14:textId="77777777">
        <w:tc>
          <w:tcPr>
            <w:tcW w:w="1722" w:type="dxa"/>
          </w:tcPr>
          <w:p w14:paraId="525D5174" w14:textId="77777777" w:rsidR="00251B2B" w:rsidRPr="0003636F" w:rsidRDefault="00251B2B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03636F">
              <w:rPr>
                <w:rFonts w:asciiTheme="minorHAnsi" w:hAnsiTheme="minorHAnsi" w:cstheme="minorHAnsi"/>
                <w:bCs/>
                <w:sz w:val="24"/>
                <w:szCs w:val="24"/>
              </w:rPr>
              <w:t>Revision Date = Version #</w:t>
            </w:r>
          </w:p>
        </w:tc>
        <w:tc>
          <w:tcPr>
            <w:tcW w:w="8208" w:type="dxa"/>
          </w:tcPr>
          <w:p w14:paraId="610ABAF6" w14:textId="77777777" w:rsidR="00251B2B" w:rsidRPr="0003636F" w:rsidRDefault="00251B2B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  <w:p w14:paraId="73B357D0" w14:textId="77777777" w:rsidR="00251B2B" w:rsidRPr="0003636F" w:rsidRDefault="00251B2B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03636F">
              <w:rPr>
                <w:rFonts w:asciiTheme="minorHAnsi" w:hAnsiTheme="minorHAnsi" w:cstheme="minorHAnsi"/>
                <w:bCs/>
                <w:sz w:val="24"/>
                <w:szCs w:val="24"/>
              </w:rPr>
              <w:t>Changes</w:t>
            </w:r>
          </w:p>
        </w:tc>
      </w:tr>
      <w:tr w:rsidR="00251B2B" w:rsidRPr="0003636F" w14:paraId="6C11DCCF" w14:textId="77777777">
        <w:tc>
          <w:tcPr>
            <w:tcW w:w="1722" w:type="dxa"/>
          </w:tcPr>
          <w:p w14:paraId="31D2D13E" w14:textId="7F81A1BA" w:rsidR="00251B2B" w:rsidRPr="0003636F" w:rsidRDefault="00600A48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02.25.2026</w:t>
            </w:r>
          </w:p>
        </w:tc>
        <w:tc>
          <w:tcPr>
            <w:tcW w:w="8208" w:type="dxa"/>
          </w:tcPr>
          <w:p w14:paraId="7FB2090B" w14:textId="77777777" w:rsidR="00251B2B" w:rsidRPr="0003636F" w:rsidRDefault="00251B2B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03636F">
              <w:rPr>
                <w:rFonts w:asciiTheme="minorHAnsi" w:hAnsiTheme="minorHAnsi" w:cstheme="minorHAnsi"/>
                <w:bCs/>
                <w:sz w:val="24"/>
                <w:szCs w:val="24"/>
              </w:rPr>
              <w:t>New program.</w:t>
            </w:r>
          </w:p>
        </w:tc>
      </w:tr>
      <w:tr w:rsidR="00251B2B" w:rsidRPr="0003636F" w14:paraId="265CCE6E" w14:textId="77777777">
        <w:trPr>
          <w:trHeight w:val="224"/>
        </w:trPr>
        <w:tc>
          <w:tcPr>
            <w:tcW w:w="1722" w:type="dxa"/>
          </w:tcPr>
          <w:p w14:paraId="0450EE1C" w14:textId="0934BBE4" w:rsidR="00251B2B" w:rsidRPr="0003636F" w:rsidRDefault="0030277F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ins w:id="32" w:author="Penny Patterson" w:date="2026-03-18T16:02:00Z" w16du:dateUtc="2026-03-18T20:02:00Z">
              <w:r>
                <w:rPr>
                  <w:rFonts w:asciiTheme="minorHAnsi" w:hAnsiTheme="minorHAnsi" w:cstheme="minorHAnsi"/>
                  <w:bCs/>
                  <w:sz w:val="24"/>
                  <w:szCs w:val="24"/>
                </w:rPr>
                <w:t>03/16/2026</w:t>
              </w:r>
            </w:ins>
          </w:p>
        </w:tc>
        <w:tc>
          <w:tcPr>
            <w:tcW w:w="8208" w:type="dxa"/>
          </w:tcPr>
          <w:p w14:paraId="2FCB53DB" w14:textId="4129C615" w:rsidR="00251B2B" w:rsidRPr="0003636F" w:rsidRDefault="0030277F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ins w:id="33" w:author="Penny Patterson" w:date="2026-03-18T16:02:00Z" w16du:dateUtc="2026-03-18T20:02:00Z">
              <w:r>
                <w:rPr>
                  <w:rFonts w:asciiTheme="minorHAnsi" w:hAnsiTheme="minorHAnsi" w:cstheme="minorHAnsi"/>
                  <w:bCs/>
                  <w:sz w:val="24"/>
                  <w:szCs w:val="24"/>
                </w:rPr>
                <w:t>Reviewed and revised</w:t>
              </w:r>
            </w:ins>
          </w:p>
        </w:tc>
      </w:tr>
    </w:tbl>
    <w:p w14:paraId="2EEB7D6A" w14:textId="4F3B7FF6" w:rsidR="00B368FA" w:rsidRPr="0003636F" w:rsidRDefault="00B368FA" w:rsidP="00E5553B">
      <w:pPr>
        <w:rPr>
          <w:rFonts w:asciiTheme="minorHAnsi" w:hAnsiTheme="minorHAnsi" w:cstheme="minorHAnsi"/>
          <w:bCs/>
          <w:sz w:val="24"/>
          <w:szCs w:val="24"/>
        </w:rPr>
      </w:pPr>
    </w:p>
    <w:sectPr w:rsidR="00B368FA" w:rsidRPr="0003636F" w:rsidSect="00F96065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rlen Keller" w:date="2026-03-05T18:34:00Z" w:initials="AK">
    <w:p w14:paraId="75E67B7E" w14:textId="77777777" w:rsidR="00535C5D" w:rsidRDefault="00535C5D" w:rsidP="00535C5D">
      <w:pPr>
        <w:pStyle w:val="CommentText"/>
      </w:pPr>
      <w:r>
        <w:rPr>
          <w:rStyle w:val="CommentReference"/>
        </w:rPr>
        <w:annotationRef/>
      </w:r>
      <w:r>
        <w:t>Recommend a section on where sensory activities are conducted. It should be  a designated area away from production and proper GMPs should be followed after sensory and before going into a production area.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5E67B7E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E0336CB" w16cex:dateUtc="2026-03-05T23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5E67B7E" w16cid:durableId="4E0336C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29424" w14:textId="77777777" w:rsidR="00461941" w:rsidRDefault="00461941">
      <w:r>
        <w:separator/>
      </w:r>
    </w:p>
  </w:endnote>
  <w:endnote w:type="continuationSeparator" w:id="0">
    <w:p w14:paraId="11EEF2CF" w14:textId="77777777" w:rsidR="00461941" w:rsidRDefault="00461941">
      <w:r>
        <w:continuationSeparator/>
      </w:r>
    </w:p>
  </w:endnote>
  <w:endnote w:type="continuationNotice" w:id="1">
    <w:p w14:paraId="0228BDD3" w14:textId="77777777" w:rsidR="00461941" w:rsidRDefault="0046194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F1734" w14:textId="77777777" w:rsidR="0030277F" w:rsidRDefault="003027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029D9" w14:textId="77777777" w:rsidR="0030277F" w:rsidRDefault="0030277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D90DB" w14:textId="77777777" w:rsidR="0030277F" w:rsidRDefault="003027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BD539" w14:textId="77777777" w:rsidR="00461941" w:rsidRDefault="00461941">
      <w:r>
        <w:separator/>
      </w:r>
    </w:p>
  </w:footnote>
  <w:footnote w:type="continuationSeparator" w:id="0">
    <w:p w14:paraId="69B1A91D" w14:textId="77777777" w:rsidR="00461941" w:rsidRDefault="00461941">
      <w:r>
        <w:continuationSeparator/>
      </w:r>
    </w:p>
  </w:footnote>
  <w:footnote w:type="continuationNotice" w:id="1">
    <w:p w14:paraId="3C1FE301" w14:textId="77777777" w:rsidR="00461941" w:rsidRDefault="0046194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ACB6A" w14:textId="77777777" w:rsidR="0030277F" w:rsidRDefault="003027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76" w:type="dxa"/>
      <w:tblInd w:w="2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443"/>
      <w:gridCol w:w="3402"/>
      <w:gridCol w:w="1563"/>
      <w:gridCol w:w="3168"/>
    </w:tblGrid>
    <w:tr w:rsidR="00B24E2B" w:rsidRPr="0066470D" w14:paraId="580FAEEB" w14:textId="77777777" w:rsidTr="007E5680">
      <w:trPr>
        <w:trHeight w:val="800"/>
      </w:trPr>
      <w:tc>
        <w:tcPr>
          <w:tcW w:w="484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3C235E44" w14:textId="34FA4948" w:rsidR="009233B4" w:rsidRDefault="00390965" w:rsidP="009233B4">
          <w:pPr>
            <w:jc w:val="center"/>
            <w:rPr>
              <w:rFonts w:asciiTheme="minorHAnsi" w:hAnsiTheme="minorHAnsi" w:cstheme="minorHAnsi"/>
              <w:color w:val="auto"/>
              <w:sz w:val="22"/>
              <w:szCs w:val="22"/>
            </w:rPr>
          </w:pPr>
          <w:r w:rsidRPr="00EE205C">
            <w:rPr>
              <w:rFonts w:asciiTheme="minorHAnsi" w:hAnsiTheme="minorHAnsi" w:cstheme="minorHAnsi"/>
              <w:noProof/>
              <w:sz w:val="22"/>
              <w:szCs w:val="22"/>
            </w:rPr>
            <w:drawing>
              <wp:anchor distT="0" distB="0" distL="114300" distR="114300" simplePos="0" relativeHeight="251658240" behindDoc="0" locked="0" layoutInCell="1" allowOverlap="1" wp14:anchorId="37D8AA43" wp14:editId="66062321">
                <wp:simplePos x="0" y="0"/>
                <wp:positionH relativeFrom="column">
                  <wp:posOffset>-40640</wp:posOffset>
                </wp:positionH>
                <wp:positionV relativeFrom="paragraph">
                  <wp:posOffset>-1905</wp:posOffset>
                </wp:positionV>
                <wp:extent cx="645795" cy="469265"/>
                <wp:effectExtent l="0" t="0" r="1905" b="6985"/>
                <wp:wrapNone/>
                <wp:docPr id="3" name="Picture 3" descr="newlogo_200x155_web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newlogo_200x155_web.jpg"/>
                        <pic:cNvPicPr/>
                      </pic:nvPicPr>
                      <pic:blipFill>
                        <a:blip r:embed="rId1"/>
                        <a:srcRect l="8000" t="6180" r="6133" b="1347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5795" cy="469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9233B4">
            <w:rPr>
              <w:rFonts w:asciiTheme="minorHAnsi" w:hAnsiTheme="minorHAnsi" w:cstheme="minorHAnsi"/>
              <w:color w:val="auto"/>
              <w:sz w:val="22"/>
              <w:szCs w:val="22"/>
            </w:rPr>
            <w:t>315 Point Township Dr</w:t>
          </w:r>
        </w:p>
        <w:p w14:paraId="4C8EAE5E" w14:textId="09719428" w:rsidR="009233B4" w:rsidRPr="00EE205C" w:rsidRDefault="009233B4" w:rsidP="009233B4">
          <w:pPr>
            <w:jc w:val="center"/>
            <w:rPr>
              <w:rFonts w:asciiTheme="minorHAnsi" w:hAnsiTheme="minorHAnsi" w:cstheme="minorHAnsi"/>
              <w:color w:val="auto"/>
              <w:sz w:val="22"/>
              <w:szCs w:val="22"/>
            </w:rPr>
          </w:pPr>
          <w:r>
            <w:rPr>
              <w:rFonts w:asciiTheme="minorHAnsi" w:hAnsiTheme="minorHAnsi" w:cstheme="minorHAnsi"/>
              <w:color w:val="auto"/>
              <w:sz w:val="22"/>
              <w:szCs w:val="22"/>
            </w:rPr>
            <w:t>Northumberland Pa 17857</w:t>
          </w:r>
        </w:p>
        <w:p w14:paraId="7FB9D9A0" w14:textId="13A42C53" w:rsidR="00B24E2B" w:rsidRPr="00EE205C" w:rsidRDefault="00B24E2B" w:rsidP="00E27D77">
          <w:pPr>
            <w:jc w:val="center"/>
            <w:rPr>
              <w:rFonts w:asciiTheme="minorHAnsi" w:hAnsiTheme="minorHAnsi" w:cstheme="minorHAnsi"/>
              <w:color w:val="auto"/>
              <w:sz w:val="22"/>
              <w:szCs w:val="22"/>
            </w:rPr>
          </w:pPr>
        </w:p>
      </w:tc>
      <w:tc>
        <w:tcPr>
          <w:tcW w:w="473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7DEC3F1" w14:textId="597AE295" w:rsidR="00B24E2B" w:rsidRPr="0066470D" w:rsidRDefault="00D209B7" w:rsidP="005A79B2">
          <w:pPr>
            <w:jc w:val="center"/>
            <w:rPr>
              <w:rFonts w:ascii="Calibri" w:hAnsi="Calibri"/>
              <w:b/>
              <w:bCs/>
              <w:color w:val="auto"/>
              <w:sz w:val="24"/>
              <w:szCs w:val="24"/>
            </w:rPr>
          </w:pPr>
          <w:r>
            <w:rPr>
              <w:rFonts w:ascii="Calibri" w:hAnsi="Calibri"/>
              <w:b/>
              <w:bCs/>
              <w:color w:val="auto"/>
              <w:sz w:val="24"/>
              <w:szCs w:val="24"/>
            </w:rPr>
            <w:t>11.4.1</w:t>
          </w:r>
          <w:ins w:id="34" w:author="Penny Patterson" w:date="2026-04-09T15:01:00Z" w16du:dateUtc="2026-04-09T19:01:00Z">
            <w:r w:rsidR="00BA44DE">
              <w:rPr>
                <w:rFonts w:ascii="Calibri" w:hAnsi="Calibri"/>
                <w:b/>
                <w:bCs/>
                <w:color w:val="auto"/>
                <w:sz w:val="24"/>
                <w:szCs w:val="24"/>
              </w:rPr>
              <w:t xml:space="preserve"> </w:t>
            </w:r>
            <w:r w:rsidR="00BA44DE" w:rsidRPr="00BA44DE">
              <w:rPr>
                <w:rFonts w:ascii="Calibri" w:hAnsi="Calibri" w:cs="Calibri"/>
                <w:sz w:val="24"/>
                <w:szCs w:val="24"/>
                <w:rPrChange w:id="35" w:author="Penny Patterson" w:date="2026-04-09T15:01:00Z" w16du:dateUtc="2026-04-09T19:01:00Z">
                  <w:rPr>
                    <w:rFonts w:ascii="Calibri" w:hAnsi="Calibri" w:cs="Calibri"/>
                    <w:sz w:val="22"/>
                    <w:szCs w:val="22"/>
                  </w:rPr>
                </w:rPrChange>
              </w:rPr>
              <w:t>Sensory Evaluation Procedure</w:t>
            </w:r>
          </w:ins>
          <w:del w:id="36" w:author="Penny Patterson" w:date="2026-03-23T13:19:00Z" w16du:dateUtc="2026-03-23T17:19:00Z">
            <w:r w:rsidDel="009A18BD">
              <w:rPr>
                <w:rFonts w:ascii="Calibri" w:hAnsi="Calibri"/>
                <w:b/>
                <w:bCs/>
                <w:color w:val="auto"/>
                <w:sz w:val="24"/>
                <w:szCs w:val="24"/>
              </w:rPr>
              <w:delText>.4</w:delText>
            </w:r>
          </w:del>
        </w:p>
      </w:tc>
    </w:tr>
    <w:tr w:rsidR="00B24E2B" w:rsidRPr="0066470D" w14:paraId="52081CC4" w14:textId="77777777" w:rsidTr="00973646">
      <w:trPr>
        <w:trHeight w:val="300"/>
      </w:trPr>
      <w:tc>
        <w:tcPr>
          <w:tcW w:w="1443" w:type="dxa"/>
          <w:noWrap/>
          <w:hideMark/>
        </w:tcPr>
        <w:p w14:paraId="6CB65A50" w14:textId="3D6557DF" w:rsidR="00B24E2B" w:rsidRPr="0066470D" w:rsidRDefault="00B24E2B" w:rsidP="005A79B2">
          <w:pPr>
            <w:jc w:val="right"/>
            <w:rPr>
              <w:rFonts w:ascii="Calibri" w:hAnsi="Calibri"/>
              <w:color w:val="auto"/>
              <w:sz w:val="22"/>
              <w:szCs w:val="22"/>
            </w:rPr>
          </w:pPr>
          <w:r w:rsidRPr="0066470D">
            <w:rPr>
              <w:rFonts w:ascii="Calibri" w:hAnsi="Calibri"/>
              <w:color w:val="auto"/>
              <w:sz w:val="22"/>
              <w:szCs w:val="22"/>
            </w:rPr>
            <w:t>Filename &amp; Version #:</w:t>
          </w:r>
        </w:p>
      </w:tc>
      <w:tc>
        <w:tcPr>
          <w:tcW w:w="3402" w:type="dxa"/>
          <w:noWrap/>
        </w:tcPr>
        <w:p w14:paraId="2AB3B350" w14:textId="0EE8BC74" w:rsidR="00B24E2B" w:rsidRPr="00B368FA" w:rsidRDefault="00257ADB" w:rsidP="005A79B2">
          <w:pPr>
            <w:rPr>
              <w:rFonts w:ascii="Calibri" w:hAnsi="Calibri" w:cs="Calibri"/>
              <w:sz w:val="22"/>
              <w:szCs w:val="22"/>
            </w:rPr>
          </w:pPr>
          <w:r>
            <w:rPr>
              <w:rFonts w:ascii="Calibri" w:hAnsi="Calibri" w:cs="Calibri"/>
              <w:sz w:val="22"/>
              <w:szCs w:val="22"/>
            </w:rPr>
            <w:t>11.4.1</w:t>
          </w:r>
          <w:del w:id="37" w:author="Penny Patterson" w:date="2026-03-23T13:19:00Z" w16du:dateUtc="2026-03-23T17:19:00Z">
            <w:r w:rsidDel="009A18BD">
              <w:rPr>
                <w:rFonts w:ascii="Calibri" w:hAnsi="Calibri" w:cs="Calibri"/>
                <w:sz w:val="22"/>
                <w:szCs w:val="22"/>
              </w:rPr>
              <w:delText>.4</w:delText>
            </w:r>
          </w:del>
          <w:r>
            <w:rPr>
              <w:rFonts w:ascii="Calibri" w:hAnsi="Calibri" w:cs="Calibri"/>
              <w:sz w:val="22"/>
              <w:szCs w:val="22"/>
            </w:rPr>
            <w:t xml:space="preserve"> Sensory Evaluation Procedure</w:t>
          </w:r>
        </w:p>
      </w:tc>
      <w:tc>
        <w:tcPr>
          <w:tcW w:w="1563" w:type="dxa"/>
          <w:noWrap/>
          <w:hideMark/>
        </w:tcPr>
        <w:p w14:paraId="4AF2CE77" w14:textId="77777777" w:rsidR="00B24E2B" w:rsidRPr="0066470D" w:rsidRDefault="00B24E2B" w:rsidP="005A79B2">
          <w:pPr>
            <w:jc w:val="right"/>
            <w:rPr>
              <w:rFonts w:ascii="Calibri" w:hAnsi="Calibri"/>
              <w:color w:val="auto"/>
              <w:sz w:val="22"/>
              <w:szCs w:val="22"/>
            </w:rPr>
          </w:pPr>
          <w:r w:rsidRPr="0066470D">
            <w:rPr>
              <w:rFonts w:ascii="Calibri" w:hAnsi="Calibri"/>
              <w:color w:val="auto"/>
              <w:sz w:val="22"/>
              <w:szCs w:val="22"/>
            </w:rPr>
            <w:t>Page:</w:t>
          </w:r>
        </w:p>
      </w:tc>
      <w:tc>
        <w:tcPr>
          <w:tcW w:w="3168" w:type="dxa"/>
          <w:noWrap/>
          <w:hideMark/>
        </w:tcPr>
        <w:p w14:paraId="5FE7933B" w14:textId="77777777" w:rsidR="00B24E2B" w:rsidRPr="0066470D" w:rsidRDefault="00B24E2B" w:rsidP="005A79B2">
          <w:pPr>
            <w:rPr>
              <w:rFonts w:ascii="Calibri" w:hAnsi="Calibri"/>
              <w:color w:val="auto"/>
              <w:sz w:val="22"/>
              <w:szCs w:val="22"/>
            </w:rPr>
          </w:pPr>
          <w:r w:rsidRPr="0066470D">
            <w:rPr>
              <w:rFonts w:ascii="Calibri" w:hAnsi="Calibri"/>
              <w:color w:val="auto"/>
              <w:sz w:val="22"/>
              <w:szCs w:val="22"/>
            </w:rPr>
            <w:t xml:space="preserve">Page </w: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begin"/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instrText xml:space="preserve"> PAGE  \* Arabic  \* MERGEFORMAT </w:instrTex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separate"/>
          </w:r>
          <w:r w:rsidR="008A094C">
            <w:rPr>
              <w:rFonts w:ascii="Calibri" w:hAnsi="Calibri"/>
              <w:b/>
              <w:noProof/>
              <w:color w:val="auto"/>
              <w:sz w:val="22"/>
              <w:szCs w:val="22"/>
            </w:rPr>
            <w:t>1</w: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end"/>
          </w:r>
          <w:r w:rsidRPr="0066470D">
            <w:rPr>
              <w:rFonts w:ascii="Calibri" w:hAnsi="Calibri"/>
              <w:color w:val="auto"/>
              <w:sz w:val="22"/>
              <w:szCs w:val="22"/>
            </w:rPr>
            <w:t xml:space="preserve"> of </w: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begin"/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instrText xml:space="preserve"> NUMPAGES  \* Arabic  \* MERGEFORMAT </w:instrTex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separate"/>
          </w:r>
          <w:r w:rsidR="008A094C">
            <w:rPr>
              <w:rFonts w:ascii="Calibri" w:hAnsi="Calibri"/>
              <w:b/>
              <w:noProof/>
              <w:color w:val="auto"/>
              <w:sz w:val="22"/>
              <w:szCs w:val="22"/>
            </w:rPr>
            <w:t>2</w: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end"/>
          </w:r>
        </w:p>
      </w:tc>
    </w:tr>
    <w:tr w:rsidR="00B24E2B" w:rsidRPr="0066470D" w14:paraId="7E398431" w14:textId="77777777" w:rsidTr="00973646">
      <w:trPr>
        <w:trHeight w:val="315"/>
      </w:trPr>
      <w:tc>
        <w:tcPr>
          <w:tcW w:w="1443" w:type="dxa"/>
          <w:noWrap/>
          <w:hideMark/>
        </w:tcPr>
        <w:p w14:paraId="1C447F58" w14:textId="77777777" w:rsidR="00B24E2B" w:rsidRPr="0066470D" w:rsidRDefault="00B24E2B" w:rsidP="005A79B2">
          <w:pPr>
            <w:jc w:val="right"/>
            <w:rPr>
              <w:rFonts w:ascii="Calibri" w:hAnsi="Calibri"/>
              <w:color w:val="auto"/>
              <w:sz w:val="22"/>
              <w:szCs w:val="22"/>
            </w:rPr>
          </w:pPr>
          <w:r w:rsidRPr="0066470D">
            <w:rPr>
              <w:rFonts w:ascii="Calibri" w:hAnsi="Calibri"/>
              <w:color w:val="auto"/>
              <w:sz w:val="22"/>
              <w:szCs w:val="22"/>
            </w:rPr>
            <w:t>Approved By:</w:t>
          </w:r>
        </w:p>
      </w:tc>
      <w:tc>
        <w:tcPr>
          <w:tcW w:w="3402" w:type="dxa"/>
          <w:noWrap/>
          <w:hideMark/>
        </w:tcPr>
        <w:p w14:paraId="0AD61B47" w14:textId="6D6CCA12" w:rsidR="00B24E2B" w:rsidRPr="0066470D" w:rsidRDefault="00B368FA" w:rsidP="005A79B2">
          <w:pPr>
            <w:rPr>
              <w:rFonts w:ascii="Calibri" w:hAnsi="Calibri"/>
              <w:color w:val="auto"/>
              <w:sz w:val="22"/>
              <w:szCs w:val="22"/>
            </w:rPr>
          </w:pPr>
          <w:r>
            <w:rPr>
              <w:rFonts w:ascii="Calibri" w:hAnsi="Calibri"/>
              <w:color w:val="auto"/>
              <w:sz w:val="22"/>
              <w:szCs w:val="22"/>
            </w:rPr>
            <w:t>Glenna DePoe</w:t>
          </w:r>
        </w:p>
      </w:tc>
      <w:tc>
        <w:tcPr>
          <w:tcW w:w="1563" w:type="dxa"/>
          <w:noWrap/>
          <w:hideMark/>
        </w:tcPr>
        <w:p w14:paraId="52E13122" w14:textId="77777777" w:rsidR="00B24E2B" w:rsidRPr="0066470D" w:rsidRDefault="00B24E2B" w:rsidP="005A79B2">
          <w:pPr>
            <w:jc w:val="right"/>
            <w:rPr>
              <w:rFonts w:ascii="Calibri" w:hAnsi="Calibri"/>
              <w:color w:val="auto"/>
              <w:sz w:val="22"/>
              <w:szCs w:val="22"/>
            </w:rPr>
          </w:pPr>
          <w:r w:rsidRPr="0066470D">
            <w:rPr>
              <w:rFonts w:ascii="Calibri" w:hAnsi="Calibri"/>
              <w:color w:val="auto"/>
              <w:sz w:val="22"/>
              <w:szCs w:val="22"/>
            </w:rPr>
            <w:t>Approval Date:</w:t>
          </w:r>
        </w:p>
      </w:tc>
      <w:tc>
        <w:tcPr>
          <w:tcW w:w="3168" w:type="dxa"/>
          <w:noWrap/>
          <w:hideMark/>
        </w:tcPr>
        <w:p w14:paraId="2426C3FD" w14:textId="64C61DFF" w:rsidR="00B368FA" w:rsidRPr="0066470D" w:rsidRDefault="0030277F" w:rsidP="005A79B2">
          <w:pPr>
            <w:rPr>
              <w:rFonts w:ascii="Calibri" w:hAnsi="Calibri"/>
              <w:color w:val="auto"/>
              <w:sz w:val="22"/>
              <w:szCs w:val="22"/>
            </w:rPr>
          </w:pPr>
          <w:ins w:id="38" w:author="Penny Patterson" w:date="2026-03-18T16:02:00Z" w16du:dateUtc="2026-03-18T20:02:00Z">
            <w:r>
              <w:rPr>
                <w:rFonts w:ascii="Calibri" w:hAnsi="Calibri"/>
                <w:color w:val="auto"/>
                <w:sz w:val="22"/>
                <w:szCs w:val="22"/>
              </w:rPr>
              <w:t>03.16.2026</w:t>
            </w:r>
          </w:ins>
        </w:p>
      </w:tc>
    </w:tr>
  </w:tbl>
  <w:p w14:paraId="7F915058" w14:textId="017F39E9" w:rsidR="00B24E2B" w:rsidRDefault="00B24E2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C6EB3" w14:textId="77777777" w:rsidR="0030277F" w:rsidRDefault="003027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05A"/>
    <w:multiLevelType w:val="hybridMultilevel"/>
    <w:tmpl w:val="89AADBFC"/>
    <w:lvl w:ilvl="0" w:tplc="35CE8F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0B24AE0"/>
    <w:multiLevelType w:val="hybridMultilevel"/>
    <w:tmpl w:val="75EEB0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371A5"/>
    <w:multiLevelType w:val="hybridMultilevel"/>
    <w:tmpl w:val="2AA09246"/>
    <w:lvl w:ilvl="0" w:tplc="B6BE0EF2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662337"/>
    <w:multiLevelType w:val="hybridMultilevel"/>
    <w:tmpl w:val="3CF620EC"/>
    <w:lvl w:ilvl="0" w:tplc="98EAD6D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9A601D"/>
    <w:multiLevelType w:val="multilevel"/>
    <w:tmpl w:val="FEFA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E70FB0"/>
    <w:multiLevelType w:val="hybridMultilevel"/>
    <w:tmpl w:val="D6E80D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076F5A"/>
    <w:multiLevelType w:val="hybridMultilevel"/>
    <w:tmpl w:val="D6CABBB4"/>
    <w:lvl w:ilvl="0" w:tplc="0608B1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D4591C"/>
    <w:multiLevelType w:val="hybridMultilevel"/>
    <w:tmpl w:val="B90CBA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3C2FCF"/>
    <w:multiLevelType w:val="hybridMultilevel"/>
    <w:tmpl w:val="A10CD0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C80AB2"/>
    <w:multiLevelType w:val="hybridMultilevel"/>
    <w:tmpl w:val="0B08A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7731C8"/>
    <w:multiLevelType w:val="hybridMultilevel"/>
    <w:tmpl w:val="2BDE5AC4"/>
    <w:lvl w:ilvl="0" w:tplc="609CADA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973F64"/>
    <w:multiLevelType w:val="hybridMultilevel"/>
    <w:tmpl w:val="2668C6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E721E1"/>
    <w:multiLevelType w:val="hybridMultilevel"/>
    <w:tmpl w:val="F4A037C8"/>
    <w:lvl w:ilvl="0" w:tplc="B6BE0EF2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B4042C"/>
    <w:multiLevelType w:val="hybridMultilevel"/>
    <w:tmpl w:val="8A3490C0"/>
    <w:lvl w:ilvl="0" w:tplc="B6BE0EF2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1E1631"/>
    <w:multiLevelType w:val="hybridMultilevel"/>
    <w:tmpl w:val="545A840E"/>
    <w:lvl w:ilvl="0" w:tplc="563239F8">
      <w:start w:val="1"/>
      <w:numFmt w:val="lowerLetter"/>
      <w:lvlText w:val="%1."/>
      <w:lvlJc w:val="left"/>
      <w:pPr>
        <w:ind w:left="1260" w:hanging="9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0076B3"/>
    <w:multiLevelType w:val="hybridMultilevel"/>
    <w:tmpl w:val="CC7E84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610AC5"/>
    <w:multiLevelType w:val="hybridMultilevel"/>
    <w:tmpl w:val="CC7E84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42447D"/>
    <w:multiLevelType w:val="multilevel"/>
    <w:tmpl w:val="48B8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D12128"/>
    <w:multiLevelType w:val="hybridMultilevel"/>
    <w:tmpl w:val="831688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C5D32F6"/>
    <w:multiLevelType w:val="hybridMultilevel"/>
    <w:tmpl w:val="F30479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F6E3A38"/>
    <w:multiLevelType w:val="hybridMultilevel"/>
    <w:tmpl w:val="E3A49E18"/>
    <w:lvl w:ilvl="0" w:tplc="D264CB96">
      <w:start w:val="1"/>
      <w:numFmt w:val="decimal"/>
      <w:lvlText w:val="%1."/>
      <w:lvlJc w:val="left"/>
      <w:pPr>
        <w:ind w:left="1260" w:hanging="9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FB6058D"/>
    <w:multiLevelType w:val="hybridMultilevel"/>
    <w:tmpl w:val="5156D8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69766E"/>
    <w:multiLevelType w:val="hybridMultilevel"/>
    <w:tmpl w:val="51082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D54C4E"/>
    <w:multiLevelType w:val="hybridMultilevel"/>
    <w:tmpl w:val="18362C20"/>
    <w:lvl w:ilvl="0" w:tplc="563239F8">
      <w:start w:val="1"/>
      <w:numFmt w:val="lowerLetter"/>
      <w:lvlText w:val="%1."/>
      <w:lvlJc w:val="left"/>
      <w:pPr>
        <w:ind w:left="1620" w:hanging="9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D0369F2"/>
    <w:multiLevelType w:val="multilevel"/>
    <w:tmpl w:val="6BF6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E6110D"/>
    <w:multiLevelType w:val="hybridMultilevel"/>
    <w:tmpl w:val="ED02168C"/>
    <w:lvl w:ilvl="0" w:tplc="2C0E75CE">
      <w:start w:val="2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E146B6"/>
    <w:multiLevelType w:val="multilevel"/>
    <w:tmpl w:val="CABE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832097"/>
    <w:multiLevelType w:val="hybridMultilevel"/>
    <w:tmpl w:val="007E23F2"/>
    <w:lvl w:ilvl="0" w:tplc="D264CB96">
      <w:start w:val="1"/>
      <w:numFmt w:val="decimal"/>
      <w:lvlText w:val="%1."/>
      <w:lvlJc w:val="left"/>
      <w:pPr>
        <w:ind w:left="1260" w:hanging="9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E113C4"/>
    <w:multiLevelType w:val="hybridMultilevel"/>
    <w:tmpl w:val="17521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852803"/>
    <w:multiLevelType w:val="multilevel"/>
    <w:tmpl w:val="5452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A50080"/>
    <w:multiLevelType w:val="hybridMultilevel"/>
    <w:tmpl w:val="DF322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2D3E53"/>
    <w:multiLevelType w:val="hybridMultilevel"/>
    <w:tmpl w:val="8E502AF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8E2ADA"/>
    <w:multiLevelType w:val="multilevel"/>
    <w:tmpl w:val="3EE8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53400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4" w15:restartNumberingAfterBreak="0">
    <w:nsid w:val="56C74A86"/>
    <w:multiLevelType w:val="hybridMultilevel"/>
    <w:tmpl w:val="99A8662A"/>
    <w:lvl w:ilvl="0" w:tplc="1548B29E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8C3307"/>
    <w:multiLevelType w:val="multilevel"/>
    <w:tmpl w:val="C690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E0144F"/>
    <w:multiLevelType w:val="hybridMultilevel"/>
    <w:tmpl w:val="D84686D2"/>
    <w:lvl w:ilvl="0" w:tplc="FFDA0B6E">
      <w:start w:val="3"/>
      <w:numFmt w:val="bullet"/>
      <w:lvlText w:val="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0DA5073"/>
    <w:multiLevelType w:val="hybridMultilevel"/>
    <w:tmpl w:val="4F12D602"/>
    <w:lvl w:ilvl="0" w:tplc="CC5C790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5A03B9"/>
    <w:multiLevelType w:val="hybridMultilevel"/>
    <w:tmpl w:val="DDB62F2E"/>
    <w:lvl w:ilvl="0" w:tplc="B6BE0EF2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2F590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0" w15:restartNumberingAfterBreak="0">
    <w:nsid w:val="6ADB1557"/>
    <w:multiLevelType w:val="hybridMultilevel"/>
    <w:tmpl w:val="040219C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306FC6"/>
    <w:multiLevelType w:val="multilevel"/>
    <w:tmpl w:val="B1F0B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BAB4F93"/>
    <w:multiLevelType w:val="hybridMultilevel"/>
    <w:tmpl w:val="03B4790A"/>
    <w:lvl w:ilvl="0" w:tplc="563239F8">
      <w:start w:val="1"/>
      <w:numFmt w:val="lowerLetter"/>
      <w:lvlText w:val="%1."/>
      <w:lvlJc w:val="left"/>
      <w:pPr>
        <w:ind w:left="1260" w:hanging="9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D9945F6"/>
    <w:multiLevelType w:val="hybridMultilevel"/>
    <w:tmpl w:val="94FAAE90"/>
    <w:lvl w:ilvl="0" w:tplc="9C2496EE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6DF10D5D"/>
    <w:multiLevelType w:val="hybridMultilevel"/>
    <w:tmpl w:val="9D8440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03F6982"/>
    <w:multiLevelType w:val="hybridMultilevel"/>
    <w:tmpl w:val="FBB057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1F752DC"/>
    <w:multiLevelType w:val="hybridMultilevel"/>
    <w:tmpl w:val="F216F736"/>
    <w:lvl w:ilvl="0" w:tplc="1548B29E">
      <w:start w:val="5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48C7904"/>
    <w:multiLevelType w:val="hybridMultilevel"/>
    <w:tmpl w:val="2E12E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AF611D9"/>
    <w:multiLevelType w:val="multilevel"/>
    <w:tmpl w:val="C380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D11F3F"/>
    <w:multiLevelType w:val="hybridMultilevel"/>
    <w:tmpl w:val="E7A8BE12"/>
    <w:lvl w:ilvl="0" w:tplc="1548B29E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F984079"/>
    <w:multiLevelType w:val="hybridMultilevel"/>
    <w:tmpl w:val="25022B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64233493">
    <w:abstractNumId w:val="33"/>
  </w:num>
  <w:num w:numId="2" w16cid:durableId="342585067">
    <w:abstractNumId w:val="39"/>
  </w:num>
  <w:num w:numId="3" w16cid:durableId="323439066">
    <w:abstractNumId w:val="31"/>
  </w:num>
  <w:num w:numId="4" w16cid:durableId="1622608280">
    <w:abstractNumId w:val="8"/>
  </w:num>
  <w:num w:numId="5" w16cid:durableId="252975491">
    <w:abstractNumId w:val="7"/>
  </w:num>
  <w:num w:numId="6" w16cid:durableId="1906600213">
    <w:abstractNumId w:val="40"/>
  </w:num>
  <w:num w:numId="7" w16cid:durableId="2051958243">
    <w:abstractNumId w:val="50"/>
  </w:num>
  <w:num w:numId="8" w16cid:durableId="2037273784">
    <w:abstractNumId w:val="21"/>
  </w:num>
  <w:num w:numId="9" w16cid:durableId="1255823844">
    <w:abstractNumId w:val="41"/>
  </w:num>
  <w:num w:numId="10" w16cid:durableId="346060841">
    <w:abstractNumId w:val="19"/>
  </w:num>
  <w:num w:numId="11" w16cid:durableId="1433168523">
    <w:abstractNumId w:val="11"/>
  </w:num>
  <w:num w:numId="12" w16cid:durableId="1920946959">
    <w:abstractNumId w:val="5"/>
  </w:num>
  <w:num w:numId="13" w16cid:durableId="1029374730">
    <w:abstractNumId w:val="16"/>
  </w:num>
  <w:num w:numId="14" w16cid:durableId="819999672">
    <w:abstractNumId w:val="15"/>
  </w:num>
  <w:num w:numId="15" w16cid:durableId="652299058">
    <w:abstractNumId w:val="28"/>
  </w:num>
  <w:num w:numId="16" w16cid:durableId="1304578134">
    <w:abstractNumId w:val="36"/>
  </w:num>
  <w:num w:numId="17" w16cid:durableId="1384670203">
    <w:abstractNumId w:val="45"/>
  </w:num>
  <w:num w:numId="18" w16cid:durableId="254871154">
    <w:abstractNumId w:val="20"/>
  </w:num>
  <w:num w:numId="19" w16cid:durableId="429471899">
    <w:abstractNumId w:val="27"/>
  </w:num>
  <w:num w:numId="20" w16cid:durableId="1781606046">
    <w:abstractNumId w:val="14"/>
  </w:num>
  <w:num w:numId="21" w16cid:durableId="467819272">
    <w:abstractNumId w:val="23"/>
  </w:num>
  <w:num w:numId="22" w16cid:durableId="1459299141">
    <w:abstractNumId w:val="42"/>
  </w:num>
  <w:num w:numId="23" w16cid:durableId="1809543791">
    <w:abstractNumId w:val="47"/>
  </w:num>
  <w:num w:numId="24" w16cid:durableId="78522186">
    <w:abstractNumId w:val="1"/>
  </w:num>
  <w:num w:numId="25" w16cid:durableId="1034111923">
    <w:abstractNumId w:val="44"/>
  </w:num>
  <w:num w:numId="26" w16cid:durableId="180360488">
    <w:abstractNumId w:val="30"/>
  </w:num>
  <w:num w:numId="27" w16cid:durableId="513878971">
    <w:abstractNumId w:val="18"/>
  </w:num>
  <w:num w:numId="28" w16cid:durableId="594246576">
    <w:abstractNumId w:val="25"/>
  </w:num>
  <w:num w:numId="29" w16cid:durableId="17197311">
    <w:abstractNumId w:val="0"/>
  </w:num>
  <w:num w:numId="30" w16cid:durableId="881478068">
    <w:abstractNumId w:val="46"/>
  </w:num>
  <w:num w:numId="31" w16cid:durableId="936672454">
    <w:abstractNumId w:val="43"/>
  </w:num>
  <w:num w:numId="32" w16cid:durableId="421533499">
    <w:abstractNumId w:val="37"/>
  </w:num>
  <w:num w:numId="33" w16cid:durableId="1734624899">
    <w:abstractNumId w:val="49"/>
  </w:num>
  <w:num w:numId="34" w16cid:durableId="1276214944">
    <w:abstractNumId w:val="34"/>
  </w:num>
  <w:num w:numId="35" w16cid:durableId="1171682773">
    <w:abstractNumId w:val="6"/>
  </w:num>
  <w:num w:numId="36" w16cid:durableId="821656751">
    <w:abstractNumId w:val="3"/>
  </w:num>
  <w:num w:numId="37" w16cid:durableId="521748475">
    <w:abstractNumId w:val="38"/>
  </w:num>
  <w:num w:numId="38" w16cid:durableId="939875486">
    <w:abstractNumId w:val="12"/>
  </w:num>
  <w:num w:numId="39" w16cid:durableId="1764758797">
    <w:abstractNumId w:val="13"/>
  </w:num>
  <w:num w:numId="40" w16cid:durableId="1170872178">
    <w:abstractNumId w:val="2"/>
  </w:num>
  <w:num w:numId="41" w16cid:durableId="410010075">
    <w:abstractNumId w:val="10"/>
  </w:num>
  <w:num w:numId="42" w16cid:durableId="952976928">
    <w:abstractNumId w:val="24"/>
  </w:num>
  <w:num w:numId="43" w16cid:durableId="1905220805">
    <w:abstractNumId w:val="48"/>
  </w:num>
  <w:num w:numId="44" w16cid:durableId="18048305">
    <w:abstractNumId w:val="17"/>
  </w:num>
  <w:num w:numId="45" w16cid:durableId="812991040">
    <w:abstractNumId w:val="29"/>
  </w:num>
  <w:num w:numId="46" w16cid:durableId="1976131321">
    <w:abstractNumId w:val="26"/>
  </w:num>
  <w:num w:numId="47" w16cid:durableId="770852765">
    <w:abstractNumId w:val="9"/>
  </w:num>
  <w:num w:numId="48" w16cid:durableId="2103600963">
    <w:abstractNumId w:val="4"/>
  </w:num>
  <w:num w:numId="49" w16cid:durableId="1762144507">
    <w:abstractNumId w:val="32"/>
  </w:num>
  <w:num w:numId="50" w16cid:durableId="1835681581">
    <w:abstractNumId w:val="35"/>
  </w:num>
  <w:num w:numId="51" w16cid:durableId="63189613">
    <w:abstractNumId w:val="2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rlen Keller">
    <w15:presenceInfo w15:providerId="Windows Live" w15:userId="e787f13c9889a170"/>
  </w15:person>
  <w15:person w15:author="Penny Patterson">
    <w15:presenceInfo w15:providerId="AD" w15:userId="S::penny@spicesinc.com::7bec89d0-993f-48ca-b90d-5a06f578d1d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C01"/>
    <w:rsid w:val="00003275"/>
    <w:rsid w:val="00016B35"/>
    <w:rsid w:val="000173FA"/>
    <w:rsid w:val="00031003"/>
    <w:rsid w:val="0003636F"/>
    <w:rsid w:val="00046C5F"/>
    <w:rsid w:val="0004733A"/>
    <w:rsid w:val="000569D0"/>
    <w:rsid w:val="00060C52"/>
    <w:rsid w:val="00063D6F"/>
    <w:rsid w:val="000838CB"/>
    <w:rsid w:val="00093FC1"/>
    <w:rsid w:val="000A033A"/>
    <w:rsid w:val="000A5807"/>
    <w:rsid w:val="000C2AD9"/>
    <w:rsid w:val="000C3DFB"/>
    <w:rsid w:val="000C4DBF"/>
    <w:rsid w:val="000C5195"/>
    <w:rsid w:val="000C7135"/>
    <w:rsid w:val="000D23DC"/>
    <w:rsid w:val="000E1F57"/>
    <w:rsid w:val="000E5771"/>
    <w:rsid w:val="000E753E"/>
    <w:rsid w:val="000E7DF9"/>
    <w:rsid w:val="000F0FB5"/>
    <w:rsid w:val="000F650D"/>
    <w:rsid w:val="00101B29"/>
    <w:rsid w:val="00106B38"/>
    <w:rsid w:val="00110795"/>
    <w:rsid w:val="00111A0F"/>
    <w:rsid w:val="00125CC0"/>
    <w:rsid w:val="00127DF3"/>
    <w:rsid w:val="00135663"/>
    <w:rsid w:val="00135869"/>
    <w:rsid w:val="0014552F"/>
    <w:rsid w:val="00145C63"/>
    <w:rsid w:val="00150F69"/>
    <w:rsid w:val="00151E5E"/>
    <w:rsid w:val="00153A0B"/>
    <w:rsid w:val="00157312"/>
    <w:rsid w:val="00160A7B"/>
    <w:rsid w:val="00172A59"/>
    <w:rsid w:val="00173C6B"/>
    <w:rsid w:val="00177A35"/>
    <w:rsid w:val="00183E0A"/>
    <w:rsid w:val="00184332"/>
    <w:rsid w:val="0018745A"/>
    <w:rsid w:val="001A22D8"/>
    <w:rsid w:val="001A394E"/>
    <w:rsid w:val="001A6359"/>
    <w:rsid w:val="001B57D6"/>
    <w:rsid w:val="001C5395"/>
    <w:rsid w:val="001C5736"/>
    <w:rsid w:val="001D10A0"/>
    <w:rsid w:val="001D4B90"/>
    <w:rsid w:val="001D56CE"/>
    <w:rsid w:val="001F16DC"/>
    <w:rsid w:val="001F1B09"/>
    <w:rsid w:val="001F42B4"/>
    <w:rsid w:val="001F606C"/>
    <w:rsid w:val="00206719"/>
    <w:rsid w:val="002200BB"/>
    <w:rsid w:val="002211F2"/>
    <w:rsid w:val="00226655"/>
    <w:rsid w:val="00251B2B"/>
    <w:rsid w:val="00252605"/>
    <w:rsid w:val="0025756B"/>
    <w:rsid w:val="00257ADB"/>
    <w:rsid w:val="00280A98"/>
    <w:rsid w:val="002A2587"/>
    <w:rsid w:val="002D1B2C"/>
    <w:rsid w:val="002D1CEE"/>
    <w:rsid w:val="002D45E7"/>
    <w:rsid w:val="002E271B"/>
    <w:rsid w:val="002E7946"/>
    <w:rsid w:val="002F28A9"/>
    <w:rsid w:val="002F369D"/>
    <w:rsid w:val="0030277F"/>
    <w:rsid w:val="00306DDA"/>
    <w:rsid w:val="00313BB1"/>
    <w:rsid w:val="00324C53"/>
    <w:rsid w:val="0034769E"/>
    <w:rsid w:val="0035095C"/>
    <w:rsid w:val="00351E25"/>
    <w:rsid w:val="00364498"/>
    <w:rsid w:val="00364E80"/>
    <w:rsid w:val="00365C13"/>
    <w:rsid w:val="003717A2"/>
    <w:rsid w:val="00390965"/>
    <w:rsid w:val="00397926"/>
    <w:rsid w:val="003A5CE5"/>
    <w:rsid w:val="003B50E2"/>
    <w:rsid w:val="003B7B02"/>
    <w:rsid w:val="003C1E5F"/>
    <w:rsid w:val="003C54AD"/>
    <w:rsid w:val="003D4ECF"/>
    <w:rsid w:val="003E0AB8"/>
    <w:rsid w:val="003E17D2"/>
    <w:rsid w:val="003E6F7B"/>
    <w:rsid w:val="003E784E"/>
    <w:rsid w:val="003F1E0C"/>
    <w:rsid w:val="003F525A"/>
    <w:rsid w:val="003F7B66"/>
    <w:rsid w:val="003F7C16"/>
    <w:rsid w:val="0040047C"/>
    <w:rsid w:val="00400FAF"/>
    <w:rsid w:val="00414D25"/>
    <w:rsid w:val="00417159"/>
    <w:rsid w:val="00417538"/>
    <w:rsid w:val="00423B51"/>
    <w:rsid w:val="0042563B"/>
    <w:rsid w:val="00450A01"/>
    <w:rsid w:val="00461941"/>
    <w:rsid w:val="00467EB0"/>
    <w:rsid w:val="00470E9C"/>
    <w:rsid w:val="004A2910"/>
    <w:rsid w:val="004A3C89"/>
    <w:rsid w:val="004B5E66"/>
    <w:rsid w:val="004C6FCC"/>
    <w:rsid w:val="004E4386"/>
    <w:rsid w:val="004E51DD"/>
    <w:rsid w:val="004E567E"/>
    <w:rsid w:val="004F118F"/>
    <w:rsid w:val="004F27FD"/>
    <w:rsid w:val="00506809"/>
    <w:rsid w:val="00512A52"/>
    <w:rsid w:val="00522D80"/>
    <w:rsid w:val="00535B3C"/>
    <w:rsid w:val="00535C5D"/>
    <w:rsid w:val="00540B54"/>
    <w:rsid w:val="0054390F"/>
    <w:rsid w:val="005548EB"/>
    <w:rsid w:val="005559F2"/>
    <w:rsid w:val="00557FAE"/>
    <w:rsid w:val="00573E35"/>
    <w:rsid w:val="0059683B"/>
    <w:rsid w:val="005A3C66"/>
    <w:rsid w:val="005A62C3"/>
    <w:rsid w:val="005A79B2"/>
    <w:rsid w:val="005B6E30"/>
    <w:rsid w:val="005C2BA7"/>
    <w:rsid w:val="005C5EEC"/>
    <w:rsid w:val="005C696F"/>
    <w:rsid w:val="005E7CFD"/>
    <w:rsid w:val="005F1C85"/>
    <w:rsid w:val="005F3260"/>
    <w:rsid w:val="00600A48"/>
    <w:rsid w:val="00612C0E"/>
    <w:rsid w:val="00621021"/>
    <w:rsid w:val="00642878"/>
    <w:rsid w:val="00646F66"/>
    <w:rsid w:val="00655BD4"/>
    <w:rsid w:val="00663D85"/>
    <w:rsid w:val="006662CD"/>
    <w:rsid w:val="00672121"/>
    <w:rsid w:val="006757AA"/>
    <w:rsid w:val="00686974"/>
    <w:rsid w:val="00687C54"/>
    <w:rsid w:val="006945F8"/>
    <w:rsid w:val="006A17D3"/>
    <w:rsid w:val="006D06A8"/>
    <w:rsid w:val="006D2B70"/>
    <w:rsid w:val="006E399B"/>
    <w:rsid w:val="006F5C3E"/>
    <w:rsid w:val="006F6237"/>
    <w:rsid w:val="00700074"/>
    <w:rsid w:val="00707621"/>
    <w:rsid w:val="00707D78"/>
    <w:rsid w:val="00713B79"/>
    <w:rsid w:val="00725BC8"/>
    <w:rsid w:val="00733797"/>
    <w:rsid w:val="00735A6C"/>
    <w:rsid w:val="00736BB2"/>
    <w:rsid w:val="00740887"/>
    <w:rsid w:val="00747794"/>
    <w:rsid w:val="00753268"/>
    <w:rsid w:val="00754505"/>
    <w:rsid w:val="00754AD1"/>
    <w:rsid w:val="0076002E"/>
    <w:rsid w:val="007707AD"/>
    <w:rsid w:val="00771934"/>
    <w:rsid w:val="00787E50"/>
    <w:rsid w:val="007A1F22"/>
    <w:rsid w:val="007A42EF"/>
    <w:rsid w:val="007A5318"/>
    <w:rsid w:val="007B0229"/>
    <w:rsid w:val="007B06A7"/>
    <w:rsid w:val="007B1AAA"/>
    <w:rsid w:val="007C7270"/>
    <w:rsid w:val="007C7643"/>
    <w:rsid w:val="007D53D1"/>
    <w:rsid w:val="007D7203"/>
    <w:rsid w:val="007E2C7C"/>
    <w:rsid w:val="007E5159"/>
    <w:rsid w:val="007E5680"/>
    <w:rsid w:val="007F3998"/>
    <w:rsid w:val="00802C60"/>
    <w:rsid w:val="00810830"/>
    <w:rsid w:val="00821259"/>
    <w:rsid w:val="008225BF"/>
    <w:rsid w:val="00825A93"/>
    <w:rsid w:val="00837058"/>
    <w:rsid w:val="008431FA"/>
    <w:rsid w:val="0086279A"/>
    <w:rsid w:val="0086404A"/>
    <w:rsid w:val="008843F4"/>
    <w:rsid w:val="0089363F"/>
    <w:rsid w:val="00893651"/>
    <w:rsid w:val="00893782"/>
    <w:rsid w:val="00894432"/>
    <w:rsid w:val="00897C6D"/>
    <w:rsid w:val="008A094C"/>
    <w:rsid w:val="008D0CFC"/>
    <w:rsid w:val="008D654E"/>
    <w:rsid w:val="008D7F4B"/>
    <w:rsid w:val="008E51F2"/>
    <w:rsid w:val="008E5AFE"/>
    <w:rsid w:val="008F2E9E"/>
    <w:rsid w:val="009009D4"/>
    <w:rsid w:val="00904752"/>
    <w:rsid w:val="00920B5A"/>
    <w:rsid w:val="009233B4"/>
    <w:rsid w:val="009269CF"/>
    <w:rsid w:val="0094405B"/>
    <w:rsid w:val="00944842"/>
    <w:rsid w:val="00953C68"/>
    <w:rsid w:val="00956587"/>
    <w:rsid w:val="0096298E"/>
    <w:rsid w:val="00964286"/>
    <w:rsid w:val="0097225C"/>
    <w:rsid w:val="00973646"/>
    <w:rsid w:val="009812F3"/>
    <w:rsid w:val="009828CF"/>
    <w:rsid w:val="009924D1"/>
    <w:rsid w:val="00994656"/>
    <w:rsid w:val="00996FFD"/>
    <w:rsid w:val="009A18BD"/>
    <w:rsid w:val="009B1D7F"/>
    <w:rsid w:val="009B7183"/>
    <w:rsid w:val="009D0FAE"/>
    <w:rsid w:val="009F10CA"/>
    <w:rsid w:val="00A07BDC"/>
    <w:rsid w:val="00A119C8"/>
    <w:rsid w:val="00A168C5"/>
    <w:rsid w:val="00A26C01"/>
    <w:rsid w:val="00A60633"/>
    <w:rsid w:val="00A639C6"/>
    <w:rsid w:val="00A71B9E"/>
    <w:rsid w:val="00A81B8F"/>
    <w:rsid w:val="00A869D6"/>
    <w:rsid w:val="00A9568C"/>
    <w:rsid w:val="00AA51B5"/>
    <w:rsid w:val="00AC1140"/>
    <w:rsid w:val="00AC4C0B"/>
    <w:rsid w:val="00AD2945"/>
    <w:rsid w:val="00AD366B"/>
    <w:rsid w:val="00AD4859"/>
    <w:rsid w:val="00AE226B"/>
    <w:rsid w:val="00AF047B"/>
    <w:rsid w:val="00AF550B"/>
    <w:rsid w:val="00B14DF5"/>
    <w:rsid w:val="00B24E2B"/>
    <w:rsid w:val="00B368FA"/>
    <w:rsid w:val="00B37049"/>
    <w:rsid w:val="00B47ABC"/>
    <w:rsid w:val="00B6214A"/>
    <w:rsid w:val="00B648F1"/>
    <w:rsid w:val="00B737E9"/>
    <w:rsid w:val="00B81080"/>
    <w:rsid w:val="00B85FDB"/>
    <w:rsid w:val="00B954D7"/>
    <w:rsid w:val="00BA23E6"/>
    <w:rsid w:val="00BA44DE"/>
    <w:rsid w:val="00BC2B8E"/>
    <w:rsid w:val="00BC32BF"/>
    <w:rsid w:val="00BC73CC"/>
    <w:rsid w:val="00C01DEE"/>
    <w:rsid w:val="00C2104D"/>
    <w:rsid w:val="00C211DC"/>
    <w:rsid w:val="00C263A0"/>
    <w:rsid w:val="00C313E3"/>
    <w:rsid w:val="00C33DA5"/>
    <w:rsid w:val="00C35948"/>
    <w:rsid w:val="00C42DE8"/>
    <w:rsid w:val="00C519C5"/>
    <w:rsid w:val="00C536EE"/>
    <w:rsid w:val="00C5633F"/>
    <w:rsid w:val="00C7121C"/>
    <w:rsid w:val="00C72929"/>
    <w:rsid w:val="00C74DEB"/>
    <w:rsid w:val="00C826CF"/>
    <w:rsid w:val="00C852AD"/>
    <w:rsid w:val="00C86FD3"/>
    <w:rsid w:val="00CA01CF"/>
    <w:rsid w:val="00CA29EF"/>
    <w:rsid w:val="00CC3396"/>
    <w:rsid w:val="00CC3F27"/>
    <w:rsid w:val="00CD07BC"/>
    <w:rsid w:val="00CE36F6"/>
    <w:rsid w:val="00CE4622"/>
    <w:rsid w:val="00CE53E2"/>
    <w:rsid w:val="00CE7D2F"/>
    <w:rsid w:val="00CF4826"/>
    <w:rsid w:val="00D16B8C"/>
    <w:rsid w:val="00D209B7"/>
    <w:rsid w:val="00D32F6F"/>
    <w:rsid w:val="00D331B3"/>
    <w:rsid w:val="00D40E80"/>
    <w:rsid w:val="00D46A65"/>
    <w:rsid w:val="00D47774"/>
    <w:rsid w:val="00D57F77"/>
    <w:rsid w:val="00D700B7"/>
    <w:rsid w:val="00D727EC"/>
    <w:rsid w:val="00D72F10"/>
    <w:rsid w:val="00D842E6"/>
    <w:rsid w:val="00D85BF2"/>
    <w:rsid w:val="00D87612"/>
    <w:rsid w:val="00D90AAB"/>
    <w:rsid w:val="00D923C6"/>
    <w:rsid w:val="00DA2EAB"/>
    <w:rsid w:val="00DA701D"/>
    <w:rsid w:val="00DA7AA7"/>
    <w:rsid w:val="00DB105E"/>
    <w:rsid w:val="00DB2A0D"/>
    <w:rsid w:val="00DB635C"/>
    <w:rsid w:val="00DB7AE2"/>
    <w:rsid w:val="00DC74CA"/>
    <w:rsid w:val="00DD6F60"/>
    <w:rsid w:val="00DE312D"/>
    <w:rsid w:val="00DE3A16"/>
    <w:rsid w:val="00DE55DE"/>
    <w:rsid w:val="00E13EBE"/>
    <w:rsid w:val="00E15433"/>
    <w:rsid w:val="00E21932"/>
    <w:rsid w:val="00E27D77"/>
    <w:rsid w:val="00E35DF7"/>
    <w:rsid w:val="00E52B31"/>
    <w:rsid w:val="00E549EF"/>
    <w:rsid w:val="00E5553B"/>
    <w:rsid w:val="00E75875"/>
    <w:rsid w:val="00E90DEE"/>
    <w:rsid w:val="00EB0D03"/>
    <w:rsid w:val="00EB5412"/>
    <w:rsid w:val="00EC19CC"/>
    <w:rsid w:val="00ED04B7"/>
    <w:rsid w:val="00EE01D1"/>
    <w:rsid w:val="00EE205C"/>
    <w:rsid w:val="00EF1662"/>
    <w:rsid w:val="00EF2C12"/>
    <w:rsid w:val="00EF51EB"/>
    <w:rsid w:val="00F25ECE"/>
    <w:rsid w:val="00F35287"/>
    <w:rsid w:val="00F47860"/>
    <w:rsid w:val="00F51BB4"/>
    <w:rsid w:val="00F543B6"/>
    <w:rsid w:val="00F64965"/>
    <w:rsid w:val="00F71C41"/>
    <w:rsid w:val="00F73178"/>
    <w:rsid w:val="00F7505C"/>
    <w:rsid w:val="00F838BD"/>
    <w:rsid w:val="00F8394B"/>
    <w:rsid w:val="00F86EF2"/>
    <w:rsid w:val="00F90E0F"/>
    <w:rsid w:val="00F96065"/>
    <w:rsid w:val="00FB44B8"/>
    <w:rsid w:val="00FC7DC2"/>
    <w:rsid w:val="00FD0330"/>
    <w:rsid w:val="00FD789C"/>
    <w:rsid w:val="00FE3A54"/>
    <w:rsid w:val="00FE573A"/>
    <w:rsid w:val="00FF6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103163"/>
  <w15:chartTrackingRefBased/>
  <w15:docId w15:val="{391CAA79-7547-45C4-8DF7-00A3871F4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D700B7"/>
    <w:rPr>
      <w:rFonts w:ascii="Arial" w:hAnsi="Arial"/>
      <w:color w:val="000000"/>
    </w:rPr>
  </w:style>
  <w:style w:type="paragraph" w:styleId="Heading1">
    <w:name w:val="heading 1"/>
    <w:basedOn w:val="Normal"/>
    <w:next w:val="Normal"/>
    <w:qFormat/>
    <w:rsid w:val="00400FAF"/>
    <w:pPr>
      <w:keepNext/>
      <w:tabs>
        <w:tab w:val="left" w:pos="900"/>
      </w:tabs>
      <w:jc w:val="both"/>
      <w:outlineLvl w:val="0"/>
    </w:pPr>
    <w:rPr>
      <w:rFonts w:ascii="Times New Roman" w:hAnsi="Times New Roman"/>
      <w:sz w:val="24"/>
    </w:rPr>
  </w:style>
  <w:style w:type="paragraph" w:styleId="Heading2">
    <w:name w:val="heading 2"/>
    <w:basedOn w:val="Normal"/>
    <w:next w:val="Normal"/>
    <w:link w:val="Heading2Char"/>
    <w:qFormat/>
    <w:rsid w:val="00CE53E2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BA23E6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69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00FA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00FAF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400F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0C3DFB"/>
    <w:rPr>
      <w:rFonts w:ascii="Times New Roman" w:hAnsi="Times New Roman"/>
      <w:color w:val="auto"/>
      <w:sz w:val="24"/>
    </w:rPr>
  </w:style>
  <w:style w:type="paragraph" w:styleId="BalloonText">
    <w:name w:val="Balloon Text"/>
    <w:basedOn w:val="Normal"/>
    <w:semiHidden/>
    <w:rsid w:val="00920B5A"/>
    <w:rPr>
      <w:rFonts w:ascii="Tahoma" w:hAnsi="Tahoma" w:cs="Tahoma"/>
      <w:sz w:val="16"/>
      <w:szCs w:val="16"/>
    </w:rPr>
  </w:style>
  <w:style w:type="character" w:styleId="Hyperlink">
    <w:name w:val="Hyperlink"/>
    <w:rsid w:val="00F51BB4"/>
    <w:rPr>
      <w:color w:val="0000FF"/>
      <w:u w:val="single"/>
    </w:rPr>
  </w:style>
  <w:style w:type="character" w:styleId="Strong">
    <w:name w:val="Strong"/>
    <w:uiPriority w:val="22"/>
    <w:qFormat/>
    <w:rsid w:val="00173C6B"/>
    <w:rPr>
      <w:b/>
      <w:bCs/>
    </w:rPr>
  </w:style>
  <w:style w:type="paragraph" w:styleId="ListParagraph">
    <w:name w:val="List Paragraph"/>
    <w:basedOn w:val="Normal"/>
    <w:uiPriority w:val="34"/>
    <w:qFormat/>
    <w:rsid w:val="008D654E"/>
    <w:pPr>
      <w:ind w:left="720"/>
    </w:pPr>
  </w:style>
  <w:style w:type="character" w:customStyle="1" w:styleId="HeaderChar">
    <w:name w:val="Header Char"/>
    <w:link w:val="Header"/>
    <w:rsid w:val="00172A59"/>
    <w:rPr>
      <w:rFonts w:ascii="Arial" w:hAnsi="Arial"/>
      <w:color w:val="000000"/>
    </w:rPr>
  </w:style>
  <w:style w:type="character" w:customStyle="1" w:styleId="Heading2Char">
    <w:name w:val="Heading 2 Char"/>
    <w:link w:val="Heading2"/>
    <w:rsid w:val="00060C52"/>
    <w:rPr>
      <w:rFonts w:ascii="Arial" w:hAnsi="Arial" w:cs="Arial"/>
      <w:b/>
      <w:bCs/>
      <w:i/>
      <w:iCs/>
      <w:color w:val="000000"/>
      <w:sz w:val="28"/>
      <w:szCs w:val="28"/>
    </w:rPr>
  </w:style>
  <w:style w:type="character" w:customStyle="1" w:styleId="BodyTextChar">
    <w:name w:val="Body Text Char"/>
    <w:link w:val="BodyText"/>
    <w:rsid w:val="00060C52"/>
    <w:rPr>
      <w:sz w:val="24"/>
    </w:rPr>
  </w:style>
  <w:style w:type="character" w:customStyle="1" w:styleId="UnresolvedMention1">
    <w:name w:val="Unresolved Mention1"/>
    <w:uiPriority w:val="99"/>
    <w:semiHidden/>
    <w:unhideWhenUsed/>
    <w:rsid w:val="00DB635C"/>
    <w:rPr>
      <w:color w:val="808080"/>
      <w:shd w:val="clear" w:color="auto" w:fill="E6E6E6"/>
    </w:rPr>
  </w:style>
  <w:style w:type="paragraph" w:styleId="NormalWeb">
    <w:name w:val="Normal (Web)"/>
    <w:basedOn w:val="Normal"/>
    <w:uiPriority w:val="99"/>
    <w:unhideWhenUsed/>
    <w:rsid w:val="00707D78"/>
    <w:pPr>
      <w:spacing w:before="100" w:beforeAutospacing="1" w:after="100" w:afterAutospacing="1"/>
    </w:pPr>
    <w:rPr>
      <w:rFonts w:ascii="Times New Roman" w:hAnsi="Times New Roman"/>
      <w:color w:val="auto"/>
      <w:sz w:val="24"/>
      <w:szCs w:val="24"/>
      <w:lang w:val="en-GB"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69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Revision">
    <w:name w:val="Revision"/>
    <w:hidden/>
    <w:uiPriority w:val="99"/>
    <w:semiHidden/>
    <w:rsid w:val="00535C5D"/>
    <w:rPr>
      <w:rFonts w:ascii="Arial" w:hAnsi="Arial"/>
      <w:color w:val="000000"/>
    </w:rPr>
  </w:style>
  <w:style w:type="character" w:styleId="CommentReference">
    <w:name w:val="annotation reference"/>
    <w:basedOn w:val="DefaultParagraphFont"/>
    <w:uiPriority w:val="99"/>
    <w:semiHidden/>
    <w:unhideWhenUsed/>
    <w:rsid w:val="00535C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35C5D"/>
  </w:style>
  <w:style w:type="character" w:customStyle="1" w:styleId="CommentTextChar">
    <w:name w:val="Comment Text Char"/>
    <w:basedOn w:val="DefaultParagraphFont"/>
    <w:link w:val="CommentText"/>
    <w:uiPriority w:val="99"/>
    <w:rsid w:val="00535C5D"/>
    <w:rPr>
      <w:rFonts w:ascii="Arial" w:hAnsi="Arial"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35C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35C5D"/>
    <w:rPr>
      <w:rFonts w:ascii="Arial" w:hAnsi="Arial"/>
      <w:b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25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2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97850">
      <w:bodyDiv w:val="1"/>
      <w:marLeft w:val="2"/>
      <w:marRight w:val="2"/>
      <w:marTop w:val="1"/>
      <w:marBottom w:val="2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272899">
          <w:marLeft w:val="0"/>
          <w:marRight w:val="0"/>
          <w:marTop w:val="0"/>
          <w:marBottom w:val="0"/>
          <w:divBdr>
            <w:top w:val="none" w:sz="0" w:space="2" w:color="auto"/>
            <w:left w:val="none" w:sz="0" w:space="2" w:color="auto"/>
            <w:bottom w:val="none" w:sz="0" w:space="2" w:color="auto"/>
            <w:right w:val="none" w:sz="0" w:space="2" w:color="auto"/>
          </w:divBdr>
          <w:divsChild>
            <w:div w:id="5902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4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744162">
                      <w:marLeft w:val="4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21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22" Type="http://schemas.microsoft.com/office/2011/relationships/people" Target="peop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3a1576e-cc5a-4b44-902b-55685dc4354d" xsi:nil="true"/>
    <lcf76f155ced4ddcb4097134ff3c332f xmlns="6a5d6d6f-54f3-4441-ab41-59169cc1f342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56893076E5AD4A8D9A6C29746943B6" ma:contentTypeVersion="14" ma:contentTypeDescription="Create a new document." ma:contentTypeScope="" ma:versionID="36d9f7101ca3022fe052181f60c6ad3e">
  <xsd:schema xmlns:xsd="http://www.w3.org/2001/XMLSchema" xmlns:xs="http://www.w3.org/2001/XMLSchema" xmlns:p="http://schemas.microsoft.com/office/2006/metadata/properties" xmlns:ns2="33a1576e-cc5a-4b44-902b-55685dc4354d" xmlns:ns3="6a5d6d6f-54f3-4441-ab41-59169cc1f342" targetNamespace="http://schemas.microsoft.com/office/2006/metadata/properties" ma:root="true" ma:fieldsID="0d932fbee37062385a7e0200a7697b20" ns2:_="" ns3:_="">
    <xsd:import namespace="33a1576e-cc5a-4b44-902b-55685dc4354d"/>
    <xsd:import namespace="6a5d6d6f-54f3-4441-ab41-59169cc1f34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a1576e-cc5a-4b44-902b-55685dc4354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96188ebd-beed-4cf4-b2d3-ef95f0529a34}" ma:internalName="TaxCatchAll" ma:showField="CatchAllData" ma:web="33a1576e-cc5a-4b44-902b-55685dc435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5d6d6f-54f3-4441-ab41-59169cc1f3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903c933-dcc0-44e9-9e4d-b2fd12c9ac9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C65025-986D-47DC-BD29-8E4A4C3184DA}">
  <ds:schemaRefs>
    <ds:schemaRef ds:uri="http://schemas.microsoft.com/office/2006/metadata/properties"/>
    <ds:schemaRef ds:uri="http://schemas.microsoft.com/office/infopath/2007/PartnerControls"/>
    <ds:schemaRef ds:uri="33a1576e-cc5a-4b44-902b-55685dc4354d"/>
    <ds:schemaRef ds:uri="6a5d6d6f-54f3-4441-ab41-59169cc1f342"/>
  </ds:schemaRefs>
</ds:datastoreItem>
</file>

<file path=customXml/itemProps2.xml><?xml version="1.0" encoding="utf-8"?>
<ds:datastoreItem xmlns:ds="http://schemas.openxmlformats.org/officeDocument/2006/customXml" ds:itemID="{50FFCB9E-60A3-4D96-9516-1AD78D3B3B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a1576e-cc5a-4b44-902b-55685dc4354d"/>
    <ds:schemaRef ds:uri="6a5d6d6f-54f3-4441-ab41-59169cc1f3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9E48D7D-D26C-4CDE-A491-B356BACFC62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472B123-5EA4-8843-8ED6-B63EDB0867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262</Words>
  <Characters>1765</Characters>
  <Application>Microsoft Office Word</Application>
  <DocSecurity>0</DocSecurity>
  <Lines>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POLICY STATEMENT</vt:lpstr>
    </vt:vector>
  </TitlesOfParts>
  <Company>c</Company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POLICY STATEMENT</dc:title>
  <dc:subject/>
  <dc:creator>Alan McConnell</dc:creator>
  <cp:keywords/>
  <dc:description/>
  <cp:lastModifiedBy>Penny Patterson</cp:lastModifiedBy>
  <cp:revision>37</cp:revision>
  <cp:lastPrinted>2026-04-09T19:02:00Z</cp:lastPrinted>
  <dcterms:created xsi:type="dcterms:W3CDTF">2022-04-12T21:23:00Z</dcterms:created>
  <dcterms:modified xsi:type="dcterms:W3CDTF">2026-04-09T19:02:00Z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0x0101006C56893076E5AD4A8D9A6C29746943B6</vt:lpwstr>
  </property>
  <property fmtid="{D5CDD505-2E9C-101B-9397-08002B2CF9AE}" pid="3" name="MediaServiceImageTags">
    <vt:lpwstr/>
  </property>
</Properties>
</file>