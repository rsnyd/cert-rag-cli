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9A6E" w14:textId="2812F974" w:rsidR="00B96B7F" w:rsidRPr="00E411F6" w:rsidRDefault="00B96B7F" w:rsidP="00E411F6">
      <w:pPr>
        <w:autoSpaceDE w:val="0"/>
        <w:autoSpaceDN w:val="0"/>
        <w:adjustRightInd w:val="0"/>
        <w:rPr>
          <w:rFonts w:ascii="Calibri" w:hAnsi="Calibri" w:cs="Calibri"/>
          <w:b/>
          <w:sz w:val="24"/>
          <w:szCs w:val="24"/>
          <w:u w:val="single"/>
        </w:rPr>
      </w:pPr>
      <w:r w:rsidRPr="00E411F6">
        <w:rPr>
          <w:rFonts w:ascii="Calibri" w:hAnsi="Calibri" w:cs="Calibri"/>
          <w:b/>
          <w:sz w:val="24"/>
          <w:szCs w:val="24"/>
          <w:u w:val="single"/>
        </w:rPr>
        <w:t>INTRODUCTION</w:t>
      </w:r>
    </w:p>
    <w:p w14:paraId="1DB951FE" w14:textId="77777777" w:rsidR="00B96B7F" w:rsidRPr="00B96B7F" w:rsidRDefault="00B96B7F" w:rsidP="00B96B7F">
      <w:pPr>
        <w:pStyle w:val="NormalWeb"/>
        <w:rPr>
          <w:rFonts w:asciiTheme="minorHAnsi" w:hAnsiTheme="minorHAnsi" w:cstheme="minorHAnsi"/>
        </w:rPr>
      </w:pPr>
      <w:r w:rsidRPr="00B96B7F">
        <w:rPr>
          <w:rFonts w:asciiTheme="minorHAnsi" w:hAnsiTheme="minorHAnsi" w:cstheme="minorHAnsi"/>
        </w:rPr>
        <w:t>Spices, Inc. recognizes that the responsibility for food safety rests with senior site management. We are committed to supplying safe, high-quality food that complies with regulatory and customer requirements, and to ensuring that our Food Safety Fundamentals are fully implemented, maintained, and continually improved.</w:t>
      </w:r>
    </w:p>
    <w:p w14:paraId="698B438E" w14:textId="2EC8B8BF" w:rsidR="00B96B7F" w:rsidRPr="00E411F6" w:rsidRDefault="00B96B7F" w:rsidP="00E411F6">
      <w:pPr>
        <w:autoSpaceDE w:val="0"/>
        <w:autoSpaceDN w:val="0"/>
        <w:adjustRightInd w:val="0"/>
        <w:rPr>
          <w:rFonts w:ascii="Calibri" w:hAnsi="Calibri" w:cs="Calibri"/>
          <w:b/>
          <w:sz w:val="24"/>
          <w:szCs w:val="24"/>
          <w:u w:val="single"/>
        </w:rPr>
      </w:pPr>
      <w:r w:rsidRPr="00E411F6">
        <w:rPr>
          <w:rFonts w:ascii="Calibri" w:hAnsi="Calibri" w:cs="Calibri"/>
          <w:b/>
          <w:sz w:val="24"/>
          <w:szCs w:val="24"/>
          <w:u w:val="single"/>
        </w:rPr>
        <w:t>SCOPE</w:t>
      </w:r>
    </w:p>
    <w:p w14:paraId="1EAB86F7" w14:textId="77777777" w:rsidR="00B96B7F" w:rsidRPr="00B96B7F" w:rsidRDefault="00B96B7F" w:rsidP="00B96B7F">
      <w:pPr>
        <w:pStyle w:val="NormalWeb"/>
        <w:rPr>
          <w:rFonts w:asciiTheme="minorHAnsi" w:hAnsiTheme="minorHAnsi" w:cstheme="minorHAnsi"/>
        </w:rPr>
      </w:pPr>
      <w:r w:rsidRPr="00B96B7F">
        <w:rPr>
          <w:rFonts w:asciiTheme="minorHAnsi" w:hAnsiTheme="minorHAnsi" w:cstheme="minorHAnsi"/>
        </w:rPr>
        <w:t>This policy applies to all site operations, employees, contractors, and visitors who may impact food safety. It establishes management’s responsibility to:</w:t>
      </w:r>
    </w:p>
    <w:p w14:paraId="3565662E" w14:textId="77777777" w:rsidR="00B96B7F" w:rsidRPr="00B96B7F" w:rsidRDefault="00B96B7F" w:rsidP="00B96B7F">
      <w:pPr>
        <w:pStyle w:val="NormalWeb"/>
        <w:numPr>
          <w:ilvl w:val="0"/>
          <w:numId w:val="48"/>
        </w:numPr>
        <w:rPr>
          <w:rFonts w:asciiTheme="minorHAnsi" w:hAnsiTheme="minorHAnsi" w:cstheme="minorHAnsi"/>
        </w:rPr>
      </w:pPr>
      <w:r w:rsidRPr="00B96B7F">
        <w:rPr>
          <w:rFonts w:asciiTheme="minorHAnsi" w:hAnsiTheme="minorHAnsi" w:cstheme="minorHAnsi"/>
        </w:rPr>
        <w:t>Supply safe food that meets customer and regulatory requirements.</w:t>
      </w:r>
    </w:p>
    <w:p w14:paraId="0E0DD23F" w14:textId="77777777" w:rsidR="00B96B7F" w:rsidRPr="00B96B7F" w:rsidRDefault="00B96B7F" w:rsidP="00B96B7F">
      <w:pPr>
        <w:pStyle w:val="NormalWeb"/>
        <w:numPr>
          <w:ilvl w:val="0"/>
          <w:numId w:val="48"/>
        </w:numPr>
        <w:rPr>
          <w:rFonts w:asciiTheme="minorHAnsi" w:hAnsiTheme="minorHAnsi" w:cstheme="minorHAnsi"/>
        </w:rPr>
      </w:pPr>
      <w:r w:rsidRPr="00B96B7F">
        <w:rPr>
          <w:rFonts w:asciiTheme="minorHAnsi" w:hAnsiTheme="minorHAnsi" w:cstheme="minorHAnsi"/>
        </w:rPr>
        <w:t>Implement and maintain the SQF System and Good Manufacturing Practices (GMPs).</w:t>
      </w:r>
    </w:p>
    <w:p w14:paraId="43478511" w14:textId="77777777" w:rsidR="00B96B7F" w:rsidRPr="00B96B7F" w:rsidRDefault="00B96B7F" w:rsidP="00B96B7F">
      <w:pPr>
        <w:pStyle w:val="NormalWeb"/>
        <w:numPr>
          <w:ilvl w:val="0"/>
          <w:numId w:val="48"/>
        </w:numPr>
        <w:rPr>
          <w:rFonts w:asciiTheme="minorHAnsi" w:hAnsiTheme="minorHAnsi" w:cstheme="minorHAnsi"/>
        </w:rPr>
      </w:pPr>
      <w:r w:rsidRPr="00B96B7F">
        <w:rPr>
          <w:rFonts w:asciiTheme="minorHAnsi" w:hAnsiTheme="minorHAnsi" w:cstheme="minorHAnsi"/>
        </w:rPr>
        <w:t>Establish, communicate, and review food safety objectives.</w:t>
      </w:r>
    </w:p>
    <w:p w14:paraId="29C8B046" w14:textId="77777777" w:rsidR="00B96B7F" w:rsidRPr="00B96B7F" w:rsidRDefault="00B96B7F" w:rsidP="00B96B7F">
      <w:pPr>
        <w:pStyle w:val="NormalWeb"/>
        <w:numPr>
          <w:ilvl w:val="0"/>
          <w:numId w:val="48"/>
        </w:numPr>
        <w:rPr>
          <w:rFonts w:asciiTheme="minorHAnsi" w:hAnsiTheme="minorHAnsi" w:cstheme="minorHAnsi"/>
        </w:rPr>
      </w:pPr>
      <w:r w:rsidRPr="00B96B7F">
        <w:rPr>
          <w:rFonts w:asciiTheme="minorHAnsi" w:hAnsiTheme="minorHAnsi" w:cstheme="minorHAnsi"/>
        </w:rPr>
        <w:t>Provide the resources necessary to achieve and sustain food safety goals.</w:t>
      </w:r>
    </w:p>
    <w:p w14:paraId="131F31C4" w14:textId="45A410E1" w:rsidR="00B96B7F" w:rsidRPr="00E411F6" w:rsidRDefault="00B96B7F" w:rsidP="00E411F6">
      <w:pPr>
        <w:autoSpaceDE w:val="0"/>
        <w:autoSpaceDN w:val="0"/>
        <w:adjustRightInd w:val="0"/>
        <w:rPr>
          <w:rFonts w:ascii="Calibri" w:hAnsi="Calibri" w:cs="Calibri"/>
          <w:b/>
          <w:sz w:val="24"/>
          <w:szCs w:val="24"/>
          <w:u w:val="single"/>
        </w:rPr>
      </w:pPr>
      <w:commentRangeStart w:id="0"/>
      <w:r w:rsidRPr="00E411F6">
        <w:rPr>
          <w:rFonts w:ascii="Calibri" w:hAnsi="Calibri" w:cs="Calibri"/>
          <w:b/>
          <w:sz w:val="24"/>
          <w:szCs w:val="24"/>
          <w:u w:val="single"/>
        </w:rPr>
        <w:t>RESPONSIBILITIES</w:t>
      </w:r>
      <w:commentRangeEnd w:id="0"/>
      <w:r w:rsidR="009931C4" w:rsidRPr="00E411F6">
        <w:rPr>
          <w:rStyle w:val="CommentReference"/>
          <w:rFonts w:ascii="Calibri" w:hAnsi="Calibri" w:cs="Calibri"/>
          <w:b/>
          <w:sz w:val="24"/>
          <w:szCs w:val="24"/>
          <w:u w:val="single"/>
        </w:rPr>
        <w:commentReference w:id="0"/>
      </w:r>
    </w:p>
    <w:p w14:paraId="2EC4F8DB" w14:textId="278549CD" w:rsidR="00B96B7F" w:rsidRPr="00B96B7F" w:rsidRDefault="00B96B7F" w:rsidP="00B96B7F">
      <w:pPr>
        <w:pStyle w:val="NormalWeb"/>
        <w:numPr>
          <w:ilvl w:val="0"/>
          <w:numId w:val="49"/>
        </w:numPr>
        <w:rPr>
          <w:rFonts w:asciiTheme="minorHAnsi" w:hAnsiTheme="minorHAnsi" w:cstheme="minorHAnsi"/>
        </w:rPr>
      </w:pPr>
      <w:r w:rsidRPr="00B96B7F">
        <w:rPr>
          <w:rStyle w:val="Strong"/>
          <w:rFonts w:asciiTheme="minorHAnsi" w:hAnsiTheme="minorHAnsi" w:cstheme="minorHAnsi"/>
        </w:rPr>
        <w:t>Senior Site Management</w:t>
      </w:r>
      <w:r w:rsidR="008E4C9F">
        <w:rPr>
          <w:rStyle w:val="Strong"/>
          <w:rFonts w:asciiTheme="minorHAnsi" w:hAnsiTheme="minorHAnsi" w:cstheme="minorHAnsi"/>
        </w:rPr>
        <w:t xml:space="preserve"> will</w:t>
      </w:r>
      <w:r w:rsidRPr="00B96B7F">
        <w:rPr>
          <w:rFonts w:asciiTheme="minorHAnsi" w:hAnsiTheme="minorHAnsi" w:cstheme="minorHAnsi"/>
        </w:rPr>
        <w:t>:</w:t>
      </w:r>
    </w:p>
    <w:p w14:paraId="558BBC6E" w14:textId="2D702521" w:rsidR="00B96B7F" w:rsidRPr="00B96B7F" w:rsidRDefault="009931C4" w:rsidP="00B96B7F">
      <w:pPr>
        <w:pStyle w:val="NormalWeb"/>
        <w:numPr>
          <w:ilvl w:val="1"/>
          <w:numId w:val="49"/>
        </w:numPr>
        <w:rPr>
          <w:rFonts w:asciiTheme="minorHAnsi" w:hAnsiTheme="minorHAnsi" w:cstheme="minorHAnsi"/>
        </w:rPr>
      </w:pPr>
      <w:r>
        <w:rPr>
          <w:rFonts w:asciiTheme="minorHAnsi" w:hAnsiTheme="minorHAnsi" w:cstheme="minorHAnsi"/>
        </w:rPr>
        <w:t>Has a</w:t>
      </w:r>
      <w:r w:rsidR="00B96B7F" w:rsidRPr="00B96B7F">
        <w:rPr>
          <w:rFonts w:asciiTheme="minorHAnsi" w:hAnsiTheme="minorHAnsi" w:cstheme="minorHAnsi"/>
        </w:rPr>
        <w:t>dopt</w:t>
      </w:r>
      <w:r>
        <w:rPr>
          <w:rFonts w:asciiTheme="minorHAnsi" w:hAnsiTheme="minorHAnsi" w:cstheme="minorHAnsi"/>
        </w:rPr>
        <w:t>ed</w:t>
      </w:r>
      <w:r w:rsidR="00B96B7F" w:rsidRPr="00B96B7F">
        <w:rPr>
          <w:rFonts w:asciiTheme="minorHAnsi" w:hAnsiTheme="minorHAnsi" w:cstheme="minorHAnsi"/>
        </w:rPr>
        <w:t xml:space="preserve"> and maintain</w:t>
      </w:r>
      <w:r>
        <w:rPr>
          <w:rFonts w:asciiTheme="minorHAnsi" w:hAnsiTheme="minorHAnsi" w:cstheme="minorHAnsi"/>
        </w:rPr>
        <w:t>s</w:t>
      </w:r>
      <w:r w:rsidR="00B96B7F" w:rsidRPr="00B96B7F">
        <w:rPr>
          <w:rFonts w:asciiTheme="minorHAnsi" w:hAnsiTheme="minorHAnsi" w:cstheme="minorHAnsi"/>
        </w:rPr>
        <w:t xml:space="preserve"> fundamental food safety practices and the requirements of the SQF System.</w:t>
      </w:r>
    </w:p>
    <w:p w14:paraId="6CC89DC0" w14:textId="65E8C23A" w:rsidR="00B96B7F" w:rsidRPr="00B96B7F" w:rsidRDefault="00B96B7F" w:rsidP="00B96B7F">
      <w:pPr>
        <w:pStyle w:val="NormalWeb"/>
        <w:numPr>
          <w:ilvl w:val="1"/>
          <w:numId w:val="49"/>
        </w:numPr>
        <w:rPr>
          <w:rFonts w:asciiTheme="minorHAnsi" w:hAnsiTheme="minorHAnsi" w:cstheme="minorHAnsi"/>
        </w:rPr>
      </w:pPr>
      <w:r w:rsidRPr="00B96B7F">
        <w:rPr>
          <w:rFonts w:asciiTheme="minorHAnsi" w:hAnsiTheme="minorHAnsi" w:cstheme="minorHAnsi"/>
        </w:rPr>
        <w:t>Ensure</w:t>
      </w:r>
      <w:r w:rsidR="009931C4">
        <w:rPr>
          <w:rFonts w:asciiTheme="minorHAnsi" w:hAnsiTheme="minorHAnsi" w:cstheme="minorHAnsi"/>
        </w:rPr>
        <w:t>s</w:t>
      </w:r>
      <w:r w:rsidRPr="00B96B7F">
        <w:rPr>
          <w:rFonts w:asciiTheme="minorHAnsi" w:hAnsiTheme="minorHAnsi" w:cstheme="minorHAnsi"/>
        </w:rPr>
        <w:t xml:space="preserve"> adequate resources (human, financial, and technical) are </w:t>
      </w:r>
      <w:r w:rsidR="009931C4">
        <w:rPr>
          <w:rFonts w:asciiTheme="minorHAnsi" w:hAnsiTheme="minorHAnsi" w:cstheme="minorHAnsi"/>
        </w:rPr>
        <w:t>applied</w:t>
      </w:r>
      <w:r w:rsidR="009931C4" w:rsidRPr="00B96B7F">
        <w:rPr>
          <w:rFonts w:asciiTheme="minorHAnsi" w:hAnsiTheme="minorHAnsi" w:cstheme="minorHAnsi"/>
        </w:rPr>
        <w:t xml:space="preserve"> </w:t>
      </w:r>
      <w:r w:rsidRPr="00B96B7F">
        <w:rPr>
          <w:rFonts w:asciiTheme="minorHAnsi" w:hAnsiTheme="minorHAnsi" w:cstheme="minorHAnsi"/>
        </w:rPr>
        <w:t>to support FSMS development, implementation, and ongoing improvement.</w:t>
      </w:r>
    </w:p>
    <w:p w14:paraId="6758CE20" w14:textId="0F8EC454" w:rsidR="00B96B7F" w:rsidRPr="00B96B7F" w:rsidRDefault="00B96B7F" w:rsidP="00B96B7F">
      <w:pPr>
        <w:pStyle w:val="NormalWeb"/>
        <w:numPr>
          <w:ilvl w:val="1"/>
          <w:numId w:val="49"/>
        </w:numPr>
        <w:rPr>
          <w:rFonts w:asciiTheme="minorHAnsi" w:hAnsiTheme="minorHAnsi" w:cstheme="minorHAnsi"/>
        </w:rPr>
      </w:pPr>
      <w:r w:rsidRPr="00B96B7F">
        <w:rPr>
          <w:rFonts w:asciiTheme="minorHAnsi" w:hAnsiTheme="minorHAnsi" w:cstheme="minorHAnsi"/>
        </w:rPr>
        <w:t>Review</w:t>
      </w:r>
      <w:r w:rsidR="009931C4">
        <w:rPr>
          <w:rFonts w:asciiTheme="minorHAnsi" w:hAnsiTheme="minorHAnsi" w:cstheme="minorHAnsi"/>
        </w:rPr>
        <w:t>s</w:t>
      </w:r>
      <w:r w:rsidRPr="00B96B7F">
        <w:rPr>
          <w:rFonts w:asciiTheme="minorHAnsi" w:hAnsiTheme="minorHAnsi" w:cstheme="minorHAnsi"/>
        </w:rPr>
        <w:t xml:space="preserve"> food safety objectives regularly and drive</w:t>
      </w:r>
      <w:r w:rsidR="009931C4">
        <w:rPr>
          <w:rFonts w:asciiTheme="minorHAnsi" w:hAnsiTheme="minorHAnsi" w:cstheme="minorHAnsi"/>
        </w:rPr>
        <w:t>s</w:t>
      </w:r>
      <w:r w:rsidRPr="00B96B7F">
        <w:rPr>
          <w:rFonts w:asciiTheme="minorHAnsi" w:hAnsiTheme="minorHAnsi" w:cstheme="minorHAnsi"/>
        </w:rPr>
        <w:t xml:space="preserve"> continuous improvement.</w:t>
      </w:r>
    </w:p>
    <w:p w14:paraId="54E899BC" w14:textId="25136AB8" w:rsidR="00B96B7F" w:rsidRPr="00B96B7F" w:rsidRDefault="00B96B7F" w:rsidP="00B96B7F">
      <w:pPr>
        <w:pStyle w:val="NormalWeb"/>
        <w:numPr>
          <w:ilvl w:val="1"/>
          <w:numId w:val="49"/>
        </w:numPr>
        <w:rPr>
          <w:rFonts w:asciiTheme="minorHAnsi" w:hAnsiTheme="minorHAnsi" w:cstheme="minorHAnsi"/>
        </w:rPr>
      </w:pPr>
      <w:r w:rsidRPr="00B96B7F">
        <w:rPr>
          <w:rFonts w:asciiTheme="minorHAnsi" w:hAnsiTheme="minorHAnsi" w:cstheme="minorHAnsi"/>
        </w:rPr>
        <w:t>Document</w:t>
      </w:r>
      <w:r w:rsidR="009931C4">
        <w:rPr>
          <w:rFonts w:asciiTheme="minorHAnsi" w:hAnsiTheme="minorHAnsi" w:cstheme="minorHAnsi"/>
        </w:rPr>
        <w:t>s</w:t>
      </w:r>
      <w:r w:rsidRPr="00B96B7F">
        <w:rPr>
          <w:rFonts w:asciiTheme="minorHAnsi" w:hAnsiTheme="minorHAnsi" w:cstheme="minorHAnsi"/>
        </w:rPr>
        <w:t xml:space="preserve"> and communicate</w:t>
      </w:r>
      <w:r w:rsidR="009931C4">
        <w:rPr>
          <w:rFonts w:asciiTheme="minorHAnsi" w:hAnsiTheme="minorHAnsi" w:cstheme="minorHAnsi"/>
        </w:rPr>
        <w:t>s</w:t>
      </w:r>
      <w:r w:rsidRPr="00B96B7F">
        <w:rPr>
          <w:rFonts w:asciiTheme="minorHAnsi" w:hAnsiTheme="minorHAnsi" w:cstheme="minorHAnsi"/>
        </w:rPr>
        <w:t xml:space="preserve"> the </w:t>
      </w:r>
      <w:commentRangeStart w:id="1"/>
      <w:r w:rsidRPr="00B96B7F">
        <w:rPr>
          <w:rFonts w:asciiTheme="minorHAnsi" w:hAnsiTheme="minorHAnsi" w:cstheme="minorHAnsi"/>
        </w:rPr>
        <w:t xml:space="preserve">reporting structure </w:t>
      </w:r>
      <w:commentRangeEnd w:id="1"/>
      <w:r w:rsidR="009931C4" w:rsidRPr="00B96B7F">
        <w:rPr>
          <w:rStyle w:val="CommentReference"/>
          <w:rFonts w:asciiTheme="minorHAnsi" w:hAnsiTheme="minorHAnsi" w:cstheme="minorHAnsi"/>
          <w:sz w:val="24"/>
          <w:szCs w:val="24"/>
        </w:rPr>
        <w:commentReference w:id="1"/>
      </w:r>
      <w:r w:rsidRPr="00B96B7F">
        <w:rPr>
          <w:rFonts w:asciiTheme="minorHAnsi" w:hAnsiTheme="minorHAnsi" w:cstheme="minorHAnsi"/>
        </w:rPr>
        <w:t>of those responsible for food safety.</w:t>
      </w:r>
    </w:p>
    <w:p w14:paraId="7A5EA1A7" w14:textId="3EFE29DE" w:rsidR="00B96B7F" w:rsidRPr="00B96B7F" w:rsidRDefault="00B96B7F" w:rsidP="00B96B7F">
      <w:pPr>
        <w:pStyle w:val="NormalWeb"/>
        <w:numPr>
          <w:ilvl w:val="1"/>
          <w:numId w:val="49"/>
        </w:numPr>
        <w:rPr>
          <w:rFonts w:asciiTheme="minorHAnsi" w:hAnsiTheme="minorHAnsi" w:cstheme="minorHAnsi"/>
        </w:rPr>
      </w:pPr>
      <w:r w:rsidRPr="00B96B7F">
        <w:rPr>
          <w:rFonts w:asciiTheme="minorHAnsi" w:hAnsiTheme="minorHAnsi" w:cstheme="minorHAnsi"/>
        </w:rPr>
        <w:t>Ensure</w:t>
      </w:r>
      <w:r w:rsidR="009931C4">
        <w:rPr>
          <w:rFonts w:asciiTheme="minorHAnsi" w:hAnsiTheme="minorHAnsi" w:cstheme="minorHAnsi"/>
        </w:rPr>
        <w:t>s</w:t>
      </w:r>
      <w:r w:rsidRPr="00B96B7F">
        <w:rPr>
          <w:rFonts w:asciiTheme="minorHAnsi" w:hAnsiTheme="minorHAnsi" w:cstheme="minorHAnsi"/>
        </w:rPr>
        <w:t xml:space="preserve"> job descriptions clearly outline responsibilities for food safety and designate cover for absences.</w:t>
      </w:r>
    </w:p>
    <w:p w14:paraId="1B6C7423" w14:textId="6DAF7679" w:rsidR="00B96B7F" w:rsidRPr="00B96B7F" w:rsidRDefault="00B96B7F" w:rsidP="004564A0">
      <w:pPr>
        <w:pStyle w:val="NormalWeb"/>
        <w:numPr>
          <w:ilvl w:val="0"/>
          <w:numId w:val="49"/>
        </w:numPr>
        <w:rPr>
          <w:rFonts w:asciiTheme="minorHAnsi" w:hAnsiTheme="minorHAnsi" w:cstheme="minorHAnsi"/>
        </w:rPr>
      </w:pPr>
      <w:r w:rsidRPr="00B96B7F">
        <w:rPr>
          <w:rStyle w:val="Strong"/>
          <w:rFonts w:asciiTheme="minorHAnsi" w:hAnsiTheme="minorHAnsi" w:cstheme="minorHAnsi"/>
        </w:rPr>
        <w:t>Designated Food Safety Personnel</w:t>
      </w:r>
      <w:r w:rsidRPr="00B96B7F">
        <w:rPr>
          <w:rFonts w:asciiTheme="minorHAnsi" w:hAnsiTheme="minorHAnsi" w:cstheme="minorHAnsi"/>
        </w:rPr>
        <w:t>:</w:t>
      </w:r>
      <w:r w:rsidRPr="00B96B7F">
        <w:rPr>
          <w:rFonts w:asciiTheme="minorHAnsi" w:hAnsiTheme="minorHAnsi" w:cstheme="minorHAnsi"/>
        </w:rPr>
        <w:br/>
        <w:t xml:space="preserve">Senior site management </w:t>
      </w:r>
      <w:r w:rsidR="009931C4">
        <w:rPr>
          <w:rFonts w:asciiTheme="minorHAnsi" w:hAnsiTheme="minorHAnsi" w:cstheme="minorHAnsi"/>
        </w:rPr>
        <w:t xml:space="preserve">has </w:t>
      </w:r>
      <w:r w:rsidRPr="00B96B7F">
        <w:rPr>
          <w:rFonts w:asciiTheme="minorHAnsi" w:hAnsiTheme="minorHAnsi" w:cstheme="minorHAnsi"/>
        </w:rPr>
        <w:t>designate</w:t>
      </w:r>
      <w:r w:rsidR="009931C4">
        <w:rPr>
          <w:rFonts w:asciiTheme="minorHAnsi" w:hAnsiTheme="minorHAnsi" w:cstheme="minorHAnsi"/>
        </w:rPr>
        <w:t>d</w:t>
      </w:r>
      <w:r w:rsidRPr="00B96B7F">
        <w:rPr>
          <w:rFonts w:asciiTheme="minorHAnsi" w:hAnsiTheme="minorHAnsi" w:cstheme="minorHAnsi"/>
        </w:rPr>
        <w:t xml:space="preserve"> a responsible person with the authority to:</w:t>
      </w:r>
    </w:p>
    <w:p w14:paraId="2AB02EEB" w14:textId="77777777" w:rsidR="00B96B7F" w:rsidRPr="00B96B7F" w:rsidRDefault="00B96B7F" w:rsidP="004564A0">
      <w:pPr>
        <w:pStyle w:val="NormalWeb"/>
        <w:numPr>
          <w:ilvl w:val="1"/>
          <w:numId w:val="49"/>
        </w:numPr>
        <w:rPr>
          <w:rFonts w:asciiTheme="minorHAnsi" w:hAnsiTheme="minorHAnsi" w:cstheme="minorHAnsi"/>
        </w:rPr>
      </w:pPr>
      <w:r w:rsidRPr="00B96B7F">
        <w:rPr>
          <w:rFonts w:asciiTheme="minorHAnsi" w:hAnsiTheme="minorHAnsi" w:cstheme="minorHAnsi"/>
        </w:rPr>
        <w:t>Lead the development and implementation of GMPs as required in 2.4.2.</w:t>
      </w:r>
    </w:p>
    <w:p w14:paraId="4404BCCC" w14:textId="77777777" w:rsidR="00B96B7F" w:rsidRPr="00B96B7F" w:rsidRDefault="00B96B7F" w:rsidP="004564A0">
      <w:pPr>
        <w:pStyle w:val="NormalWeb"/>
        <w:numPr>
          <w:ilvl w:val="1"/>
          <w:numId w:val="49"/>
        </w:numPr>
        <w:rPr>
          <w:rFonts w:asciiTheme="minorHAnsi" w:hAnsiTheme="minorHAnsi" w:cstheme="minorHAnsi"/>
        </w:rPr>
      </w:pPr>
      <w:r w:rsidRPr="00B96B7F">
        <w:rPr>
          <w:rFonts w:asciiTheme="minorHAnsi" w:hAnsiTheme="minorHAnsi" w:cstheme="minorHAnsi"/>
        </w:rPr>
        <w:t>Oversee the development, implementation, review, and maintenance of the SQF System.</w:t>
      </w:r>
    </w:p>
    <w:p w14:paraId="192B8B4D" w14:textId="77777777" w:rsidR="004564A0" w:rsidRDefault="00B96B7F" w:rsidP="004564A0">
      <w:pPr>
        <w:pStyle w:val="NormalWeb"/>
        <w:numPr>
          <w:ilvl w:val="1"/>
          <w:numId w:val="49"/>
        </w:numPr>
        <w:rPr>
          <w:rFonts w:asciiTheme="minorHAnsi" w:hAnsiTheme="minorHAnsi" w:cstheme="minorHAnsi"/>
        </w:rPr>
      </w:pPr>
      <w:r w:rsidRPr="00B96B7F">
        <w:rPr>
          <w:rFonts w:asciiTheme="minorHAnsi" w:hAnsiTheme="minorHAnsi" w:cstheme="minorHAnsi"/>
        </w:rPr>
        <w:t>Take necessary action to maintain the integrity of the SQF System.</w:t>
      </w:r>
    </w:p>
    <w:p w14:paraId="13B65579" w14:textId="7F60F2BE" w:rsidR="00B96B7F" w:rsidRPr="00023961" w:rsidRDefault="00B96B7F" w:rsidP="008D4836">
      <w:pPr>
        <w:pStyle w:val="NormalWeb"/>
        <w:ind w:firstLine="720"/>
        <w:rPr>
          <w:rFonts w:asciiTheme="minorHAnsi" w:hAnsiTheme="minorHAnsi" w:cstheme="minorHAnsi"/>
        </w:rPr>
      </w:pPr>
      <w:r w:rsidRPr="00023961">
        <w:rPr>
          <w:rFonts w:asciiTheme="minorHAnsi" w:hAnsiTheme="minorHAnsi" w:cstheme="minorHAnsi"/>
        </w:rPr>
        <w:t>The designated person</w:t>
      </w:r>
      <w:r w:rsidR="00E12B80">
        <w:rPr>
          <w:rFonts w:asciiTheme="minorHAnsi" w:hAnsiTheme="minorHAnsi" w:cstheme="minorHAnsi"/>
        </w:rPr>
        <w:t xml:space="preserve"> shall</w:t>
      </w:r>
      <w:r w:rsidRPr="00023961">
        <w:rPr>
          <w:rFonts w:asciiTheme="minorHAnsi" w:hAnsiTheme="minorHAnsi" w:cstheme="minorHAnsi"/>
        </w:rPr>
        <w:t>:</w:t>
      </w:r>
    </w:p>
    <w:p w14:paraId="54F9C378" w14:textId="12630586" w:rsidR="00B96B7F" w:rsidRPr="00B96B7F" w:rsidRDefault="009931C4" w:rsidP="004564A0">
      <w:pPr>
        <w:pStyle w:val="NormalWeb"/>
        <w:numPr>
          <w:ilvl w:val="1"/>
          <w:numId w:val="49"/>
        </w:numPr>
        <w:rPr>
          <w:rFonts w:asciiTheme="minorHAnsi" w:hAnsiTheme="minorHAnsi" w:cstheme="minorHAnsi"/>
        </w:rPr>
      </w:pPr>
      <w:r>
        <w:rPr>
          <w:rFonts w:asciiTheme="minorHAnsi" w:hAnsiTheme="minorHAnsi" w:cstheme="minorHAnsi"/>
        </w:rPr>
        <w:t>Is</w:t>
      </w:r>
      <w:r w:rsidRPr="00B96B7F">
        <w:rPr>
          <w:rFonts w:asciiTheme="minorHAnsi" w:hAnsiTheme="minorHAnsi" w:cstheme="minorHAnsi"/>
        </w:rPr>
        <w:t xml:space="preserve"> </w:t>
      </w:r>
      <w:r w:rsidR="00B96B7F" w:rsidRPr="00B96B7F">
        <w:rPr>
          <w:rFonts w:asciiTheme="minorHAnsi" w:hAnsiTheme="minorHAnsi" w:cstheme="minorHAnsi"/>
        </w:rPr>
        <w:t>fully employed or contracted by Spices, Inc.</w:t>
      </w:r>
    </w:p>
    <w:p w14:paraId="0CCCBB7F" w14:textId="6FAF60F1" w:rsidR="00B96B7F" w:rsidRPr="00B96B7F" w:rsidRDefault="00B96B7F" w:rsidP="004564A0">
      <w:pPr>
        <w:pStyle w:val="NormalWeb"/>
        <w:numPr>
          <w:ilvl w:val="1"/>
          <w:numId w:val="49"/>
        </w:numPr>
        <w:rPr>
          <w:rFonts w:asciiTheme="minorHAnsi" w:hAnsiTheme="minorHAnsi" w:cstheme="minorHAnsi"/>
        </w:rPr>
      </w:pPr>
      <w:r w:rsidRPr="00B96B7F">
        <w:rPr>
          <w:rFonts w:asciiTheme="minorHAnsi" w:hAnsiTheme="minorHAnsi" w:cstheme="minorHAnsi"/>
        </w:rPr>
        <w:t>Hold</w:t>
      </w:r>
      <w:ins w:id="2" w:author="Arlen Keller" w:date="2025-12-06T21:37:00Z" w16du:dateUtc="2025-12-07T02:37:00Z">
        <w:r w:rsidR="009931C4">
          <w:rPr>
            <w:rFonts w:asciiTheme="minorHAnsi" w:hAnsiTheme="minorHAnsi" w:cstheme="minorHAnsi"/>
          </w:rPr>
          <w:t>s</w:t>
        </w:r>
      </w:ins>
      <w:r w:rsidRPr="00B96B7F">
        <w:rPr>
          <w:rFonts w:asciiTheme="minorHAnsi" w:hAnsiTheme="minorHAnsi" w:cstheme="minorHAnsi"/>
        </w:rPr>
        <w:t xml:space="preserve"> a position of responsibility related to food safety management.</w:t>
      </w:r>
    </w:p>
    <w:p w14:paraId="2541B601" w14:textId="4FC2A5E1" w:rsidR="00B96B7F" w:rsidRPr="00B96B7F" w:rsidRDefault="009931C4" w:rsidP="004564A0">
      <w:pPr>
        <w:pStyle w:val="NormalWeb"/>
        <w:numPr>
          <w:ilvl w:val="1"/>
          <w:numId w:val="49"/>
        </w:numPr>
        <w:rPr>
          <w:rFonts w:asciiTheme="minorHAnsi" w:hAnsiTheme="minorHAnsi" w:cstheme="minorHAnsi"/>
        </w:rPr>
      </w:pPr>
      <w:r>
        <w:rPr>
          <w:rFonts w:asciiTheme="minorHAnsi" w:hAnsiTheme="minorHAnsi" w:cstheme="minorHAnsi"/>
        </w:rPr>
        <w:lastRenderedPageBreak/>
        <w:t>Is</w:t>
      </w:r>
      <w:ins w:id="3" w:author="Arlen Keller" w:date="2025-12-06T21:37:00Z" w16du:dateUtc="2025-12-07T02:37:00Z">
        <w:r w:rsidRPr="00B96B7F">
          <w:rPr>
            <w:rFonts w:asciiTheme="minorHAnsi" w:hAnsiTheme="minorHAnsi" w:cstheme="minorHAnsi"/>
          </w:rPr>
          <w:t xml:space="preserve"> </w:t>
        </w:r>
      </w:ins>
      <w:r w:rsidR="00B96B7F" w:rsidRPr="00B96B7F">
        <w:rPr>
          <w:rFonts w:asciiTheme="minorHAnsi" w:hAnsiTheme="minorHAnsi" w:cstheme="minorHAnsi"/>
        </w:rPr>
        <w:t>competent to implement and maintain the Food Safety Fundamentals.</w:t>
      </w:r>
    </w:p>
    <w:p w14:paraId="64F0070C" w14:textId="435659D3" w:rsidR="00B96B7F" w:rsidRPr="00B96B7F" w:rsidRDefault="00B96B7F" w:rsidP="004564A0">
      <w:pPr>
        <w:pStyle w:val="NormalWeb"/>
        <w:numPr>
          <w:ilvl w:val="1"/>
          <w:numId w:val="49"/>
        </w:numPr>
        <w:rPr>
          <w:rFonts w:asciiTheme="minorHAnsi" w:hAnsiTheme="minorHAnsi" w:cstheme="minorHAnsi"/>
        </w:rPr>
      </w:pPr>
      <w:r w:rsidRPr="00B96B7F">
        <w:rPr>
          <w:rFonts w:asciiTheme="minorHAnsi" w:hAnsiTheme="minorHAnsi" w:cstheme="minorHAnsi"/>
        </w:rPr>
        <w:t>Understand</w:t>
      </w:r>
      <w:r w:rsidR="009931C4">
        <w:rPr>
          <w:rFonts w:asciiTheme="minorHAnsi" w:hAnsiTheme="minorHAnsi" w:cstheme="minorHAnsi"/>
        </w:rPr>
        <w:t>s</w:t>
      </w:r>
      <w:r w:rsidRPr="00B96B7F">
        <w:rPr>
          <w:rFonts w:asciiTheme="minorHAnsi" w:hAnsiTheme="minorHAnsi" w:cstheme="minorHAnsi"/>
        </w:rPr>
        <w:t xml:space="preserve"> the SQF Food Safety Fundamentals and requirements relevant to the site’s scope of certification.</w:t>
      </w:r>
    </w:p>
    <w:p w14:paraId="674B4A86" w14:textId="77777777" w:rsidR="00B96B7F" w:rsidRPr="00B96B7F" w:rsidRDefault="00B96B7F" w:rsidP="004564A0">
      <w:pPr>
        <w:pStyle w:val="NormalWeb"/>
        <w:numPr>
          <w:ilvl w:val="0"/>
          <w:numId w:val="49"/>
        </w:numPr>
        <w:rPr>
          <w:rFonts w:asciiTheme="minorHAnsi" w:hAnsiTheme="minorHAnsi" w:cstheme="minorHAnsi"/>
        </w:rPr>
      </w:pPr>
      <w:r w:rsidRPr="00B96B7F">
        <w:rPr>
          <w:rStyle w:val="Strong"/>
          <w:rFonts w:asciiTheme="minorHAnsi" w:hAnsiTheme="minorHAnsi" w:cstheme="minorHAnsi"/>
        </w:rPr>
        <w:t>Food Safety Reporting Structure</w:t>
      </w:r>
      <w:r w:rsidRPr="00B96B7F">
        <w:rPr>
          <w:rFonts w:asciiTheme="minorHAnsi" w:hAnsiTheme="minorHAnsi" w:cstheme="minorHAnsi"/>
        </w:rPr>
        <w:t>:</w:t>
      </w:r>
    </w:p>
    <w:p w14:paraId="4E76D77D" w14:textId="4676E7B6" w:rsidR="00B96B7F" w:rsidRPr="00B96B7F" w:rsidRDefault="00B96B7F" w:rsidP="004564A0">
      <w:pPr>
        <w:pStyle w:val="NormalWeb"/>
        <w:numPr>
          <w:ilvl w:val="1"/>
          <w:numId w:val="49"/>
        </w:numPr>
        <w:rPr>
          <w:rFonts w:asciiTheme="minorHAnsi" w:hAnsiTheme="minorHAnsi" w:cstheme="minorHAnsi"/>
        </w:rPr>
      </w:pPr>
      <w:r w:rsidRPr="00B96B7F">
        <w:rPr>
          <w:rFonts w:asciiTheme="minorHAnsi" w:hAnsiTheme="minorHAnsi" w:cstheme="minorHAnsi"/>
        </w:rPr>
        <w:t xml:space="preserve">The food safety </w:t>
      </w:r>
      <w:commentRangeStart w:id="4"/>
      <w:r w:rsidRPr="00B96B7F">
        <w:rPr>
          <w:rFonts w:asciiTheme="minorHAnsi" w:hAnsiTheme="minorHAnsi" w:cstheme="minorHAnsi"/>
        </w:rPr>
        <w:t xml:space="preserve">reporting structure </w:t>
      </w:r>
      <w:commentRangeEnd w:id="4"/>
      <w:r w:rsidR="009931C4">
        <w:rPr>
          <w:rStyle w:val="CommentReference"/>
          <w:rFonts w:asciiTheme="minorHAnsi" w:hAnsiTheme="minorHAnsi" w:cstheme="minorHAnsi"/>
          <w:sz w:val="24"/>
          <w:szCs w:val="24"/>
        </w:rPr>
        <w:commentReference w:id="4"/>
      </w:r>
      <w:r w:rsidR="00E12B80">
        <w:rPr>
          <w:rFonts w:asciiTheme="minorHAnsi" w:hAnsiTheme="minorHAnsi" w:cstheme="minorHAnsi"/>
        </w:rPr>
        <w:t>shall</w:t>
      </w:r>
      <w:r w:rsidRPr="00B96B7F">
        <w:rPr>
          <w:rFonts w:asciiTheme="minorHAnsi" w:hAnsiTheme="minorHAnsi" w:cstheme="minorHAnsi"/>
        </w:rPr>
        <w:t xml:space="preserve"> be documented and communicated to all employees.</w:t>
      </w:r>
    </w:p>
    <w:p w14:paraId="4035A3F6" w14:textId="04F1EC59" w:rsidR="00B96B7F" w:rsidRPr="00B96B7F" w:rsidRDefault="00B96B7F" w:rsidP="004564A0">
      <w:pPr>
        <w:pStyle w:val="NormalWeb"/>
        <w:numPr>
          <w:ilvl w:val="1"/>
          <w:numId w:val="49"/>
        </w:numPr>
        <w:rPr>
          <w:rFonts w:asciiTheme="minorHAnsi" w:hAnsiTheme="minorHAnsi" w:cstheme="minorHAnsi"/>
        </w:rPr>
      </w:pPr>
      <w:r w:rsidRPr="00B96B7F">
        <w:rPr>
          <w:rFonts w:asciiTheme="minorHAnsi" w:hAnsiTheme="minorHAnsi" w:cstheme="minorHAnsi"/>
        </w:rPr>
        <w:t xml:space="preserve">Key food safety roles, including the designated person and backups, </w:t>
      </w:r>
      <w:r w:rsidR="009931C4">
        <w:rPr>
          <w:rFonts w:asciiTheme="minorHAnsi" w:hAnsiTheme="minorHAnsi" w:cstheme="minorHAnsi"/>
        </w:rPr>
        <w:t>are</w:t>
      </w:r>
      <w:r w:rsidRPr="00B96B7F">
        <w:rPr>
          <w:rFonts w:asciiTheme="minorHAnsi" w:hAnsiTheme="minorHAnsi" w:cstheme="minorHAnsi"/>
        </w:rPr>
        <w:t xml:space="preserve"> clearly defined in job descriptions.</w:t>
      </w:r>
    </w:p>
    <w:p w14:paraId="5E707572" w14:textId="7805CE57" w:rsidR="008F53DE" w:rsidRPr="00B96B7F" w:rsidRDefault="008F53DE" w:rsidP="008F53DE">
      <w:pPr>
        <w:rPr>
          <w:rFonts w:asciiTheme="minorHAnsi" w:eastAsia="Calibri" w:hAnsiTheme="minorHAnsi" w:cstheme="minorHAnsi"/>
          <w:color w:val="231F20"/>
          <w:sz w:val="24"/>
          <w:szCs w:val="24"/>
        </w:rPr>
      </w:pPr>
    </w:p>
    <w:p w14:paraId="51B4B008" w14:textId="2CF953BE" w:rsidR="001D1AC4" w:rsidRDefault="001D1AC4" w:rsidP="00FC6CAC">
      <w:pPr>
        <w:autoSpaceDE w:val="0"/>
        <w:autoSpaceDN w:val="0"/>
        <w:adjustRightInd w:val="0"/>
        <w:rPr>
          <w:rFonts w:ascii="Calibri" w:hAnsi="Calibri" w:cs="Calibri"/>
          <w:bCs/>
          <w:sz w:val="24"/>
          <w:szCs w:val="24"/>
        </w:rPr>
      </w:pPr>
      <w:r>
        <w:rPr>
          <w:rFonts w:ascii="Calibri" w:hAnsi="Calibri" w:cs="Calibri"/>
          <w:b/>
          <w:sz w:val="24"/>
          <w:szCs w:val="24"/>
          <w:u w:val="single"/>
        </w:rPr>
        <w:t>SUPPORTING DOCUMENTATION</w:t>
      </w:r>
      <w:r>
        <w:rPr>
          <w:rFonts w:ascii="Calibri" w:hAnsi="Calibri" w:cs="Calibri"/>
          <w:b/>
          <w:sz w:val="24"/>
          <w:szCs w:val="24"/>
          <w:u w:val="single"/>
        </w:rPr>
        <w:br/>
      </w:r>
      <w:r>
        <w:rPr>
          <w:rFonts w:ascii="Calibri" w:hAnsi="Calibri" w:cs="Calibri"/>
          <w:bCs/>
          <w:sz w:val="24"/>
          <w:szCs w:val="24"/>
        </w:rPr>
        <w:t xml:space="preserve">Management </w:t>
      </w:r>
      <w:r w:rsidR="00E411F6">
        <w:rPr>
          <w:rFonts w:ascii="Calibri" w:hAnsi="Calibri" w:cs="Calibri"/>
          <w:bCs/>
          <w:sz w:val="24"/>
          <w:szCs w:val="24"/>
        </w:rPr>
        <w:t>Review</w:t>
      </w:r>
      <w:r>
        <w:rPr>
          <w:rFonts w:ascii="Calibri" w:hAnsi="Calibri" w:cs="Calibri"/>
          <w:bCs/>
          <w:sz w:val="24"/>
          <w:szCs w:val="24"/>
        </w:rPr>
        <w:t xml:space="preserve"> Policy Statement</w:t>
      </w:r>
    </w:p>
    <w:p w14:paraId="1D652372" w14:textId="26EDA8BF" w:rsidR="0041115D" w:rsidRDefault="0041115D" w:rsidP="00FC6CAC">
      <w:pPr>
        <w:autoSpaceDE w:val="0"/>
        <w:autoSpaceDN w:val="0"/>
        <w:adjustRightInd w:val="0"/>
        <w:rPr>
          <w:rFonts w:ascii="Calibri" w:hAnsi="Calibri" w:cs="Calibri"/>
          <w:bCs/>
          <w:sz w:val="24"/>
          <w:szCs w:val="24"/>
        </w:rPr>
      </w:pPr>
      <w:r>
        <w:rPr>
          <w:rFonts w:ascii="Calibri" w:hAnsi="Calibri" w:cs="Calibri"/>
          <w:bCs/>
          <w:sz w:val="24"/>
          <w:szCs w:val="24"/>
        </w:rPr>
        <w:t>Job Descriptions</w:t>
      </w:r>
    </w:p>
    <w:p w14:paraId="73142864" w14:textId="24F68398" w:rsidR="009931C4" w:rsidRDefault="009931C4" w:rsidP="00FC6CAC">
      <w:pPr>
        <w:autoSpaceDE w:val="0"/>
        <w:autoSpaceDN w:val="0"/>
        <w:adjustRightInd w:val="0"/>
        <w:rPr>
          <w:rFonts w:ascii="Calibri" w:hAnsi="Calibri" w:cs="Calibri"/>
          <w:bCs/>
          <w:sz w:val="24"/>
          <w:szCs w:val="24"/>
        </w:rPr>
      </w:pPr>
      <w:r>
        <w:rPr>
          <w:rFonts w:ascii="Calibri" w:hAnsi="Calibri" w:cs="Calibri"/>
          <w:bCs/>
          <w:sz w:val="24"/>
          <w:szCs w:val="24"/>
        </w:rPr>
        <w:t>Food Safety Reporting Structure</w:t>
      </w:r>
    </w:p>
    <w:p w14:paraId="50F8A378" w14:textId="77777777" w:rsidR="001D1AC4" w:rsidRPr="001D1AC4" w:rsidRDefault="001D1AC4" w:rsidP="00FC6CAC">
      <w:pPr>
        <w:autoSpaceDE w:val="0"/>
        <w:autoSpaceDN w:val="0"/>
        <w:adjustRightInd w:val="0"/>
        <w:rPr>
          <w:rFonts w:ascii="Calibri" w:hAnsi="Calibri" w:cs="Calibri"/>
          <w:bCs/>
          <w:sz w:val="24"/>
          <w:szCs w:val="24"/>
        </w:rPr>
      </w:pPr>
    </w:p>
    <w:p w14:paraId="6E27D6DF" w14:textId="282294D6" w:rsidR="00FC6CAC" w:rsidRPr="00FC6CAC" w:rsidRDefault="00FC6CAC" w:rsidP="00FC6CAC">
      <w:pPr>
        <w:autoSpaceDE w:val="0"/>
        <w:autoSpaceDN w:val="0"/>
        <w:adjustRightInd w:val="0"/>
        <w:rPr>
          <w:rFonts w:ascii="Calibri" w:hAnsi="Calibri" w:cs="Calibri"/>
          <w:sz w:val="24"/>
          <w:szCs w:val="24"/>
          <w:u w:val="single"/>
        </w:rPr>
      </w:pPr>
      <w:r w:rsidRPr="00FC6CAC">
        <w:rPr>
          <w:rFonts w:ascii="Calibri" w:hAnsi="Calibri" w:cs="Calibri"/>
          <w:b/>
          <w:sz w:val="24"/>
          <w:szCs w:val="24"/>
          <w:u w:val="single"/>
        </w:rPr>
        <w:t>DOCUMENT HISTORY</w:t>
      </w:r>
      <w:r w:rsidRPr="00FC6CAC">
        <w:rPr>
          <w:rFonts w:ascii="Calibri" w:hAnsi="Calibri" w:cs="Calibri"/>
          <w:sz w:val="24"/>
          <w:szCs w:val="24"/>
          <w:u w:val="single"/>
        </w:rPr>
        <w:t xml:space="preserve"> </w:t>
      </w:r>
    </w:p>
    <w:p w14:paraId="096B1792" w14:textId="77777777" w:rsidR="00FC6CAC" w:rsidRPr="00FC6CAC" w:rsidRDefault="00FC6CAC" w:rsidP="00FC6CAC">
      <w:pPr>
        <w:autoSpaceDE w:val="0"/>
        <w:autoSpaceDN w:val="0"/>
        <w:adjustRightInd w:val="0"/>
        <w:rPr>
          <w:rFonts w:ascii="Calibri" w:hAnsi="Calibri" w:cs="Calibri"/>
          <w:sz w:val="24"/>
          <w:szCs w:val="24"/>
        </w:rPr>
      </w:pPr>
      <w:r w:rsidRPr="00FC6CAC">
        <w:rPr>
          <w:rFonts w:ascii="Calibri" w:hAnsi="Calibri" w:cs="Calibri"/>
          <w:sz w:val="24"/>
          <w:szCs w:val="24"/>
        </w:rPr>
        <w:t xml:space="preserve">NOTE: Only record </w:t>
      </w:r>
      <w:r w:rsidRPr="00FC6CAC">
        <w:rPr>
          <w:rFonts w:ascii="Calibri" w:hAnsi="Calibri" w:cs="Calibri"/>
          <w:i/>
          <w:sz w:val="24"/>
          <w:szCs w:val="24"/>
        </w:rPr>
        <w:t>revisions</w:t>
      </w:r>
      <w:r w:rsidRPr="00FC6CAC">
        <w:rPr>
          <w:rFonts w:ascii="Calibri" w:hAnsi="Calibri" w:cs="Calibri"/>
          <w:sz w:val="24"/>
          <w:szCs w:val="24"/>
        </w:rPr>
        <w:t xml:space="preserve"> to this document. </w:t>
      </w:r>
      <w:r w:rsidRPr="00FC6CAC">
        <w:rPr>
          <w:rFonts w:ascii="Calibri" w:hAnsi="Calibri" w:cs="Calibri"/>
          <w:i/>
          <w:sz w:val="24"/>
          <w:szCs w:val="24"/>
        </w:rPr>
        <w:t>Reviews</w:t>
      </w:r>
      <w:r w:rsidRPr="00FC6CAC">
        <w:rPr>
          <w:rFonts w:ascii="Calibri" w:hAnsi="Calibri" w:cs="Calibri"/>
          <w:sz w:val="24"/>
          <w:szCs w:val="24"/>
        </w:rPr>
        <w:t xml:space="preserve"> are recorded only in the central Document Register.</w:t>
      </w:r>
    </w:p>
    <w:p w14:paraId="18FA4F35" w14:textId="76A6B1ED" w:rsidR="001E3384" w:rsidRPr="00C933C2" w:rsidRDefault="00FD30E9" w:rsidP="001E3384">
      <w:pPr>
        <w:pStyle w:val="NormalWeb"/>
        <w:rPr>
          <w:rFonts w:asciiTheme="minorHAnsi" w:hAnsiTheme="minorHAnsi" w:cstheme="minorHAnsi"/>
          <w:b/>
          <w:bCs/>
          <w:u w:val="single"/>
        </w:rPr>
      </w:pPr>
      <w:r w:rsidRPr="00FD30E9">
        <w:rPr>
          <w:rFonts w:asciiTheme="minorHAnsi" w:hAnsiTheme="minorHAnsi" w:cstheme="minorHAnsi"/>
          <w:b/>
          <w:bCs/>
          <w:u w:val="single"/>
        </w:rPr>
        <w:t>REFERENCES</w:t>
      </w:r>
      <w:r w:rsidR="00C933C2">
        <w:rPr>
          <w:rFonts w:asciiTheme="minorHAnsi" w:hAnsiTheme="minorHAnsi" w:cstheme="minorHAnsi"/>
          <w:b/>
          <w:bCs/>
          <w:u w:val="single"/>
        </w:rPr>
        <w:br/>
      </w:r>
      <w:r w:rsidR="0085776B" w:rsidRPr="0085776B">
        <w:rPr>
          <w:rFonts w:asciiTheme="minorHAnsi" w:hAnsiTheme="minorHAnsi" w:cstheme="minorHAnsi"/>
        </w:rPr>
        <w:t>SQF Fundamentals for Manufacturing - Intermediate EDITION 1.1</w:t>
      </w:r>
      <w:r w:rsidR="0085776B">
        <w:rPr>
          <w:rFonts w:asciiTheme="minorHAnsi" w:hAnsiTheme="minorHAnsi" w:cstheme="minorHAnsi"/>
        </w:rPr>
        <w:t xml:space="preserve"> </w:t>
      </w:r>
      <w:r w:rsidR="001E3384">
        <w:rPr>
          <w:rFonts w:asciiTheme="minorHAnsi" w:hAnsiTheme="minorHAnsi" w:cstheme="minorHAnsi"/>
        </w:rPr>
        <w:t>/ 2.1 Management Commitment</w:t>
      </w:r>
    </w:p>
    <w:p w14:paraId="1B567B58" w14:textId="77777777" w:rsidR="008F53DE" w:rsidRPr="00E3125D" w:rsidRDefault="008F53DE" w:rsidP="008F53DE">
      <w:pPr>
        <w:rPr>
          <w:rFonts w:asciiTheme="minorHAnsi" w:eastAsia="Calibri" w:hAnsiTheme="minorHAnsi" w:cstheme="minorHAnsi"/>
          <w:color w:val="231F20"/>
          <w:sz w:val="24"/>
          <w:szCs w:val="24"/>
          <w:lang w:val="en-GB"/>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9828E2" w:rsidRPr="00E3125D" w14:paraId="511D019E" w14:textId="77777777">
        <w:tc>
          <w:tcPr>
            <w:tcW w:w="1722" w:type="dxa"/>
          </w:tcPr>
          <w:p w14:paraId="24DFEF6D" w14:textId="77777777" w:rsidR="009828E2" w:rsidRPr="00E3125D" w:rsidRDefault="009828E2">
            <w:pPr>
              <w:jc w:val="center"/>
              <w:rPr>
                <w:rFonts w:asciiTheme="minorHAnsi" w:hAnsiTheme="minorHAnsi" w:cstheme="minorHAnsi"/>
                <w:sz w:val="22"/>
                <w:szCs w:val="22"/>
              </w:rPr>
            </w:pPr>
            <w:r w:rsidRPr="00E3125D">
              <w:rPr>
                <w:rFonts w:asciiTheme="minorHAnsi" w:hAnsiTheme="minorHAnsi" w:cstheme="minorHAnsi"/>
                <w:sz w:val="22"/>
                <w:szCs w:val="22"/>
              </w:rPr>
              <w:t>Revision Date = Version #</w:t>
            </w:r>
          </w:p>
        </w:tc>
        <w:tc>
          <w:tcPr>
            <w:tcW w:w="8208" w:type="dxa"/>
          </w:tcPr>
          <w:p w14:paraId="3DF0F58D" w14:textId="77777777" w:rsidR="009828E2" w:rsidRPr="00E3125D" w:rsidRDefault="009828E2">
            <w:pPr>
              <w:jc w:val="center"/>
              <w:rPr>
                <w:rFonts w:asciiTheme="minorHAnsi" w:hAnsiTheme="minorHAnsi" w:cstheme="minorHAnsi"/>
                <w:sz w:val="22"/>
                <w:szCs w:val="22"/>
              </w:rPr>
            </w:pPr>
          </w:p>
          <w:p w14:paraId="6008EA9A" w14:textId="77777777" w:rsidR="009828E2" w:rsidRPr="00E3125D" w:rsidRDefault="009828E2">
            <w:pPr>
              <w:jc w:val="center"/>
              <w:rPr>
                <w:rFonts w:asciiTheme="minorHAnsi" w:hAnsiTheme="minorHAnsi" w:cstheme="minorHAnsi"/>
                <w:sz w:val="22"/>
                <w:szCs w:val="22"/>
              </w:rPr>
            </w:pPr>
            <w:r w:rsidRPr="00E3125D">
              <w:rPr>
                <w:rFonts w:asciiTheme="minorHAnsi" w:hAnsiTheme="minorHAnsi" w:cstheme="minorHAnsi"/>
                <w:sz w:val="22"/>
                <w:szCs w:val="22"/>
              </w:rPr>
              <w:t>Changes</w:t>
            </w:r>
          </w:p>
        </w:tc>
      </w:tr>
      <w:tr w:rsidR="009828E2" w:rsidRPr="00E3125D" w14:paraId="26B082C9" w14:textId="77777777">
        <w:tc>
          <w:tcPr>
            <w:tcW w:w="1722" w:type="dxa"/>
          </w:tcPr>
          <w:p w14:paraId="60D3E4E9" w14:textId="49CCA895" w:rsidR="009828E2" w:rsidRPr="00E3125D" w:rsidRDefault="001E3384">
            <w:pPr>
              <w:jc w:val="center"/>
              <w:rPr>
                <w:rFonts w:asciiTheme="minorHAnsi" w:hAnsiTheme="minorHAnsi" w:cstheme="minorHAnsi"/>
                <w:sz w:val="22"/>
                <w:szCs w:val="22"/>
              </w:rPr>
            </w:pPr>
            <w:r>
              <w:rPr>
                <w:rFonts w:asciiTheme="minorHAnsi" w:hAnsiTheme="minorHAnsi" w:cstheme="minorHAnsi"/>
                <w:sz w:val="22"/>
                <w:szCs w:val="22"/>
              </w:rPr>
              <w:t>2025-</w:t>
            </w:r>
            <w:ins w:id="5" w:author="Penny Patterson" w:date="2025-12-08T12:36:00Z" w16du:dateUtc="2025-12-08T17:36:00Z">
              <w:r w:rsidR="00A300A5">
                <w:rPr>
                  <w:rFonts w:asciiTheme="minorHAnsi" w:hAnsiTheme="minorHAnsi" w:cstheme="minorHAnsi"/>
                  <w:sz w:val="22"/>
                  <w:szCs w:val="22"/>
                </w:rPr>
                <w:t>12-08</w:t>
              </w:r>
            </w:ins>
          </w:p>
        </w:tc>
        <w:tc>
          <w:tcPr>
            <w:tcW w:w="8208" w:type="dxa"/>
          </w:tcPr>
          <w:p w14:paraId="3C01A8AB" w14:textId="77777777" w:rsidR="009828E2" w:rsidRPr="00E3125D" w:rsidRDefault="009828E2">
            <w:pPr>
              <w:rPr>
                <w:rFonts w:asciiTheme="minorHAnsi" w:hAnsiTheme="minorHAnsi" w:cstheme="minorHAnsi"/>
                <w:sz w:val="22"/>
                <w:szCs w:val="22"/>
              </w:rPr>
            </w:pPr>
            <w:r w:rsidRPr="00E3125D">
              <w:rPr>
                <w:rFonts w:asciiTheme="minorHAnsi" w:hAnsiTheme="minorHAnsi" w:cstheme="minorHAnsi"/>
                <w:sz w:val="22"/>
                <w:szCs w:val="22"/>
              </w:rPr>
              <w:t>New program.</w:t>
            </w:r>
          </w:p>
        </w:tc>
      </w:tr>
    </w:tbl>
    <w:p w14:paraId="57DC41FE" w14:textId="77777777" w:rsidR="00512A52" w:rsidRPr="00E3125D" w:rsidRDefault="00512A52" w:rsidP="008F53DE">
      <w:pPr>
        <w:rPr>
          <w:rFonts w:asciiTheme="minorHAnsi" w:hAnsiTheme="minorHAnsi" w:cstheme="minorHAnsi"/>
        </w:rPr>
      </w:pPr>
    </w:p>
    <w:sectPr w:rsidR="00512A52" w:rsidRPr="00E3125D" w:rsidSect="00F96065">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len Keller" w:date="2025-12-06T21:33:00Z" w:initials="AK">
    <w:p w14:paraId="6E628A60" w14:textId="77777777" w:rsidR="009931C4" w:rsidRDefault="009931C4" w:rsidP="009931C4">
      <w:pPr>
        <w:pStyle w:val="CommentText"/>
      </w:pPr>
      <w:r>
        <w:rPr>
          <w:rStyle w:val="CommentReference"/>
        </w:rPr>
        <w:annotationRef/>
      </w:r>
      <w:r>
        <w:t xml:space="preserve">General comment: “will” implies future actions. Consider using active voice...defining what your </w:t>
      </w:r>
      <w:r>
        <w:rPr>
          <w:b/>
          <w:bCs/>
          <w:u w:val="single"/>
        </w:rPr>
        <w:t>are</w:t>
      </w:r>
      <w:r>
        <w:t xml:space="preserve"> doing, not what you </w:t>
      </w:r>
      <w:r>
        <w:rPr>
          <w:b/>
          <w:bCs/>
          <w:u w:val="single"/>
        </w:rPr>
        <w:t>plan</w:t>
      </w:r>
      <w:r>
        <w:t xml:space="preserve"> to do. Try to avoid shall and will. The SQF Code is giving the shalls, you need to explain the what and how. TO an auditor it will look like you just copied the SQF Code, not developed and “</w:t>
      </w:r>
      <w:r>
        <w:rPr>
          <w:b/>
          <w:bCs/>
          <w:u w:val="single"/>
        </w:rPr>
        <w:t>implemented</w:t>
      </w:r>
      <w:r>
        <w:t>” a system. If it is a true “Policy”, the shall or will are OK because a Policy is setting direction. Anything else is typically a procedure defining the process you have put in place.</w:t>
      </w:r>
    </w:p>
    <w:p w14:paraId="556366A8" w14:textId="77777777" w:rsidR="009931C4" w:rsidRDefault="009931C4" w:rsidP="009931C4">
      <w:pPr>
        <w:pStyle w:val="CommentText"/>
      </w:pPr>
    </w:p>
    <w:p w14:paraId="61661684" w14:textId="77777777" w:rsidR="009931C4" w:rsidRDefault="009931C4" w:rsidP="009931C4">
      <w:pPr>
        <w:pStyle w:val="CommentText"/>
      </w:pPr>
      <w:r>
        <w:t>Ex:</w:t>
      </w:r>
    </w:p>
    <w:p w14:paraId="247ABDD7" w14:textId="77777777" w:rsidR="009931C4" w:rsidRDefault="009931C4" w:rsidP="009931C4">
      <w:pPr>
        <w:pStyle w:val="CommentText"/>
        <w:numPr>
          <w:ilvl w:val="0"/>
          <w:numId w:val="54"/>
        </w:numPr>
      </w:pPr>
      <w:r>
        <w:t>Senior Site Management</w:t>
      </w:r>
    </w:p>
    <w:p w14:paraId="13D1AC90" w14:textId="77777777" w:rsidR="009931C4" w:rsidRDefault="009931C4" w:rsidP="009931C4">
      <w:pPr>
        <w:pStyle w:val="CommentText"/>
        <w:numPr>
          <w:ilvl w:val="0"/>
          <w:numId w:val="55"/>
        </w:numPr>
      </w:pPr>
      <w:r>
        <w:rPr>
          <w:b/>
          <w:bCs/>
          <w:color w:val="C00000"/>
        </w:rPr>
        <w:t>Has adopted and maintains</w:t>
      </w:r>
      <w:r>
        <w:t xml:space="preserve"> food safety practices and the requirements of the SQF System.</w:t>
      </w:r>
    </w:p>
    <w:p w14:paraId="6DD5C06A" w14:textId="77777777" w:rsidR="009931C4" w:rsidRDefault="009931C4" w:rsidP="009931C4">
      <w:pPr>
        <w:pStyle w:val="CommentText"/>
        <w:numPr>
          <w:ilvl w:val="0"/>
          <w:numId w:val="55"/>
        </w:numPr>
      </w:pPr>
      <w:r>
        <w:rPr>
          <w:b/>
          <w:bCs/>
          <w:color w:val="C00000"/>
        </w:rPr>
        <w:t>Ensures</w:t>
      </w:r>
      <w:r>
        <w:t xml:space="preserve"> adequate resources (human, financial, and technical) are </w:t>
      </w:r>
      <w:r>
        <w:rPr>
          <w:b/>
          <w:bCs/>
          <w:color w:val="C00000"/>
        </w:rPr>
        <w:t>applied</w:t>
      </w:r>
      <w:r>
        <w:t xml:space="preserve"> to support FSMS development, implementation, and ongoing improvement.</w:t>
      </w:r>
    </w:p>
    <w:p w14:paraId="36EF4659" w14:textId="77777777" w:rsidR="009931C4" w:rsidRDefault="009931C4" w:rsidP="009931C4">
      <w:pPr>
        <w:pStyle w:val="CommentText"/>
      </w:pPr>
      <w:r>
        <w:t>Etc., etc.</w:t>
      </w:r>
    </w:p>
  </w:comment>
  <w:comment w:id="1" w:author="Arlen Keller" w:date="2025-12-06T21:36:00Z" w:initials="AK">
    <w:p w14:paraId="2BA90927" w14:textId="77777777" w:rsidR="009931C4" w:rsidRDefault="009931C4" w:rsidP="009931C4">
      <w:pPr>
        <w:pStyle w:val="CommentText"/>
      </w:pPr>
      <w:r>
        <w:rPr>
          <w:rStyle w:val="CommentReference"/>
        </w:rPr>
        <w:annotationRef/>
      </w:r>
      <w:r>
        <w:t>Do you have a Reporting Structure document as stated?</w:t>
      </w:r>
    </w:p>
  </w:comment>
  <w:comment w:id="4" w:author="Arlen Keller" w:date="2025-12-06T21:40:00Z" w:initials="AK">
    <w:p w14:paraId="6074BADF" w14:textId="77777777" w:rsidR="009931C4" w:rsidRDefault="009931C4" w:rsidP="009931C4">
      <w:pPr>
        <w:pStyle w:val="CommentText"/>
      </w:pPr>
      <w:r>
        <w:rPr>
          <w:rStyle w:val="CommentReference"/>
        </w:rPr>
        <w:annotationRef/>
      </w:r>
      <w:r>
        <w:t>See comment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EF4659" w15:done="1"/>
  <w15:commentEx w15:paraId="2BA90927" w15:done="1"/>
  <w15:commentEx w15:paraId="6074BAD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799E85" w16cex:dateUtc="2025-12-07T02:33:00Z"/>
  <w16cex:commentExtensible w16cex:durableId="57F3A9F4" w16cex:dateUtc="2025-12-07T02:36:00Z"/>
  <w16cex:commentExtensible w16cex:durableId="336C95BF" w16cex:dateUtc="2025-12-07T0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EF4659" w16cid:durableId="70799E85"/>
  <w16cid:commentId w16cid:paraId="2BA90927" w16cid:durableId="57F3A9F4"/>
  <w16cid:commentId w16cid:paraId="6074BADF" w16cid:durableId="336C95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050C0" w14:textId="77777777" w:rsidR="005753C5" w:rsidRDefault="005753C5">
      <w:r>
        <w:separator/>
      </w:r>
    </w:p>
  </w:endnote>
  <w:endnote w:type="continuationSeparator" w:id="0">
    <w:p w14:paraId="0A69FC38" w14:textId="77777777" w:rsidR="005753C5" w:rsidRDefault="005753C5">
      <w:r>
        <w:continuationSeparator/>
      </w:r>
    </w:p>
  </w:endnote>
  <w:endnote w:type="continuationNotice" w:id="1">
    <w:p w14:paraId="04F83027" w14:textId="77777777" w:rsidR="005753C5" w:rsidRDefault="00575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0B87" w14:textId="77777777" w:rsidR="005753C5" w:rsidRDefault="005753C5">
      <w:r>
        <w:separator/>
      </w:r>
    </w:p>
  </w:footnote>
  <w:footnote w:type="continuationSeparator" w:id="0">
    <w:p w14:paraId="312B2A16" w14:textId="77777777" w:rsidR="005753C5" w:rsidRDefault="005753C5">
      <w:r>
        <w:continuationSeparator/>
      </w:r>
    </w:p>
  </w:footnote>
  <w:footnote w:type="continuationNotice" w:id="1">
    <w:p w14:paraId="2054F742" w14:textId="77777777" w:rsidR="005753C5" w:rsidRDefault="00575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32815241" w:rsidR="00F14BE9" w:rsidRDefault="00390965" w:rsidP="00F14BE9">
          <w:pPr>
            <w:jc w:val="center"/>
            <w:rPr>
              <w:rFonts w:ascii="Calibri" w:hAnsi="Calibri" w:cs="Calibri"/>
              <w:color w:val="auto"/>
              <w:sz w:val="22"/>
              <w:szCs w:val="22"/>
            </w:rPr>
          </w:pPr>
          <w:r w:rsidRPr="008F53DE">
            <w:rPr>
              <w:rFonts w:ascii="Calibri" w:hAnsi="Calibri" w:cs="Calibr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F14BE9">
            <w:rPr>
              <w:rFonts w:ascii="Calibri" w:hAnsi="Calibri" w:cs="Calibri"/>
              <w:color w:val="auto"/>
              <w:sz w:val="22"/>
              <w:szCs w:val="22"/>
            </w:rPr>
            <w:t>315 Point Township Dr</w:t>
          </w:r>
        </w:p>
        <w:p w14:paraId="1ADEFBAE" w14:textId="35D895D5" w:rsidR="00F14BE9" w:rsidRPr="008F53DE" w:rsidRDefault="00F14BE9" w:rsidP="00F14BE9">
          <w:pPr>
            <w:jc w:val="center"/>
            <w:rPr>
              <w:rFonts w:ascii="Calibri" w:hAnsi="Calibri" w:cs="Calibri"/>
              <w:color w:val="auto"/>
              <w:sz w:val="22"/>
              <w:szCs w:val="22"/>
            </w:rPr>
          </w:pPr>
          <w:r>
            <w:rPr>
              <w:rFonts w:ascii="Calibri" w:hAnsi="Calibri" w:cs="Calibri"/>
              <w:color w:val="auto"/>
              <w:sz w:val="22"/>
              <w:szCs w:val="22"/>
            </w:rPr>
            <w:t>Northumberland Pa 17857</w:t>
          </w:r>
        </w:p>
        <w:p w14:paraId="7FB9D9A0" w14:textId="3A417858" w:rsidR="00B24E2B" w:rsidRPr="008F53DE" w:rsidRDefault="00B24E2B" w:rsidP="00E27D77">
          <w:pPr>
            <w:jc w:val="center"/>
            <w:rPr>
              <w:rFonts w:ascii="Calibri" w:hAnsi="Calibri" w:cs="Calibr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51DDD7C7" w:rsidR="00B24E2B" w:rsidRPr="0066470D" w:rsidRDefault="00C035F3" w:rsidP="005A79B2">
          <w:pPr>
            <w:jc w:val="center"/>
            <w:rPr>
              <w:rFonts w:ascii="Calibri" w:hAnsi="Calibri"/>
              <w:b/>
              <w:bCs/>
              <w:color w:val="auto"/>
              <w:sz w:val="24"/>
              <w:szCs w:val="24"/>
            </w:rPr>
          </w:pPr>
          <w:r>
            <w:rPr>
              <w:rFonts w:ascii="Calibri" w:hAnsi="Calibri"/>
              <w:b/>
              <w:bCs/>
              <w:color w:val="auto"/>
              <w:sz w:val="24"/>
              <w:szCs w:val="24"/>
            </w:rPr>
            <w:t xml:space="preserve">MC </w:t>
          </w:r>
          <w:r w:rsidR="008F53DE" w:rsidRPr="008F53DE">
            <w:rPr>
              <w:rFonts w:ascii="Calibri" w:hAnsi="Calibri"/>
              <w:b/>
              <w:bCs/>
              <w:color w:val="auto"/>
              <w:sz w:val="24"/>
              <w:szCs w:val="24"/>
            </w:rPr>
            <w:t>2.1.</w:t>
          </w:r>
          <w:r w:rsidR="005D3026">
            <w:rPr>
              <w:rFonts w:ascii="Calibri" w:hAnsi="Calibri"/>
              <w:b/>
              <w:bCs/>
              <w:color w:val="auto"/>
              <w:sz w:val="24"/>
              <w:szCs w:val="24"/>
            </w:rPr>
            <w:t>2</w:t>
          </w:r>
          <w:r w:rsidR="008F53DE" w:rsidRPr="008F53DE">
            <w:rPr>
              <w:rFonts w:ascii="Calibri" w:hAnsi="Calibri"/>
              <w:b/>
              <w:bCs/>
              <w:color w:val="auto"/>
              <w:sz w:val="24"/>
              <w:szCs w:val="24"/>
            </w:rPr>
            <w:t xml:space="preserve"> Management </w:t>
          </w:r>
          <w:r w:rsidR="005D3026">
            <w:rPr>
              <w:rFonts w:ascii="Calibri" w:hAnsi="Calibri"/>
              <w:b/>
              <w:bCs/>
              <w:color w:val="auto"/>
              <w:sz w:val="24"/>
              <w:szCs w:val="24"/>
            </w:rPr>
            <w:t>Responsibility</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5446DA00" w:rsidR="00B24E2B" w:rsidRPr="00B368FA" w:rsidRDefault="00C035F3" w:rsidP="005A79B2">
          <w:pPr>
            <w:rPr>
              <w:rFonts w:ascii="Calibri" w:hAnsi="Calibri" w:cs="Calibri"/>
              <w:sz w:val="22"/>
              <w:szCs w:val="22"/>
            </w:rPr>
          </w:pPr>
          <w:r>
            <w:rPr>
              <w:rFonts w:ascii="Calibri" w:hAnsi="Calibri" w:cs="Calibri"/>
              <w:sz w:val="22"/>
              <w:szCs w:val="22"/>
            </w:rPr>
            <w:t xml:space="preserve">MC </w:t>
          </w:r>
          <w:r w:rsidR="008F53DE">
            <w:rPr>
              <w:rFonts w:ascii="Calibri" w:hAnsi="Calibri" w:cs="Calibri"/>
              <w:sz w:val="22"/>
              <w:szCs w:val="22"/>
            </w:rPr>
            <w:t>2.1.</w:t>
          </w:r>
          <w:r w:rsidR="00662FAF">
            <w:rPr>
              <w:rFonts w:ascii="Calibri" w:hAnsi="Calibri" w:cs="Calibri"/>
              <w:sz w:val="22"/>
              <w:szCs w:val="22"/>
            </w:rPr>
            <w:t>2</w:t>
          </w:r>
          <w:r w:rsidR="008F53DE">
            <w:rPr>
              <w:rFonts w:ascii="Calibri" w:hAnsi="Calibri" w:cs="Calibri"/>
              <w:sz w:val="22"/>
              <w:szCs w:val="22"/>
            </w:rPr>
            <w:t xml:space="preserve"> Management </w:t>
          </w:r>
          <w:r w:rsidR="005D3026">
            <w:rPr>
              <w:rFonts w:ascii="Calibri" w:hAnsi="Calibri" w:cs="Calibri"/>
              <w:sz w:val="22"/>
              <w:szCs w:val="22"/>
            </w:rPr>
            <w:t>Responsibility</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28377054" w:rsidR="00F14BE9" w:rsidRPr="0066470D" w:rsidRDefault="00A300A5" w:rsidP="005A79B2">
          <w:pPr>
            <w:rPr>
              <w:rFonts w:ascii="Calibri" w:hAnsi="Calibri"/>
              <w:color w:val="auto"/>
              <w:sz w:val="22"/>
              <w:szCs w:val="22"/>
            </w:rPr>
          </w:pPr>
          <w:ins w:id="6" w:author="Penny Patterson" w:date="2025-12-08T12:36:00Z" w16du:dateUtc="2025-12-08T17:36:00Z">
            <w:r>
              <w:rPr>
                <w:rFonts w:ascii="Calibri" w:hAnsi="Calibri"/>
                <w:color w:val="auto"/>
                <w:sz w:val="22"/>
                <w:szCs w:val="22"/>
              </w:rPr>
              <w:t>12/08/25</w:t>
            </w:r>
          </w:ins>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D74DB"/>
    <w:multiLevelType w:val="multilevel"/>
    <w:tmpl w:val="8B72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263DC"/>
    <w:multiLevelType w:val="hybridMultilevel"/>
    <w:tmpl w:val="771CF66E"/>
    <w:lvl w:ilvl="0" w:tplc="87A0A8DA">
      <w:start w:val="1"/>
      <w:numFmt w:val="decimal"/>
      <w:lvlText w:val="%1."/>
      <w:lvlJc w:val="left"/>
      <w:pPr>
        <w:ind w:left="1020" w:hanging="360"/>
      </w:pPr>
    </w:lvl>
    <w:lvl w:ilvl="1" w:tplc="40C086F8">
      <w:start w:val="1"/>
      <w:numFmt w:val="decimal"/>
      <w:lvlText w:val="%2."/>
      <w:lvlJc w:val="left"/>
      <w:pPr>
        <w:ind w:left="1020" w:hanging="360"/>
      </w:pPr>
    </w:lvl>
    <w:lvl w:ilvl="2" w:tplc="6E94B9BC">
      <w:start w:val="1"/>
      <w:numFmt w:val="decimal"/>
      <w:lvlText w:val="%3."/>
      <w:lvlJc w:val="left"/>
      <w:pPr>
        <w:ind w:left="1020" w:hanging="360"/>
      </w:pPr>
    </w:lvl>
    <w:lvl w:ilvl="3" w:tplc="CF2A3474">
      <w:start w:val="1"/>
      <w:numFmt w:val="decimal"/>
      <w:lvlText w:val="%4."/>
      <w:lvlJc w:val="left"/>
      <w:pPr>
        <w:ind w:left="1020" w:hanging="360"/>
      </w:pPr>
    </w:lvl>
    <w:lvl w:ilvl="4" w:tplc="D86E6CCA">
      <w:start w:val="1"/>
      <w:numFmt w:val="decimal"/>
      <w:lvlText w:val="%5."/>
      <w:lvlJc w:val="left"/>
      <w:pPr>
        <w:ind w:left="1020" w:hanging="360"/>
      </w:pPr>
    </w:lvl>
    <w:lvl w:ilvl="5" w:tplc="F06850C6">
      <w:start w:val="1"/>
      <w:numFmt w:val="decimal"/>
      <w:lvlText w:val="%6."/>
      <w:lvlJc w:val="left"/>
      <w:pPr>
        <w:ind w:left="1020" w:hanging="360"/>
      </w:pPr>
    </w:lvl>
    <w:lvl w:ilvl="6" w:tplc="46849FAA">
      <w:start w:val="1"/>
      <w:numFmt w:val="decimal"/>
      <w:lvlText w:val="%7."/>
      <w:lvlJc w:val="left"/>
      <w:pPr>
        <w:ind w:left="1020" w:hanging="360"/>
      </w:pPr>
    </w:lvl>
    <w:lvl w:ilvl="7" w:tplc="C2861316">
      <w:start w:val="1"/>
      <w:numFmt w:val="decimal"/>
      <w:lvlText w:val="%8."/>
      <w:lvlJc w:val="left"/>
      <w:pPr>
        <w:ind w:left="1020" w:hanging="360"/>
      </w:pPr>
    </w:lvl>
    <w:lvl w:ilvl="8" w:tplc="72D82DF0">
      <w:start w:val="1"/>
      <w:numFmt w:val="decimal"/>
      <w:lvlText w:val="%9."/>
      <w:lvlJc w:val="left"/>
      <w:pPr>
        <w:ind w:left="1020" w:hanging="360"/>
      </w:pPr>
    </w:lvl>
  </w:abstractNum>
  <w:abstractNum w:abstractNumId="4" w15:restartNumberingAfterBreak="0">
    <w:nsid w:val="09011F8F"/>
    <w:multiLevelType w:val="multilevel"/>
    <w:tmpl w:val="DBC6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8954A7"/>
    <w:multiLevelType w:val="multilevel"/>
    <w:tmpl w:val="A70A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E8F3996"/>
    <w:multiLevelType w:val="multilevel"/>
    <w:tmpl w:val="C1C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96625"/>
    <w:multiLevelType w:val="hybridMultilevel"/>
    <w:tmpl w:val="AA82A87C"/>
    <w:lvl w:ilvl="0" w:tplc="45C88B78">
      <w:start w:val="1"/>
      <w:numFmt w:val="bullet"/>
      <w:lvlText w:val=""/>
      <w:lvlJc w:val="left"/>
      <w:pPr>
        <w:ind w:left="720" w:hanging="360"/>
      </w:pPr>
      <w:rPr>
        <w:rFonts w:ascii="Symbol" w:hAnsi="Symbol"/>
      </w:rPr>
    </w:lvl>
    <w:lvl w:ilvl="1" w:tplc="076AC38E">
      <w:start w:val="1"/>
      <w:numFmt w:val="bullet"/>
      <w:lvlText w:val=""/>
      <w:lvlJc w:val="left"/>
      <w:pPr>
        <w:ind w:left="720" w:hanging="360"/>
      </w:pPr>
      <w:rPr>
        <w:rFonts w:ascii="Symbol" w:hAnsi="Symbol"/>
      </w:rPr>
    </w:lvl>
    <w:lvl w:ilvl="2" w:tplc="959A9F6A">
      <w:start w:val="1"/>
      <w:numFmt w:val="bullet"/>
      <w:lvlText w:val=""/>
      <w:lvlJc w:val="left"/>
      <w:pPr>
        <w:ind w:left="720" w:hanging="360"/>
      </w:pPr>
      <w:rPr>
        <w:rFonts w:ascii="Symbol" w:hAnsi="Symbol"/>
      </w:rPr>
    </w:lvl>
    <w:lvl w:ilvl="3" w:tplc="46384172">
      <w:start w:val="1"/>
      <w:numFmt w:val="bullet"/>
      <w:lvlText w:val=""/>
      <w:lvlJc w:val="left"/>
      <w:pPr>
        <w:ind w:left="720" w:hanging="360"/>
      </w:pPr>
      <w:rPr>
        <w:rFonts w:ascii="Symbol" w:hAnsi="Symbol"/>
      </w:rPr>
    </w:lvl>
    <w:lvl w:ilvl="4" w:tplc="071641E6">
      <w:start w:val="1"/>
      <w:numFmt w:val="bullet"/>
      <w:lvlText w:val=""/>
      <w:lvlJc w:val="left"/>
      <w:pPr>
        <w:ind w:left="720" w:hanging="360"/>
      </w:pPr>
      <w:rPr>
        <w:rFonts w:ascii="Symbol" w:hAnsi="Symbol"/>
      </w:rPr>
    </w:lvl>
    <w:lvl w:ilvl="5" w:tplc="65E814AC">
      <w:start w:val="1"/>
      <w:numFmt w:val="bullet"/>
      <w:lvlText w:val=""/>
      <w:lvlJc w:val="left"/>
      <w:pPr>
        <w:ind w:left="720" w:hanging="360"/>
      </w:pPr>
      <w:rPr>
        <w:rFonts w:ascii="Symbol" w:hAnsi="Symbol"/>
      </w:rPr>
    </w:lvl>
    <w:lvl w:ilvl="6" w:tplc="64D81CFE">
      <w:start w:val="1"/>
      <w:numFmt w:val="bullet"/>
      <w:lvlText w:val=""/>
      <w:lvlJc w:val="left"/>
      <w:pPr>
        <w:ind w:left="720" w:hanging="360"/>
      </w:pPr>
      <w:rPr>
        <w:rFonts w:ascii="Symbol" w:hAnsi="Symbol"/>
      </w:rPr>
    </w:lvl>
    <w:lvl w:ilvl="7" w:tplc="8C66CC36">
      <w:start w:val="1"/>
      <w:numFmt w:val="bullet"/>
      <w:lvlText w:val=""/>
      <w:lvlJc w:val="left"/>
      <w:pPr>
        <w:ind w:left="720" w:hanging="360"/>
      </w:pPr>
      <w:rPr>
        <w:rFonts w:ascii="Symbol" w:hAnsi="Symbol"/>
      </w:rPr>
    </w:lvl>
    <w:lvl w:ilvl="8" w:tplc="F2344DE6">
      <w:start w:val="1"/>
      <w:numFmt w:val="bullet"/>
      <w:lvlText w:val=""/>
      <w:lvlJc w:val="left"/>
      <w:pPr>
        <w:ind w:left="720" w:hanging="360"/>
      </w:pPr>
      <w:rPr>
        <w:rFonts w:ascii="Symbol" w:hAnsi="Symbol"/>
      </w:rPr>
    </w:lvl>
  </w:abstractNum>
  <w:abstractNum w:abstractNumId="10" w15:restartNumberingAfterBreak="0">
    <w:nsid w:val="100825C7"/>
    <w:multiLevelType w:val="multilevel"/>
    <w:tmpl w:val="046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9E1FDC"/>
    <w:multiLevelType w:val="multilevel"/>
    <w:tmpl w:val="014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B41C83"/>
    <w:multiLevelType w:val="hybridMultilevel"/>
    <w:tmpl w:val="1AFE0B50"/>
    <w:lvl w:ilvl="0" w:tplc="60AC34D4">
      <w:start w:val="1"/>
      <w:numFmt w:val="bullet"/>
      <w:lvlText w:val=""/>
      <w:lvlJc w:val="left"/>
      <w:pPr>
        <w:ind w:left="1020" w:hanging="360"/>
      </w:pPr>
      <w:rPr>
        <w:rFonts w:ascii="Symbol" w:hAnsi="Symbol"/>
      </w:rPr>
    </w:lvl>
    <w:lvl w:ilvl="1" w:tplc="378A2C76">
      <w:start w:val="1"/>
      <w:numFmt w:val="bullet"/>
      <w:lvlText w:val=""/>
      <w:lvlJc w:val="left"/>
      <w:pPr>
        <w:ind w:left="1020" w:hanging="360"/>
      </w:pPr>
      <w:rPr>
        <w:rFonts w:ascii="Symbol" w:hAnsi="Symbol"/>
      </w:rPr>
    </w:lvl>
    <w:lvl w:ilvl="2" w:tplc="EF3426C2">
      <w:start w:val="1"/>
      <w:numFmt w:val="bullet"/>
      <w:lvlText w:val=""/>
      <w:lvlJc w:val="left"/>
      <w:pPr>
        <w:ind w:left="1020" w:hanging="360"/>
      </w:pPr>
      <w:rPr>
        <w:rFonts w:ascii="Symbol" w:hAnsi="Symbol"/>
      </w:rPr>
    </w:lvl>
    <w:lvl w:ilvl="3" w:tplc="58BEEE7E">
      <w:start w:val="1"/>
      <w:numFmt w:val="bullet"/>
      <w:lvlText w:val=""/>
      <w:lvlJc w:val="left"/>
      <w:pPr>
        <w:ind w:left="1020" w:hanging="360"/>
      </w:pPr>
      <w:rPr>
        <w:rFonts w:ascii="Symbol" w:hAnsi="Symbol"/>
      </w:rPr>
    </w:lvl>
    <w:lvl w:ilvl="4" w:tplc="DEA85246">
      <w:start w:val="1"/>
      <w:numFmt w:val="bullet"/>
      <w:lvlText w:val=""/>
      <w:lvlJc w:val="left"/>
      <w:pPr>
        <w:ind w:left="1020" w:hanging="360"/>
      </w:pPr>
      <w:rPr>
        <w:rFonts w:ascii="Symbol" w:hAnsi="Symbol"/>
      </w:rPr>
    </w:lvl>
    <w:lvl w:ilvl="5" w:tplc="9E3A8F1A">
      <w:start w:val="1"/>
      <w:numFmt w:val="bullet"/>
      <w:lvlText w:val=""/>
      <w:lvlJc w:val="left"/>
      <w:pPr>
        <w:ind w:left="1020" w:hanging="360"/>
      </w:pPr>
      <w:rPr>
        <w:rFonts w:ascii="Symbol" w:hAnsi="Symbol"/>
      </w:rPr>
    </w:lvl>
    <w:lvl w:ilvl="6" w:tplc="621C49E4">
      <w:start w:val="1"/>
      <w:numFmt w:val="bullet"/>
      <w:lvlText w:val=""/>
      <w:lvlJc w:val="left"/>
      <w:pPr>
        <w:ind w:left="1020" w:hanging="360"/>
      </w:pPr>
      <w:rPr>
        <w:rFonts w:ascii="Symbol" w:hAnsi="Symbol"/>
      </w:rPr>
    </w:lvl>
    <w:lvl w:ilvl="7" w:tplc="1FEAC270">
      <w:start w:val="1"/>
      <w:numFmt w:val="bullet"/>
      <w:lvlText w:val=""/>
      <w:lvlJc w:val="left"/>
      <w:pPr>
        <w:ind w:left="1020" w:hanging="360"/>
      </w:pPr>
      <w:rPr>
        <w:rFonts w:ascii="Symbol" w:hAnsi="Symbol"/>
      </w:rPr>
    </w:lvl>
    <w:lvl w:ilvl="8" w:tplc="FFAE6178">
      <w:start w:val="1"/>
      <w:numFmt w:val="bullet"/>
      <w:lvlText w:val=""/>
      <w:lvlJc w:val="left"/>
      <w:pPr>
        <w:ind w:left="1020" w:hanging="360"/>
      </w:pPr>
      <w:rPr>
        <w:rFonts w:ascii="Symbol" w:hAnsi="Symbol"/>
      </w:rPr>
    </w:lvl>
  </w:abstractNum>
  <w:abstractNum w:abstractNumId="16" w15:restartNumberingAfterBreak="0">
    <w:nsid w:val="1D3D76C9"/>
    <w:multiLevelType w:val="multilevel"/>
    <w:tmpl w:val="B9D4AAB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98408D"/>
    <w:multiLevelType w:val="hybridMultilevel"/>
    <w:tmpl w:val="2CD442EE"/>
    <w:lvl w:ilvl="0" w:tplc="0E18164E">
      <w:start w:val="1"/>
      <w:numFmt w:val="bullet"/>
      <w:lvlText w:val=""/>
      <w:lvlJc w:val="left"/>
      <w:pPr>
        <w:ind w:left="720" w:hanging="360"/>
      </w:pPr>
      <w:rPr>
        <w:rFonts w:ascii="Symbol" w:hAnsi="Symbol"/>
      </w:rPr>
    </w:lvl>
    <w:lvl w:ilvl="1" w:tplc="1ADE3468">
      <w:start w:val="1"/>
      <w:numFmt w:val="bullet"/>
      <w:lvlText w:val=""/>
      <w:lvlJc w:val="left"/>
      <w:pPr>
        <w:ind w:left="720" w:hanging="360"/>
      </w:pPr>
      <w:rPr>
        <w:rFonts w:ascii="Symbol" w:hAnsi="Symbol"/>
      </w:rPr>
    </w:lvl>
    <w:lvl w:ilvl="2" w:tplc="DF2C41DA">
      <w:start w:val="1"/>
      <w:numFmt w:val="bullet"/>
      <w:lvlText w:val=""/>
      <w:lvlJc w:val="left"/>
      <w:pPr>
        <w:ind w:left="720" w:hanging="360"/>
      </w:pPr>
      <w:rPr>
        <w:rFonts w:ascii="Symbol" w:hAnsi="Symbol"/>
      </w:rPr>
    </w:lvl>
    <w:lvl w:ilvl="3" w:tplc="CB1EDCFC">
      <w:start w:val="1"/>
      <w:numFmt w:val="bullet"/>
      <w:lvlText w:val=""/>
      <w:lvlJc w:val="left"/>
      <w:pPr>
        <w:ind w:left="720" w:hanging="360"/>
      </w:pPr>
      <w:rPr>
        <w:rFonts w:ascii="Symbol" w:hAnsi="Symbol"/>
      </w:rPr>
    </w:lvl>
    <w:lvl w:ilvl="4" w:tplc="5BBA570A">
      <w:start w:val="1"/>
      <w:numFmt w:val="bullet"/>
      <w:lvlText w:val=""/>
      <w:lvlJc w:val="left"/>
      <w:pPr>
        <w:ind w:left="720" w:hanging="360"/>
      </w:pPr>
      <w:rPr>
        <w:rFonts w:ascii="Symbol" w:hAnsi="Symbol"/>
      </w:rPr>
    </w:lvl>
    <w:lvl w:ilvl="5" w:tplc="79EAAAEE">
      <w:start w:val="1"/>
      <w:numFmt w:val="bullet"/>
      <w:lvlText w:val=""/>
      <w:lvlJc w:val="left"/>
      <w:pPr>
        <w:ind w:left="720" w:hanging="360"/>
      </w:pPr>
      <w:rPr>
        <w:rFonts w:ascii="Symbol" w:hAnsi="Symbol"/>
      </w:rPr>
    </w:lvl>
    <w:lvl w:ilvl="6" w:tplc="0444E7F2">
      <w:start w:val="1"/>
      <w:numFmt w:val="bullet"/>
      <w:lvlText w:val=""/>
      <w:lvlJc w:val="left"/>
      <w:pPr>
        <w:ind w:left="720" w:hanging="360"/>
      </w:pPr>
      <w:rPr>
        <w:rFonts w:ascii="Symbol" w:hAnsi="Symbol"/>
      </w:rPr>
    </w:lvl>
    <w:lvl w:ilvl="7" w:tplc="E33049F8">
      <w:start w:val="1"/>
      <w:numFmt w:val="bullet"/>
      <w:lvlText w:val=""/>
      <w:lvlJc w:val="left"/>
      <w:pPr>
        <w:ind w:left="720" w:hanging="360"/>
      </w:pPr>
      <w:rPr>
        <w:rFonts w:ascii="Symbol" w:hAnsi="Symbol"/>
      </w:rPr>
    </w:lvl>
    <w:lvl w:ilvl="8" w:tplc="25663D6C">
      <w:start w:val="1"/>
      <w:numFmt w:val="bullet"/>
      <w:lvlText w:val=""/>
      <w:lvlJc w:val="left"/>
      <w:pPr>
        <w:ind w:left="720" w:hanging="360"/>
      </w:pPr>
      <w:rPr>
        <w:rFonts w:ascii="Symbol" w:hAnsi="Symbol"/>
      </w:rPr>
    </w:lvl>
  </w:abstractNum>
  <w:abstractNum w:abstractNumId="20"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1FC40E4"/>
    <w:multiLevelType w:val="hybridMultilevel"/>
    <w:tmpl w:val="56383B34"/>
    <w:lvl w:ilvl="0" w:tplc="8760062C">
      <w:start w:val="1"/>
      <w:numFmt w:val="decimal"/>
      <w:lvlText w:val="%1."/>
      <w:lvlJc w:val="left"/>
      <w:pPr>
        <w:ind w:left="1020" w:hanging="360"/>
      </w:pPr>
    </w:lvl>
    <w:lvl w:ilvl="1" w:tplc="2C0651C4">
      <w:start w:val="1"/>
      <w:numFmt w:val="decimal"/>
      <w:lvlText w:val="%2."/>
      <w:lvlJc w:val="left"/>
      <w:pPr>
        <w:ind w:left="1020" w:hanging="360"/>
      </w:pPr>
    </w:lvl>
    <w:lvl w:ilvl="2" w:tplc="27B25990">
      <w:start w:val="1"/>
      <w:numFmt w:val="decimal"/>
      <w:lvlText w:val="%3."/>
      <w:lvlJc w:val="left"/>
      <w:pPr>
        <w:ind w:left="1020" w:hanging="360"/>
      </w:pPr>
    </w:lvl>
    <w:lvl w:ilvl="3" w:tplc="492801EA">
      <w:start w:val="1"/>
      <w:numFmt w:val="decimal"/>
      <w:lvlText w:val="%4."/>
      <w:lvlJc w:val="left"/>
      <w:pPr>
        <w:ind w:left="1020" w:hanging="360"/>
      </w:pPr>
    </w:lvl>
    <w:lvl w:ilvl="4" w:tplc="F05811E8">
      <w:start w:val="1"/>
      <w:numFmt w:val="decimal"/>
      <w:lvlText w:val="%5."/>
      <w:lvlJc w:val="left"/>
      <w:pPr>
        <w:ind w:left="1020" w:hanging="360"/>
      </w:pPr>
    </w:lvl>
    <w:lvl w:ilvl="5" w:tplc="3F88B31C">
      <w:start w:val="1"/>
      <w:numFmt w:val="decimal"/>
      <w:lvlText w:val="%6."/>
      <w:lvlJc w:val="left"/>
      <w:pPr>
        <w:ind w:left="1020" w:hanging="360"/>
      </w:pPr>
    </w:lvl>
    <w:lvl w:ilvl="6" w:tplc="E542979C">
      <w:start w:val="1"/>
      <w:numFmt w:val="decimal"/>
      <w:lvlText w:val="%7."/>
      <w:lvlJc w:val="left"/>
      <w:pPr>
        <w:ind w:left="1020" w:hanging="360"/>
      </w:pPr>
    </w:lvl>
    <w:lvl w:ilvl="7" w:tplc="B7941D9E">
      <w:start w:val="1"/>
      <w:numFmt w:val="decimal"/>
      <w:lvlText w:val="%8."/>
      <w:lvlJc w:val="left"/>
      <w:pPr>
        <w:ind w:left="1020" w:hanging="360"/>
      </w:pPr>
    </w:lvl>
    <w:lvl w:ilvl="8" w:tplc="B414E0F4">
      <w:start w:val="1"/>
      <w:numFmt w:val="decimal"/>
      <w:lvlText w:val="%9."/>
      <w:lvlJc w:val="left"/>
      <w:pPr>
        <w:ind w:left="1020" w:hanging="360"/>
      </w:pPr>
    </w:lvl>
  </w:abstractNum>
  <w:abstractNum w:abstractNumId="26"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D2A2282"/>
    <w:multiLevelType w:val="multilevel"/>
    <w:tmpl w:val="189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E04737"/>
    <w:multiLevelType w:val="multilevel"/>
    <w:tmpl w:val="B6B4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7D5CC9"/>
    <w:multiLevelType w:val="multilevel"/>
    <w:tmpl w:val="86B4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36"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40"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EE63139"/>
    <w:multiLevelType w:val="hybridMultilevel"/>
    <w:tmpl w:val="39142432"/>
    <w:lvl w:ilvl="0" w:tplc="06DEE338">
      <w:start w:val="1"/>
      <w:numFmt w:val="decimal"/>
      <w:lvlText w:val="%1."/>
      <w:lvlJc w:val="left"/>
      <w:pPr>
        <w:ind w:left="1020" w:hanging="360"/>
      </w:pPr>
    </w:lvl>
    <w:lvl w:ilvl="1" w:tplc="7C9E3A86">
      <w:start w:val="1"/>
      <w:numFmt w:val="decimal"/>
      <w:lvlText w:val="%2."/>
      <w:lvlJc w:val="left"/>
      <w:pPr>
        <w:ind w:left="1020" w:hanging="360"/>
      </w:pPr>
    </w:lvl>
    <w:lvl w:ilvl="2" w:tplc="A7527400">
      <w:start w:val="1"/>
      <w:numFmt w:val="decimal"/>
      <w:lvlText w:val="%3."/>
      <w:lvlJc w:val="left"/>
      <w:pPr>
        <w:ind w:left="1020" w:hanging="360"/>
      </w:pPr>
    </w:lvl>
    <w:lvl w:ilvl="3" w:tplc="89CE341E">
      <w:start w:val="1"/>
      <w:numFmt w:val="decimal"/>
      <w:lvlText w:val="%4."/>
      <w:lvlJc w:val="left"/>
      <w:pPr>
        <w:ind w:left="1020" w:hanging="360"/>
      </w:pPr>
    </w:lvl>
    <w:lvl w:ilvl="4" w:tplc="D4F8CBBE">
      <w:start w:val="1"/>
      <w:numFmt w:val="decimal"/>
      <w:lvlText w:val="%5."/>
      <w:lvlJc w:val="left"/>
      <w:pPr>
        <w:ind w:left="1020" w:hanging="360"/>
      </w:pPr>
    </w:lvl>
    <w:lvl w:ilvl="5" w:tplc="DAEE9E6E">
      <w:start w:val="1"/>
      <w:numFmt w:val="decimal"/>
      <w:lvlText w:val="%6."/>
      <w:lvlJc w:val="left"/>
      <w:pPr>
        <w:ind w:left="1020" w:hanging="360"/>
      </w:pPr>
    </w:lvl>
    <w:lvl w:ilvl="6" w:tplc="70A4BCE8">
      <w:start w:val="1"/>
      <w:numFmt w:val="decimal"/>
      <w:lvlText w:val="%7."/>
      <w:lvlJc w:val="left"/>
      <w:pPr>
        <w:ind w:left="1020" w:hanging="360"/>
      </w:pPr>
    </w:lvl>
    <w:lvl w:ilvl="7" w:tplc="944A878C">
      <w:start w:val="1"/>
      <w:numFmt w:val="decimal"/>
      <w:lvlText w:val="%8."/>
      <w:lvlJc w:val="left"/>
      <w:pPr>
        <w:ind w:left="1020" w:hanging="360"/>
      </w:pPr>
    </w:lvl>
    <w:lvl w:ilvl="8" w:tplc="A140AA94">
      <w:start w:val="1"/>
      <w:numFmt w:val="decimal"/>
      <w:lvlText w:val="%9."/>
      <w:lvlJc w:val="left"/>
      <w:pPr>
        <w:ind w:left="1020" w:hanging="360"/>
      </w:pPr>
    </w:lvl>
  </w:abstractNum>
  <w:abstractNum w:abstractNumId="46" w15:restartNumberingAfterBreak="0">
    <w:nsid w:val="6FF564C9"/>
    <w:multiLevelType w:val="multilevel"/>
    <w:tmpl w:val="797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F055C7"/>
    <w:multiLevelType w:val="multilevel"/>
    <w:tmpl w:val="FD28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E678F5"/>
    <w:multiLevelType w:val="multilevel"/>
    <w:tmpl w:val="64A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3156DE"/>
    <w:multiLevelType w:val="multilevel"/>
    <w:tmpl w:val="BA2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35"/>
  </w:num>
  <w:num w:numId="2" w16cid:durableId="342585067">
    <w:abstractNumId w:val="39"/>
  </w:num>
  <w:num w:numId="3" w16cid:durableId="323439066">
    <w:abstractNumId w:val="34"/>
  </w:num>
  <w:num w:numId="4" w16cid:durableId="1622608280">
    <w:abstractNumId w:val="13"/>
  </w:num>
  <w:num w:numId="5" w16cid:durableId="252975491">
    <w:abstractNumId w:val="11"/>
  </w:num>
  <w:num w:numId="6" w16cid:durableId="1906600213">
    <w:abstractNumId w:val="40"/>
  </w:num>
  <w:num w:numId="7" w16cid:durableId="2051958243">
    <w:abstractNumId w:val="54"/>
  </w:num>
  <w:num w:numId="8" w16cid:durableId="2037273784">
    <w:abstractNumId w:val="24"/>
  </w:num>
  <w:num w:numId="9" w16cid:durableId="1255823844">
    <w:abstractNumId w:val="41"/>
  </w:num>
  <w:num w:numId="10" w16cid:durableId="346060841">
    <w:abstractNumId w:val="22"/>
  </w:num>
  <w:num w:numId="11" w16cid:durableId="1433168523">
    <w:abstractNumId w:val="14"/>
  </w:num>
  <w:num w:numId="12" w16cid:durableId="1920946959">
    <w:abstractNumId w:val="5"/>
  </w:num>
  <w:num w:numId="13" w16cid:durableId="1029374730">
    <w:abstractNumId w:val="20"/>
  </w:num>
  <w:num w:numId="14" w16cid:durableId="819999672">
    <w:abstractNumId w:val="18"/>
  </w:num>
  <w:num w:numId="15" w16cid:durableId="652299058">
    <w:abstractNumId w:val="32"/>
  </w:num>
  <w:num w:numId="16" w16cid:durableId="1304578134">
    <w:abstractNumId w:val="37"/>
  </w:num>
  <w:num w:numId="17" w16cid:durableId="1384670203">
    <w:abstractNumId w:val="47"/>
  </w:num>
  <w:num w:numId="18" w16cid:durableId="254871154">
    <w:abstractNumId w:val="23"/>
  </w:num>
  <w:num w:numId="19" w16cid:durableId="429471899">
    <w:abstractNumId w:val="31"/>
  </w:num>
  <w:num w:numId="20" w16cid:durableId="1781606046">
    <w:abstractNumId w:val="17"/>
  </w:num>
  <w:num w:numId="21" w16cid:durableId="467819272">
    <w:abstractNumId w:val="26"/>
  </w:num>
  <w:num w:numId="22" w16cid:durableId="1459299141">
    <w:abstractNumId w:val="42"/>
  </w:num>
  <w:num w:numId="23" w16cid:durableId="1809543791">
    <w:abstractNumId w:val="49"/>
  </w:num>
  <w:num w:numId="24" w16cid:durableId="78522186">
    <w:abstractNumId w:val="1"/>
  </w:num>
  <w:num w:numId="25" w16cid:durableId="1034111923">
    <w:abstractNumId w:val="44"/>
  </w:num>
  <w:num w:numId="26" w16cid:durableId="180360488">
    <w:abstractNumId w:val="33"/>
  </w:num>
  <w:num w:numId="27" w16cid:durableId="513878971">
    <w:abstractNumId w:val="21"/>
  </w:num>
  <w:num w:numId="28" w16cid:durableId="594246576">
    <w:abstractNumId w:val="28"/>
  </w:num>
  <w:num w:numId="29" w16cid:durableId="17197311">
    <w:abstractNumId w:val="0"/>
  </w:num>
  <w:num w:numId="30" w16cid:durableId="881478068">
    <w:abstractNumId w:val="48"/>
  </w:num>
  <w:num w:numId="31" w16cid:durableId="936672454">
    <w:abstractNumId w:val="43"/>
  </w:num>
  <w:num w:numId="32" w16cid:durableId="421533499">
    <w:abstractNumId w:val="38"/>
  </w:num>
  <w:num w:numId="33" w16cid:durableId="1734624899">
    <w:abstractNumId w:val="53"/>
  </w:num>
  <w:num w:numId="34" w16cid:durableId="1276214944">
    <w:abstractNumId w:val="36"/>
  </w:num>
  <w:num w:numId="35" w16cid:durableId="559512844">
    <w:abstractNumId w:val="7"/>
  </w:num>
  <w:num w:numId="36" w16cid:durableId="1606963892">
    <w:abstractNumId w:val="50"/>
  </w:num>
  <w:num w:numId="37" w16cid:durableId="1242448184">
    <w:abstractNumId w:val="52"/>
  </w:num>
  <w:num w:numId="38" w16cid:durableId="362369117">
    <w:abstractNumId w:val="30"/>
  </w:num>
  <w:num w:numId="39" w16cid:durableId="1544710678">
    <w:abstractNumId w:val="27"/>
  </w:num>
  <w:num w:numId="40" w16cid:durableId="402915734">
    <w:abstractNumId w:val="8"/>
  </w:num>
  <w:num w:numId="41" w16cid:durableId="467208305">
    <w:abstractNumId w:val="4"/>
  </w:num>
  <w:num w:numId="42" w16cid:durableId="253636413">
    <w:abstractNumId w:val="10"/>
  </w:num>
  <w:num w:numId="43" w16cid:durableId="743918423">
    <w:abstractNumId w:val="51"/>
  </w:num>
  <w:num w:numId="44" w16cid:durableId="940722704">
    <w:abstractNumId w:val="6"/>
  </w:num>
  <w:num w:numId="45" w16cid:durableId="545800209">
    <w:abstractNumId w:val="12"/>
  </w:num>
  <w:num w:numId="46" w16cid:durableId="502166417">
    <w:abstractNumId w:val="2"/>
  </w:num>
  <w:num w:numId="47" w16cid:durableId="1339962197">
    <w:abstractNumId w:val="29"/>
  </w:num>
  <w:num w:numId="48" w16cid:durableId="682972546">
    <w:abstractNumId w:val="46"/>
  </w:num>
  <w:num w:numId="49" w16cid:durableId="410468018">
    <w:abstractNumId w:val="16"/>
  </w:num>
  <w:num w:numId="50" w16cid:durableId="1408264866">
    <w:abstractNumId w:val="25"/>
  </w:num>
  <w:num w:numId="51" w16cid:durableId="1213152812">
    <w:abstractNumId w:val="15"/>
  </w:num>
  <w:num w:numId="52" w16cid:durableId="1451516044">
    <w:abstractNumId w:val="3"/>
  </w:num>
  <w:num w:numId="53" w16cid:durableId="2041316123">
    <w:abstractNumId w:val="9"/>
  </w:num>
  <w:num w:numId="54" w16cid:durableId="748115108">
    <w:abstractNumId w:val="45"/>
  </w:num>
  <w:num w:numId="55" w16cid:durableId="193089238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11B9"/>
    <w:rsid w:val="00015E5D"/>
    <w:rsid w:val="00016B35"/>
    <w:rsid w:val="000173FA"/>
    <w:rsid w:val="00023961"/>
    <w:rsid w:val="00023A6E"/>
    <w:rsid w:val="000250BB"/>
    <w:rsid w:val="00030A91"/>
    <w:rsid w:val="00031003"/>
    <w:rsid w:val="00046C5F"/>
    <w:rsid w:val="0004733A"/>
    <w:rsid w:val="00060C52"/>
    <w:rsid w:val="00063D6F"/>
    <w:rsid w:val="000748C2"/>
    <w:rsid w:val="000826BD"/>
    <w:rsid w:val="000838CB"/>
    <w:rsid w:val="00085E12"/>
    <w:rsid w:val="00093FC1"/>
    <w:rsid w:val="000A033A"/>
    <w:rsid w:val="000C3DFB"/>
    <w:rsid w:val="000C4DBF"/>
    <w:rsid w:val="000C5195"/>
    <w:rsid w:val="000E076B"/>
    <w:rsid w:val="000E1F57"/>
    <w:rsid w:val="000E5771"/>
    <w:rsid w:val="000E753E"/>
    <w:rsid w:val="000E7DF9"/>
    <w:rsid w:val="000F2A4B"/>
    <w:rsid w:val="000F650D"/>
    <w:rsid w:val="0010158A"/>
    <w:rsid w:val="00101B29"/>
    <w:rsid w:val="00106B38"/>
    <w:rsid w:val="00110795"/>
    <w:rsid w:val="00111A0F"/>
    <w:rsid w:val="00120C95"/>
    <w:rsid w:val="001252DB"/>
    <w:rsid w:val="00125CC0"/>
    <w:rsid w:val="00127DF3"/>
    <w:rsid w:val="00135663"/>
    <w:rsid w:val="00135869"/>
    <w:rsid w:val="0014552F"/>
    <w:rsid w:val="00145C63"/>
    <w:rsid w:val="00151E5E"/>
    <w:rsid w:val="00153A0B"/>
    <w:rsid w:val="00155A51"/>
    <w:rsid w:val="00160A7B"/>
    <w:rsid w:val="00172A59"/>
    <w:rsid w:val="00173C6B"/>
    <w:rsid w:val="00177A35"/>
    <w:rsid w:val="00183E0A"/>
    <w:rsid w:val="00184332"/>
    <w:rsid w:val="00184BFE"/>
    <w:rsid w:val="0018745A"/>
    <w:rsid w:val="00187E5C"/>
    <w:rsid w:val="001A22D8"/>
    <w:rsid w:val="001A4700"/>
    <w:rsid w:val="001A4A69"/>
    <w:rsid w:val="001A6359"/>
    <w:rsid w:val="001B57D6"/>
    <w:rsid w:val="001C2028"/>
    <w:rsid w:val="001C5395"/>
    <w:rsid w:val="001C6AEB"/>
    <w:rsid w:val="001C762C"/>
    <w:rsid w:val="001D10A0"/>
    <w:rsid w:val="001D1AC4"/>
    <w:rsid w:val="001D4B90"/>
    <w:rsid w:val="001D56CE"/>
    <w:rsid w:val="001D7DBD"/>
    <w:rsid w:val="001E030C"/>
    <w:rsid w:val="001E3384"/>
    <w:rsid w:val="001F16DC"/>
    <w:rsid w:val="001F1B09"/>
    <w:rsid w:val="001F42B4"/>
    <w:rsid w:val="001F606C"/>
    <w:rsid w:val="00206719"/>
    <w:rsid w:val="002211F2"/>
    <w:rsid w:val="00222069"/>
    <w:rsid w:val="00226655"/>
    <w:rsid w:val="00232343"/>
    <w:rsid w:val="00233108"/>
    <w:rsid w:val="00252605"/>
    <w:rsid w:val="0025567D"/>
    <w:rsid w:val="0025756B"/>
    <w:rsid w:val="00277CB2"/>
    <w:rsid w:val="00280A98"/>
    <w:rsid w:val="002920BB"/>
    <w:rsid w:val="002A2587"/>
    <w:rsid w:val="002B5B44"/>
    <w:rsid w:val="002C1A37"/>
    <w:rsid w:val="002C1F31"/>
    <w:rsid w:val="002D1B2C"/>
    <w:rsid w:val="002D1CEE"/>
    <w:rsid w:val="002D45E7"/>
    <w:rsid w:val="002E271B"/>
    <w:rsid w:val="002E7946"/>
    <w:rsid w:val="002F28A9"/>
    <w:rsid w:val="00317F22"/>
    <w:rsid w:val="00324C53"/>
    <w:rsid w:val="0034769E"/>
    <w:rsid w:val="0035095C"/>
    <w:rsid w:val="00351E25"/>
    <w:rsid w:val="00364498"/>
    <w:rsid w:val="00364E80"/>
    <w:rsid w:val="00365C13"/>
    <w:rsid w:val="003717A2"/>
    <w:rsid w:val="003721AF"/>
    <w:rsid w:val="00380778"/>
    <w:rsid w:val="00390965"/>
    <w:rsid w:val="00397926"/>
    <w:rsid w:val="003A5CE5"/>
    <w:rsid w:val="003B3036"/>
    <w:rsid w:val="003B50E2"/>
    <w:rsid w:val="003B7B02"/>
    <w:rsid w:val="003C1E5F"/>
    <w:rsid w:val="003C4A4A"/>
    <w:rsid w:val="003E17D2"/>
    <w:rsid w:val="003E784E"/>
    <w:rsid w:val="003F1E0C"/>
    <w:rsid w:val="003F44B1"/>
    <w:rsid w:val="003F7B66"/>
    <w:rsid w:val="003F7C16"/>
    <w:rsid w:val="0040047C"/>
    <w:rsid w:val="00400FAF"/>
    <w:rsid w:val="0041115D"/>
    <w:rsid w:val="00414D25"/>
    <w:rsid w:val="00417159"/>
    <w:rsid w:val="00417538"/>
    <w:rsid w:val="00423B51"/>
    <w:rsid w:val="0042563B"/>
    <w:rsid w:val="00426ADC"/>
    <w:rsid w:val="00431EC6"/>
    <w:rsid w:val="00450A01"/>
    <w:rsid w:val="004564A0"/>
    <w:rsid w:val="00463194"/>
    <w:rsid w:val="004670C8"/>
    <w:rsid w:val="00467EB0"/>
    <w:rsid w:val="004A3C89"/>
    <w:rsid w:val="004B24F3"/>
    <w:rsid w:val="004C6FCC"/>
    <w:rsid w:val="004D5181"/>
    <w:rsid w:val="004E51DD"/>
    <w:rsid w:val="004E567E"/>
    <w:rsid w:val="004F0369"/>
    <w:rsid w:val="004F27FD"/>
    <w:rsid w:val="00512A52"/>
    <w:rsid w:val="00522432"/>
    <w:rsid w:val="00522D80"/>
    <w:rsid w:val="00527C2F"/>
    <w:rsid w:val="005353DC"/>
    <w:rsid w:val="00535B3C"/>
    <w:rsid w:val="0054390F"/>
    <w:rsid w:val="0054526A"/>
    <w:rsid w:val="00551DD9"/>
    <w:rsid w:val="005548EB"/>
    <w:rsid w:val="005559F2"/>
    <w:rsid w:val="00557FAE"/>
    <w:rsid w:val="00564148"/>
    <w:rsid w:val="00573E35"/>
    <w:rsid w:val="005753C5"/>
    <w:rsid w:val="00587155"/>
    <w:rsid w:val="00592548"/>
    <w:rsid w:val="0059549A"/>
    <w:rsid w:val="0059683B"/>
    <w:rsid w:val="005A3C66"/>
    <w:rsid w:val="005A62C3"/>
    <w:rsid w:val="005A79B2"/>
    <w:rsid w:val="005B6E30"/>
    <w:rsid w:val="005C2BA7"/>
    <w:rsid w:val="005C696F"/>
    <w:rsid w:val="005D3026"/>
    <w:rsid w:val="005E4A4F"/>
    <w:rsid w:val="005E69A5"/>
    <w:rsid w:val="005E7CFD"/>
    <w:rsid w:val="005F1C85"/>
    <w:rsid w:val="005F3260"/>
    <w:rsid w:val="005F6720"/>
    <w:rsid w:val="00612C0E"/>
    <w:rsid w:val="00621021"/>
    <w:rsid w:val="00626537"/>
    <w:rsid w:val="0063198D"/>
    <w:rsid w:val="00646F66"/>
    <w:rsid w:val="00652B16"/>
    <w:rsid w:val="0065487B"/>
    <w:rsid w:val="00655BD4"/>
    <w:rsid w:val="00662FAF"/>
    <w:rsid w:val="006662CD"/>
    <w:rsid w:val="006757AA"/>
    <w:rsid w:val="00686974"/>
    <w:rsid w:val="00687C54"/>
    <w:rsid w:val="006945F8"/>
    <w:rsid w:val="006A184C"/>
    <w:rsid w:val="006A45B1"/>
    <w:rsid w:val="006B2532"/>
    <w:rsid w:val="006B6D1C"/>
    <w:rsid w:val="006D06A8"/>
    <w:rsid w:val="006D2B70"/>
    <w:rsid w:val="006D404B"/>
    <w:rsid w:val="006E399B"/>
    <w:rsid w:val="006F5C3E"/>
    <w:rsid w:val="006F6237"/>
    <w:rsid w:val="00700074"/>
    <w:rsid w:val="00707621"/>
    <w:rsid w:val="00713B79"/>
    <w:rsid w:val="00715261"/>
    <w:rsid w:val="00725BC8"/>
    <w:rsid w:val="00736BB2"/>
    <w:rsid w:val="00740274"/>
    <w:rsid w:val="00740887"/>
    <w:rsid w:val="00747794"/>
    <w:rsid w:val="00754AD1"/>
    <w:rsid w:val="007707AD"/>
    <w:rsid w:val="00771934"/>
    <w:rsid w:val="00794D1F"/>
    <w:rsid w:val="007A1F22"/>
    <w:rsid w:val="007A42EF"/>
    <w:rsid w:val="007A5318"/>
    <w:rsid w:val="007B0229"/>
    <w:rsid w:val="007B06A7"/>
    <w:rsid w:val="007B1AAA"/>
    <w:rsid w:val="007C7270"/>
    <w:rsid w:val="007C7643"/>
    <w:rsid w:val="007D53D1"/>
    <w:rsid w:val="007D7203"/>
    <w:rsid w:val="007E5159"/>
    <w:rsid w:val="007E5680"/>
    <w:rsid w:val="007F3998"/>
    <w:rsid w:val="00802C60"/>
    <w:rsid w:val="00810830"/>
    <w:rsid w:val="00811034"/>
    <w:rsid w:val="00821259"/>
    <w:rsid w:val="00823B10"/>
    <w:rsid w:val="00825A93"/>
    <w:rsid w:val="00837058"/>
    <w:rsid w:val="008431FA"/>
    <w:rsid w:val="0085776B"/>
    <w:rsid w:val="008611F0"/>
    <w:rsid w:val="0086279A"/>
    <w:rsid w:val="0086404A"/>
    <w:rsid w:val="00867E9C"/>
    <w:rsid w:val="008762AC"/>
    <w:rsid w:val="008843F4"/>
    <w:rsid w:val="0089363F"/>
    <w:rsid w:val="00893651"/>
    <w:rsid w:val="00893782"/>
    <w:rsid w:val="00894432"/>
    <w:rsid w:val="008A094C"/>
    <w:rsid w:val="008A152F"/>
    <w:rsid w:val="008D0CFC"/>
    <w:rsid w:val="008D4836"/>
    <w:rsid w:val="008D654E"/>
    <w:rsid w:val="008E3E38"/>
    <w:rsid w:val="008E4C9F"/>
    <w:rsid w:val="008E51F2"/>
    <w:rsid w:val="008E5AFE"/>
    <w:rsid w:val="008F2403"/>
    <w:rsid w:val="008F53DE"/>
    <w:rsid w:val="00904752"/>
    <w:rsid w:val="009055C3"/>
    <w:rsid w:val="00915BA8"/>
    <w:rsid w:val="00920B5A"/>
    <w:rsid w:val="009269CF"/>
    <w:rsid w:val="0094405B"/>
    <w:rsid w:val="00944842"/>
    <w:rsid w:val="00951922"/>
    <w:rsid w:val="00953C68"/>
    <w:rsid w:val="0096298E"/>
    <w:rsid w:val="0097225C"/>
    <w:rsid w:val="00973646"/>
    <w:rsid w:val="00976E74"/>
    <w:rsid w:val="009812F3"/>
    <w:rsid w:val="009828CF"/>
    <w:rsid w:val="009828E2"/>
    <w:rsid w:val="009859F5"/>
    <w:rsid w:val="009924D1"/>
    <w:rsid w:val="009931C4"/>
    <w:rsid w:val="00993E3E"/>
    <w:rsid w:val="009B7183"/>
    <w:rsid w:val="009D5808"/>
    <w:rsid w:val="00A07D67"/>
    <w:rsid w:val="00A119C8"/>
    <w:rsid w:val="00A168C5"/>
    <w:rsid w:val="00A26C01"/>
    <w:rsid w:val="00A300A5"/>
    <w:rsid w:val="00A60633"/>
    <w:rsid w:val="00A639C6"/>
    <w:rsid w:val="00A71B9E"/>
    <w:rsid w:val="00A81B8F"/>
    <w:rsid w:val="00A824F4"/>
    <w:rsid w:val="00A869D6"/>
    <w:rsid w:val="00A9568C"/>
    <w:rsid w:val="00AA51B5"/>
    <w:rsid w:val="00AB1A68"/>
    <w:rsid w:val="00AC1140"/>
    <w:rsid w:val="00AC4C0B"/>
    <w:rsid w:val="00AD11AD"/>
    <w:rsid w:val="00AD2945"/>
    <w:rsid w:val="00AD366B"/>
    <w:rsid w:val="00AE226B"/>
    <w:rsid w:val="00AF047B"/>
    <w:rsid w:val="00AF550B"/>
    <w:rsid w:val="00B14DF5"/>
    <w:rsid w:val="00B24E2B"/>
    <w:rsid w:val="00B368FA"/>
    <w:rsid w:val="00B45A90"/>
    <w:rsid w:val="00B47ABC"/>
    <w:rsid w:val="00B52D38"/>
    <w:rsid w:val="00B6214A"/>
    <w:rsid w:val="00B710EB"/>
    <w:rsid w:val="00B737E9"/>
    <w:rsid w:val="00B85FDB"/>
    <w:rsid w:val="00B906E7"/>
    <w:rsid w:val="00B954D7"/>
    <w:rsid w:val="00B96B7F"/>
    <w:rsid w:val="00BA23E6"/>
    <w:rsid w:val="00BB1640"/>
    <w:rsid w:val="00BC32BF"/>
    <w:rsid w:val="00BC73CC"/>
    <w:rsid w:val="00BE12D4"/>
    <w:rsid w:val="00BF5CEF"/>
    <w:rsid w:val="00C01DEE"/>
    <w:rsid w:val="00C035F3"/>
    <w:rsid w:val="00C05969"/>
    <w:rsid w:val="00C2104D"/>
    <w:rsid w:val="00C211DC"/>
    <w:rsid w:val="00C313E3"/>
    <w:rsid w:val="00C33DA5"/>
    <w:rsid w:val="00C42DE8"/>
    <w:rsid w:val="00C519C5"/>
    <w:rsid w:val="00C536EE"/>
    <w:rsid w:val="00C5633F"/>
    <w:rsid w:val="00C56517"/>
    <w:rsid w:val="00C66600"/>
    <w:rsid w:val="00C700C7"/>
    <w:rsid w:val="00C7121C"/>
    <w:rsid w:val="00C72929"/>
    <w:rsid w:val="00C74DEB"/>
    <w:rsid w:val="00C757D0"/>
    <w:rsid w:val="00C826CF"/>
    <w:rsid w:val="00C852AD"/>
    <w:rsid w:val="00C933C2"/>
    <w:rsid w:val="00CA01CF"/>
    <w:rsid w:val="00CA24FD"/>
    <w:rsid w:val="00CA29EF"/>
    <w:rsid w:val="00CA61F3"/>
    <w:rsid w:val="00CB690B"/>
    <w:rsid w:val="00CC3396"/>
    <w:rsid w:val="00CC3F27"/>
    <w:rsid w:val="00CD07BC"/>
    <w:rsid w:val="00CE4622"/>
    <w:rsid w:val="00CE53E2"/>
    <w:rsid w:val="00CF4826"/>
    <w:rsid w:val="00D00D04"/>
    <w:rsid w:val="00D204D3"/>
    <w:rsid w:val="00D32F6F"/>
    <w:rsid w:val="00D331B3"/>
    <w:rsid w:val="00D40E80"/>
    <w:rsid w:val="00D41B80"/>
    <w:rsid w:val="00D45495"/>
    <w:rsid w:val="00D46A65"/>
    <w:rsid w:val="00D47774"/>
    <w:rsid w:val="00D57F77"/>
    <w:rsid w:val="00D700B7"/>
    <w:rsid w:val="00D727EC"/>
    <w:rsid w:val="00D72F10"/>
    <w:rsid w:val="00D817AA"/>
    <w:rsid w:val="00D842E6"/>
    <w:rsid w:val="00D85BF2"/>
    <w:rsid w:val="00D87612"/>
    <w:rsid w:val="00D9072A"/>
    <w:rsid w:val="00DA6FB3"/>
    <w:rsid w:val="00DA701D"/>
    <w:rsid w:val="00DA7AA7"/>
    <w:rsid w:val="00DB635C"/>
    <w:rsid w:val="00DB7AE2"/>
    <w:rsid w:val="00DC0C51"/>
    <w:rsid w:val="00DC74CA"/>
    <w:rsid w:val="00DE2C7F"/>
    <w:rsid w:val="00DE312D"/>
    <w:rsid w:val="00DE3A16"/>
    <w:rsid w:val="00DE55DE"/>
    <w:rsid w:val="00E12B80"/>
    <w:rsid w:val="00E13EBE"/>
    <w:rsid w:val="00E15433"/>
    <w:rsid w:val="00E21932"/>
    <w:rsid w:val="00E27D77"/>
    <w:rsid w:val="00E3125D"/>
    <w:rsid w:val="00E35DF7"/>
    <w:rsid w:val="00E411F6"/>
    <w:rsid w:val="00E52B31"/>
    <w:rsid w:val="00E549EF"/>
    <w:rsid w:val="00E7118E"/>
    <w:rsid w:val="00EB0D03"/>
    <w:rsid w:val="00EB5412"/>
    <w:rsid w:val="00EC19CC"/>
    <w:rsid w:val="00ED04B7"/>
    <w:rsid w:val="00ED4A74"/>
    <w:rsid w:val="00EE01D1"/>
    <w:rsid w:val="00EE205C"/>
    <w:rsid w:val="00EF1662"/>
    <w:rsid w:val="00EF2C12"/>
    <w:rsid w:val="00EF51EB"/>
    <w:rsid w:val="00F07F4B"/>
    <w:rsid w:val="00F14BE9"/>
    <w:rsid w:val="00F21A83"/>
    <w:rsid w:val="00F25ECE"/>
    <w:rsid w:val="00F35287"/>
    <w:rsid w:val="00F47860"/>
    <w:rsid w:val="00F51BB4"/>
    <w:rsid w:val="00F543B6"/>
    <w:rsid w:val="00F64965"/>
    <w:rsid w:val="00F71C41"/>
    <w:rsid w:val="00F73178"/>
    <w:rsid w:val="00F7505C"/>
    <w:rsid w:val="00F8394B"/>
    <w:rsid w:val="00F90E0F"/>
    <w:rsid w:val="00F96065"/>
    <w:rsid w:val="00FB44B8"/>
    <w:rsid w:val="00FC65ED"/>
    <w:rsid w:val="00FC6CAC"/>
    <w:rsid w:val="00FC7AA0"/>
    <w:rsid w:val="00FC7DC2"/>
    <w:rsid w:val="00FD0330"/>
    <w:rsid w:val="00FD30E9"/>
    <w:rsid w:val="00FD789C"/>
    <w:rsid w:val="00FE3A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80628B04-50C8-41EC-9A44-26EB175C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NormalWeb">
    <w:name w:val="Normal (Web)"/>
    <w:basedOn w:val="Normal"/>
    <w:uiPriority w:val="99"/>
    <w:unhideWhenUsed/>
    <w:rsid w:val="00D41B80"/>
    <w:pPr>
      <w:spacing w:before="100" w:beforeAutospacing="1" w:after="100" w:afterAutospacing="1"/>
    </w:pPr>
    <w:rPr>
      <w:rFonts w:ascii="Times New Roman" w:hAnsi="Times New Roman"/>
      <w:color w:val="auto"/>
      <w:sz w:val="24"/>
      <w:szCs w:val="24"/>
    </w:rPr>
  </w:style>
  <w:style w:type="paragraph" w:styleId="Revision">
    <w:name w:val="Revision"/>
    <w:hidden/>
    <w:uiPriority w:val="99"/>
    <w:semiHidden/>
    <w:rsid w:val="009931C4"/>
    <w:rPr>
      <w:rFonts w:ascii="Arial" w:hAnsi="Arial"/>
      <w:color w:val="000000"/>
    </w:rPr>
  </w:style>
  <w:style w:type="character" w:styleId="CommentReference">
    <w:name w:val="annotation reference"/>
    <w:basedOn w:val="DefaultParagraphFont"/>
    <w:uiPriority w:val="99"/>
    <w:semiHidden/>
    <w:unhideWhenUsed/>
    <w:rsid w:val="009931C4"/>
    <w:rPr>
      <w:sz w:val="16"/>
      <w:szCs w:val="16"/>
    </w:rPr>
  </w:style>
  <w:style w:type="paragraph" w:styleId="CommentText">
    <w:name w:val="annotation text"/>
    <w:basedOn w:val="Normal"/>
    <w:link w:val="CommentTextChar"/>
    <w:uiPriority w:val="99"/>
    <w:unhideWhenUsed/>
    <w:rsid w:val="009931C4"/>
  </w:style>
  <w:style w:type="character" w:customStyle="1" w:styleId="CommentTextChar">
    <w:name w:val="Comment Text Char"/>
    <w:basedOn w:val="DefaultParagraphFont"/>
    <w:link w:val="CommentText"/>
    <w:uiPriority w:val="99"/>
    <w:rsid w:val="009931C4"/>
    <w:rPr>
      <w:rFonts w:ascii="Arial" w:hAnsi="Arial"/>
      <w:color w:val="000000"/>
    </w:rPr>
  </w:style>
  <w:style w:type="paragraph" w:styleId="CommentSubject">
    <w:name w:val="annotation subject"/>
    <w:basedOn w:val="CommentText"/>
    <w:next w:val="CommentText"/>
    <w:link w:val="CommentSubjectChar"/>
    <w:uiPriority w:val="99"/>
    <w:semiHidden/>
    <w:unhideWhenUsed/>
    <w:rsid w:val="009931C4"/>
    <w:rPr>
      <w:b/>
      <w:bCs/>
    </w:rPr>
  </w:style>
  <w:style w:type="character" w:customStyle="1" w:styleId="CommentSubjectChar">
    <w:name w:val="Comment Subject Char"/>
    <w:basedOn w:val="CommentTextChar"/>
    <w:link w:val="CommentSubject"/>
    <w:uiPriority w:val="99"/>
    <w:semiHidden/>
    <w:rsid w:val="009931C4"/>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164277">
      <w:bodyDiv w:val="1"/>
      <w:marLeft w:val="0"/>
      <w:marRight w:val="0"/>
      <w:marTop w:val="0"/>
      <w:marBottom w:val="0"/>
      <w:divBdr>
        <w:top w:val="none" w:sz="0" w:space="0" w:color="auto"/>
        <w:left w:val="none" w:sz="0" w:space="0" w:color="auto"/>
        <w:bottom w:val="none" w:sz="0" w:space="0" w:color="auto"/>
        <w:right w:val="none" w:sz="0" w:space="0" w:color="auto"/>
      </w:divBdr>
    </w:div>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039547105">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43905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C3CDDB-CBC3-43E8-8E4E-88E17E7E5097}">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390B59FC-A197-4FED-AF60-66F6B9EBDD59}">
  <ds:schemaRefs>
    <ds:schemaRef ds:uri="http://schemas.microsoft.com/sharepoint/v3/contenttype/forms"/>
  </ds:schemaRefs>
</ds:datastoreItem>
</file>

<file path=customXml/itemProps3.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4.xml><?xml version="1.0" encoding="utf-8"?>
<ds:datastoreItem xmlns:ds="http://schemas.openxmlformats.org/officeDocument/2006/customXml" ds:itemID="{5F7A7047-1AE9-4EE8-8BBC-E02D8C008E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Pages>
  <Words>370</Words>
  <Characters>2263</Characters>
  <Application>Microsoft Office Word</Application>
  <DocSecurity>0</DocSecurity>
  <Lines>59</Lines>
  <Paragraphs>42</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70</cp:revision>
  <cp:lastPrinted>2026-03-20T21:17:00Z</cp:lastPrinted>
  <dcterms:created xsi:type="dcterms:W3CDTF">2025-04-03T12:27:00Z</dcterms:created>
  <dcterms:modified xsi:type="dcterms:W3CDTF">2026-03-23T16:56:00Z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