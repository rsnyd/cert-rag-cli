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979E9" w14:textId="2DC98C1E" w:rsidR="008D654E" w:rsidRPr="00402746" w:rsidRDefault="008D654E" w:rsidP="00D46A65">
      <w:pPr>
        <w:tabs>
          <w:tab w:val="left" w:pos="900"/>
        </w:tabs>
        <w:rPr>
          <w:rFonts w:asciiTheme="minorHAnsi" w:hAnsiTheme="minorHAnsi" w:cstheme="minorHAnsi"/>
          <w:b/>
          <w:sz w:val="24"/>
          <w:szCs w:val="24"/>
          <w:u w:val="single"/>
        </w:rPr>
      </w:pPr>
      <w:r w:rsidRPr="00402746">
        <w:rPr>
          <w:rFonts w:asciiTheme="minorHAnsi" w:hAnsiTheme="minorHAnsi" w:cstheme="minorHAnsi"/>
          <w:b/>
          <w:sz w:val="24"/>
          <w:szCs w:val="24"/>
          <w:u w:val="single"/>
        </w:rPr>
        <w:t>PURPOSE</w:t>
      </w:r>
    </w:p>
    <w:p w14:paraId="5506A6AD" w14:textId="77777777" w:rsidR="008D654E" w:rsidRPr="00402746" w:rsidRDefault="008D654E" w:rsidP="00D46A65">
      <w:pPr>
        <w:tabs>
          <w:tab w:val="left" w:pos="900"/>
        </w:tabs>
        <w:rPr>
          <w:rFonts w:asciiTheme="minorHAnsi" w:hAnsiTheme="minorHAnsi" w:cstheme="minorHAnsi"/>
          <w:sz w:val="24"/>
          <w:szCs w:val="24"/>
        </w:rPr>
      </w:pPr>
    </w:p>
    <w:p w14:paraId="7B351C2D" w14:textId="27D7B275" w:rsidR="00CA29EF" w:rsidRPr="00402746" w:rsidRDefault="00DF690D" w:rsidP="00D46A65">
      <w:pPr>
        <w:tabs>
          <w:tab w:val="left" w:pos="900"/>
        </w:tabs>
        <w:rPr>
          <w:rFonts w:asciiTheme="minorHAnsi" w:hAnsiTheme="minorHAnsi" w:cstheme="minorHAnsi"/>
          <w:sz w:val="24"/>
          <w:szCs w:val="24"/>
        </w:rPr>
      </w:pPr>
      <w:r w:rsidRPr="00402746">
        <w:rPr>
          <w:rFonts w:asciiTheme="minorHAnsi" w:hAnsiTheme="minorHAnsi" w:cstheme="minorHAnsi"/>
          <w:sz w:val="24"/>
          <w:szCs w:val="24"/>
        </w:rPr>
        <w:t>To minimize the risk of allergen cross-contact and undeclared allergens through the</w:t>
      </w:r>
      <w:r w:rsidR="009E2000" w:rsidRPr="00402746">
        <w:rPr>
          <w:rFonts w:asciiTheme="minorHAnsi" w:hAnsiTheme="minorHAnsi" w:cstheme="minorHAnsi"/>
          <w:sz w:val="24"/>
          <w:szCs w:val="24"/>
        </w:rPr>
        <w:t xml:space="preserve"> adoption of best practices for allergen </w:t>
      </w:r>
      <w:r w:rsidR="004F1289" w:rsidRPr="00402746">
        <w:rPr>
          <w:rFonts w:asciiTheme="minorHAnsi" w:hAnsiTheme="minorHAnsi" w:cstheme="minorHAnsi"/>
          <w:sz w:val="24"/>
          <w:szCs w:val="24"/>
        </w:rPr>
        <w:t xml:space="preserve">receipt, </w:t>
      </w:r>
      <w:r w:rsidR="009E2000" w:rsidRPr="00402746">
        <w:rPr>
          <w:rFonts w:asciiTheme="minorHAnsi" w:hAnsiTheme="minorHAnsi" w:cstheme="minorHAnsi"/>
          <w:sz w:val="24"/>
          <w:szCs w:val="24"/>
        </w:rPr>
        <w:t>storage, cleaning, and labeling.</w:t>
      </w:r>
    </w:p>
    <w:p w14:paraId="3F86E8AD" w14:textId="77777777" w:rsidR="004E6B90" w:rsidRPr="00402746" w:rsidRDefault="004E6B90" w:rsidP="00D46A65">
      <w:pPr>
        <w:tabs>
          <w:tab w:val="left" w:pos="900"/>
        </w:tabs>
        <w:rPr>
          <w:rFonts w:asciiTheme="minorHAnsi" w:hAnsiTheme="minorHAnsi" w:cstheme="minorHAnsi"/>
          <w:sz w:val="24"/>
          <w:szCs w:val="24"/>
        </w:rPr>
      </w:pPr>
    </w:p>
    <w:p w14:paraId="35991847" w14:textId="77777777" w:rsidR="00CA29EF" w:rsidRPr="00402746" w:rsidRDefault="00CA29EF" w:rsidP="00D46A65">
      <w:pPr>
        <w:tabs>
          <w:tab w:val="left" w:pos="900"/>
        </w:tabs>
        <w:rPr>
          <w:rFonts w:asciiTheme="minorHAnsi" w:hAnsiTheme="minorHAnsi" w:cstheme="minorHAnsi"/>
          <w:b/>
          <w:sz w:val="24"/>
          <w:szCs w:val="24"/>
          <w:u w:val="single"/>
        </w:rPr>
      </w:pPr>
      <w:r w:rsidRPr="00402746">
        <w:rPr>
          <w:rFonts w:asciiTheme="minorHAnsi" w:hAnsiTheme="minorHAnsi" w:cstheme="minorHAnsi"/>
          <w:b/>
          <w:sz w:val="24"/>
          <w:szCs w:val="24"/>
          <w:u w:val="single"/>
        </w:rPr>
        <w:t>SCOPE</w:t>
      </w:r>
    </w:p>
    <w:p w14:paraId="4D45370E" w14:textId="77777777" w:rsidR="00F71C41" w:rsidRPr="00402746" w:rsidRDefault="00F71C41" w:rsidP="00D46A65">
      <w:pPr>
        <w:tabs>
          <w:tab w:val="left" w:pos="900"/>
        </w:tabs>
        <w:rPr>
          <w:rFonts w:asciiTheme="minorHAnsi" w:hAnsiTheme="minorHAnsi" w:cstheme="minorHAnsi"/>
          <w:sz w:val="24"/>
          <w:szCs w:val="24"/>
        </w:rPr>
      </w:pPr>
    </w:p>
    <w:p w14:paraId="735DF710" w14:textId="77777777" w:rsidR="00CA29EF" w:rsidRPr="00402746" w:rsidRDefault="009E2000" w:rsidP="00D46A65">
      <w:pPr>
        <w:tabs>
          <w:tab w:val="left" w:pos="900"/>
        </w:tabs>
        <w:rPr>
          <w:rFonts w:asciiTheme="minorHAnsi" w:hAnsiTheme="minorHAnsi" w:cstheme="minorHAnsi"/>
          <w:sz w:val="24"/>
          <w:szCs w:val="24"/>
        </w:rPr>
      </w:pPr>
      <w:r w:rsidRPr="00402746">
        <w:rPr>
          <w:rFonts w:asciiTheme="minorHAnsi" w:hAnsiTheme="minorHAnsi" w:cstheme="minorHAnsi"/>
          <w:sz w:val="24"/>
          <w:szCs w:val="24"/>
        </w:rPr>
        <w:t>All manufacturing and storage spaces, ingredients, and finished products.</w:t>
      </w:r>
    </w:p>
    <w:p w14:paraId="76DC1EFD" w14:textId="77777777" w:rsidR="004E6B90" w:rsidRPr="00402746" w:rsidRDefault="004E6B90" w:rsidP="00D46A65">
      <w:pPr>
        <w:tabs>
          <w:tab w:val="left" w:pos="900"/>
        </w:tabs>
        <w:rPr>
          <w:rFonts w:asciiTheme="minorHAnsi" w:hAnsiTheme="minorHAnsi" w:cstheme="minorHAnsi"/>
          <w:sz w:val="24"/>
          <w:szCs w:val="24"/>
        </w:rPr>
      </w:pPr>
    </w:p>
    <w:p w14:paraId="759DCB9D" w14:textId="77777777" w:rsidR="00F71C41" w:rsidRPr="00402746" w:rsidRDefault="00F71C41" w:rsidP="00D46A65">
      <w:pPr>
        <w:tabs>
          <w:tab w:val="left" w:pos="900"/>
        </w:tabs>
        <w:rPr>
          <w:rFonts w:asciiTheme="minorHAnsi" w:hAnsiTheme="minorHAnsi" w:cstheme="minorHAnsi"/>
          <w:b/>
          <w:sz w:val="24"/>
          <w:szCs w:val="24"/>
          <w:u w:val="single"/>
        </w:rPr>
      </w:pPr>
      <w:r w:rsidRPr="00402746">
        <w:rPr>
          <w:rFonts w:asciiTheme="minorHAnsi" w:hAnsiTheme="minorHAnsi" w:cstheme="minorHAnsi"/>
          <w:b/>
          <w:sz w:val="24"/>
          <w:szCs w:val="24"/>
          <w:u w:val="single"/>
        </w:rPr>
        <w:t>RESPONSIBILITY</w:t>
      </w:r>
    </w:p>
    <w:p w14:paraId="4199420B" w14:textId="77777777" w:rsidR="00F71C41" w:rsidRPr="00402746" w:rsidRDefault="00F71C41" w:rsidP="00D46A65">
      <w:pPr>
        <w:tabs>
          <w:tab w:val="left" w:pos="900"/>
        </w:tabs>
        <w:rPr>
          <w:rFonts w:asciiTheme="minorHAnsi" w:hAnsiTheme="minorHAnsi" w:cstheme="minorHAnsi"/>
          <w:sz w:val="24"/>
          <w:szCs w:val="24"/>
        </w:rPr>
      </w:pPr>
    </w:p>
    <w:p w14:paraId="2F876B27" w14:textId="14DD1542" w:rsidR="00F71C41" w:rsidRPr="00402746" w:rsidRDefault="00802C60" w:rsidP="00D46A65">
      <w:pPr>
        <w:tabs>
          <w:tab w:val="left" w:pos="900"/>
        </w:tabs>
        <w:rPr>
          <w:rFonts w:asciiTheme="minorHAnsi" w:hAnsiTheme="minorHAnsi" w:cstheme="minorHAnsi"/>
          <w:sz w:val="24"/>
          <w:szCs w:val="24"/>
        </w:rPr>
      </w:pPr>
      <w:r w:rsidRPr="00402746">
        <w:rPr>
          <w:rFonts w:asciiTheme="minorHAnsi" w:hAnsiTheme="minorHAnsi" w:cstheme="minorHAnsi"/>
          <w:sz w:val="24"/>
          <w:szCs w:val="24"/>
        </w:rPr>
        <w:t>SQF Practitioner</w:t>
      </w:r>
      <w:r w:rsidR="00CA29EF" w:rsidRPr="00402746">
        <w:rPr>
          <w:rFonts w:asciiTheme="minorHAnsi" w:hAnsiTheme="minorHAnsi" w:cstheme="minorHAnsi"/>
          <w:sz w:val="24"/>
          <w:szCs w:val="24"/>
        </w:rPr>
        <w:t xml:space="preserve"> for w</w:t>
      </w:r>
      <w:r w:rsidR="00232C11" w:rsidRPr="00402746">
        <w:rPr>
          <w:rFonts w:asciiTheme="minorHAnsi" w:hAnsiTheme="minorHAnsi" w:cstheme="minorHAnsi"/>
          <w:sz w:val="24"/>
          <w:szCs w:val="24"/>
        </w:rPr>
        <w:t>ritten pr</w:t>
      </w:r>
      <w:r w:rsidR="00BB7D6E" w:rsidRPr="00402746">
        <w:rPr>
          <w:rFonts w:asciiTheme="minorHAnsi" w:hAnsiTheme="minorHAnsi" w:cstheme="minorHAnsi"/>
          <w:sz w:val="24"/>
          <w:szCs w:val="24"/>
        </w:rPr>
        <w:t>ogram</w:t>
      </w:r>
      <w:r w:rsidR="009E2000" w:rsidRPr="00402746">
        <w:rPr>
          <w:rFonts w:asciiTheme="minorHAnsi" w:hAnsiTheme="minorHAnsi" w:cstheme="minorHAnsi"/>
          <w:sz w:val="24"/>
          <w:szCs w:val="24"/>
        </w:rPr>
        <w:t xml:space="preserve"> and training; Production and Warehouse supervisors for implementation</w:t>
      </w:r>
      <w:r w:rsidR="00B81251" w:rsidRPr="00402746">
        <w:rPr>
          <w:rFonts w:asciiTheme="minorHAnsi" w:hAnsiTheme="minorHAnsi" w:cstheme="minorHAnsi"/>
          <w:sz w:val="24"/>
          <w:szCs w:val="24"/>
        </w:rPr>
        <w:t>.</w:t>
      </w:r>
    </w:p>
    <w:p w14:paraId="792671C2" w14:textId="77777777" w:rsidR="008D654E" w:rsidRPr="00402746" w:rsidRDefault="008D654E" w:rsidP="00D46A65">
      <w:pPr>
        <w:tabs>
          <w:tab w:val="left" w:pos="900"/>
        </w:tabs>
        <w:rPr>
          <w:rFonts w:asciiTheme="minorHAnsi" w:hAnsiTheme="minorHAnsi" w:cstheme="minorHAnsi"/>
          <w:sz w:val="24"/>
          <w:szCs w:val="24"/>
        </w:rPr>
      </w:pPr>
    </w:p>
    <w:p w14:paraId="52E72154" w14:textId="40CD57DA" w:rsidR="008D654E" w:rsidRPr="00402746" w:rsidRDefault="008D654E" w:rsidP="00D46A65">
      <w:pPr>
        <w:tabs>
          <w:tab w:val="left" w:pos="900"/>
        </w:tabs>
        <w:rPr>
          <w:rFonts w:asciiTheme="minorHAnsi" w:hAnsiTheme="minorHAnsi" w:cstheme="minorHAnsi"/>
          <w:b/>
          <w:sz w:val="24"/>
          <w:szCs w:val="24"/>
          <w:u w:val="single"/>
        </w:rPr>
      </w:pPr>
      <w:r w:rsidRPr="00402746">
        <w:rPr>
          <w:rFonts w:asciiTheme="minorHAnsi" w:hAnsiTheme="minorHAnsi" w:cstheme="minorHAnsi"/>
          <w:b/>
          <w:sz w:val="24"/>
          <w:szCs w:val="24"/>
          <w:u w:val="single"/>
        </w:rPr>
        <w:t>PROCEDURE</w:t>
      </w:r>
    </w:p>
    <w:p w14:paraId="20B017B8" w14:textId="1E8AB94D" w:rsidR="00AB1CAE" w:rsidRPr="00402746" w:rsidDel="00007D60" w:rsidRDefault="00AB1CAE" w:rsidP="00D46A65">
      <w:pPr>
        <w:tabs>
          <w:tab w:val="left" w:pos="900"/>
        </w:tabs>
        <w:rPr>
          <w:del w:id="0" w:author="Penny Patterson" w:date="2026-03-16T11:53:00Z" w16du:dateUtc="2026-03-16T15:53:00Z"/>
          <w:rFonts w:asciiTheme="minorHAnsi" w:hAnsiTheme="minorHAnsi" w:cstheme="minorHAnsi"/>
          <w:b/>
          <w:sz w:val="24"/>
          <w:szCs w:val="24"/>
        </w:rPr>
      </w:pPr>
    </w:p>
    <w:p w14:paraId="4AF36F14" w14:textId="217442A9" w:rsidR="00AB1CAE" w:rsidRPr="00402746" w:rsidDel="00007D60" w:rsidRDefault="00AB1CAE" w:rsidP="00D46A65">
      <w:pPr>
        <w:tabs>
          <w:tab w:val="left" w:pos="900"/>
        </w:tabs>
        <w:rPr>
          <w:del w:id="1" w:author="Penny Patterson" w:date="2026-03-16T11:53:00Z" w16du:dateUtc="2026-03-16T15:53:00Z"/>
          <w:rFonts w:asciiTheme="minorHAnsi" w:hAnsiTheme="minorHAnsi" w:cstheme="minorHAnsi"/>
          <w:b/>
          <w:sz w:val="24"/>
          <w:szCs w:val="24"/>
        </w:rPr>
      </w:pPr>
      <w:del w:id="2" w:author="Penny Patterson" w:date="2026-03-16T11:53:00Z" w16du:dateUtc="2026-03-16T15:53:00Z">
        <w:r w:rsidRPr="00402746" w:rsidDel="00007D60">
          <w:rPr>
            <w:rFonts w:asciiTheme="minorHAnsi" w:hAnsiTheme="minorHAnsi" w:cstheme="minorHAnsi"/>
            <w:b/>
            <w:sz w:val="24"/>
            <w:szCs w:val="24"/>
          </w:rPr>
          <w:delText xml:space="preserve">Allergen Risk </w:delText>
        </w:r>
        <w:commentRangeStart w:id="3"/>
        <w:r w:rsidRPr="00402746" w:rsidDel="00007D60">
          <w:rPr>
            <w:rFonts w:asciiTheme="minorHAnsi" w:hAnsiTheme="minorHAnsi" w:cstheme="minorHAnsi"/>
            <w:b/>
            <w:sz w:val="24"/>
            <w:szCs w:val="24"/>
          </w:rPr>
          <w:delText>Analysis</w:delText>
        </w:r>
        <w:commentRangeEnd w:id="3"/>
        <w:r w:rsidR="00860A0B" w:rsidRPr="00402746" w:rsidDel="00007D60">
          <w:rPr>
            <w:rStyle w:val="CommentReference"/>
            <w:rFonts w:asciiTheme="minorHAnsi" w:hAnsiTheme="minorHAnsi" w:cstheme="minorHAnsi"/>
            <w:b/>
            <w:sz w:val="24"/>
            <w:szCs w:val="24"/>
          </w:rPr>
          <w:commentReference w:id="3"/>
        </w:r>
      </w:del>
    </w:p>
    <w:p w14:paraId="07F6651E" w14:textId="77777777" w:rsidR="00892FB8" w:rsidRPr="00402746" w:rsidRDefault="00892FB8" w:rsidP="00D46A65">
      <w:pPr>
        <w:tabs>
          <w:tab w:val="left" w:pos="900"/>
        </w:tabs>
        <w:rPr>
          <w:rFonts w:asciiTheme="minorHAnsi" w:hAnsiTheme="minorHAnsi" w:cstheme="minorHAnsi"/>
          <w:sz w:val="24"/>
          <w:szCs w:val="24"/>
        </w:rPr>
      </w:pPr>
    </w:p>
    <w:p w14:paraId="1291DBF6" w14:textId="0DA5D21E" w:rsidR="009E2000" w:rsidRPr="009D659C" w:rsidRDefault="009E2000" w:rsidP="004A371C">
      <w:pPr>
        <w:tabs>
          <w:tab w:val="left" w:pos="900"/>
        </w:tabs>
        <w:rPr>
          <w:rFonts w:asciiTheme="minorHAnsi" w:hAnsiTheme="minorHAnsi" w:cstheme="minorHAnsi"/>
          <w:b/>
          <w:sz w:val="24"/>
          <w:szCs w:val="24"/>
        </w:rPr>
      </w:pPr>
      <w:r w:rsidRPr="009D659C">
        <w:rPr>
          <w:rFonts w:asciiTheme="minorHAnsi" w:hAnsiTheme="minorHAnsi" w:cstheme="minorHAnsi"/>
          <w:b/>
          <w:sz w:val="24"/>
          <w:szCs w:val="24"/>
        </w:rPr>
        <w:t>Ingredient Evaluation</w:t>
      </w:r>
    </w:p>
    <w:p w14:paraId="00B0185B" w14:textId="77777777" w:rsidR="009E2000" w:rsidRPr="00402746" w:rsidRDefault="009E2000" w:rsidP="004A371C">
      <w:pPr>
        <w:tabs>
          <w:tab w:val="left" w:pos="900"/>
        </w:tabs>
        <w:rPr>
          <w:rFonts w:asciiTheme="minorHAnsi" w:hAnsiTheme="minorHAnsi" w:cstheme="minorHAnsi"/>
          <w:sz w:val="24"/>
          <w:szCs w:val="24"/>
        </w:rPr>
      </w:pPr>
    </w:p>
    <w:p w14:paraId="1BEC4460" w14:textId="6AC14E86" w:rsidR="004A371C" w:rsidRPr="008617D1" w:rsidDel="008617D1" w:rsidRDefault="008617D1" w:rsidP="008617D1">
      <w:pPr>
        <w:rPr>
          <w:del w:id="4" w:author="Penny Patterson" w:date="2026-03-16T11:43:00Z" w16du:dateUtc="2026-03-16T15:43:00Z"/>
          <w:rFonts w:asciiTheme="minorHAnsi" w:hAnsiTheme="minorHAnsi" w:cstheme="minorHAnsi"/>
          <w:sz w:val="24"/>
          <w:szCs w:val="24"/>
          <w:rPrChange w:id="5" w:author="Penny Patterson" w:date="2026-03-16T11:43:00Z" w16du:dateUtc="2026-03-16T15:43:00Z">
            <w:rPr>
              <w:del w:id="6" w:author="Penny Patterson" w:date="2026-03-16T11:43:00Z" w16du:dateUtc="2026-03-16T15:43:00Z"/>
            </w:rPr>
          </w:rPrChange>
        </w:rPr>
      </w:pPr>
      <w:ins w:id="7" w:author="Penny Patterson" w:date="2026-03-16T11:43:00Z" w16du:dateUtc="2026-03-16T15:43:00Z">
        <w:r w:rsidRPr="008617D1">
          <w:rPr>
            <w:rFonts w:asciiTheme="minorHAnsi" w:hAnsiTheme="minorHAnsi" w:cstheme="minorHAnsi"/>
            <w:sz w:val="24"/>
            <w:szCs w:val="24"/>
            <w:rPrChange w:id="8" w:author="Penny Patterson" w:date="2026-03-16T11:43:00Z" w16du:dateUtc="2026-03-16T15:43:00Z">
              <w:rPr/>
            </w:rPrChange>
          </w:rPr>
          <w:t xml:space="preserve">A </w:t>
        </w:r>
        <w:r w:rsidRPr="008617D1">
          <w:rPr>
            <w:rFonts w:asciiTheme="minorHAnsi" w:hAnsiTheme="minorHAnsi" w:cstheme="minorHAnsi"/>
            <w:sz w:val="24"/>
            <w:szCs w:val="24"/>
            <w:rPrChange w:id="9" w:author="Penny Patterson" w:date="2026-03-16T11:43:00Z" w16du:dateUtc="2026-03-16T15:43:00Z">
              <w:rPr>
                <w:rStyle w:val="Strong"/>
              </w:rPr>
            </w:rPrChange>
          </w:rPr>
          <w:t>Product Supplier Master spreadsheet</w:t>
        </w:r>
        <w:r w:rsidRPr="008617D1">
          <w:rPr>
            <w:rFonts w:asciiTheme="minorHAnsi" w:hAnsiTheme="minorHAnsi" w:cstheme="minorHAnsi"/>
            <w:sz w:val="24"/>
            <w:szCs w:val="24"/>
            <w:rPrChange w:id="10" w:author="Penny Patterson" w:date="2026-03-16T11:43:00Z" w16du:dateUtc="2026-03-16T15:43:00Z">
              <w:rPr/>
            </w:rPrChange>
          </w:rPr>
          <w:t xml:space="preserve"> is maintained and updated regularly to document all raw materials and approved suppliers. Within this spreadsheet, ingredients containing known allergens are clearly documented and highlighted. A review of current ingredients shows the following allergenic ingredients present at this facility:</w:t>
        </w:r>
      </w:ins>
      <w:del w:id="11" w:author="Penny Patterson" w:date="2026-03-16T11:43:00Z" w16du:dateUtc="2026-03-16T15:43:00Z">
        <w:r w:rsidR="003D6F3D" w:rsidRPr="008617D1" w:rsidDel="008617D1">
          <w:rPr>
            <w:rFonts w:asciiTheme="minorHAnsi" w:hAnsiTheme="minorHAnsi" w:cstheme="minorHAnsi"/>
            <w:sz w:val="24"/>
            <w:szCs w:val="24"/>
          </w:rPr>
          <w:delText xml:space="preserve">A </w:delText>
        </w:r>
        <w:r w:rsidR="003D6F3D" w:rsidRPr="008617D1" w:rsidDel="008617D1">
          <w:rPr>
            <w:rFonts w:asciiTheme="minorHAnsi" w:hAnsiTheme="minorHAnsi" w:cstheme="minorHAnsi"/>
            <w:sz w:val="24"/>
            <w:szCs w:val="24"/>
            <w:rPrChange w:id="12" w:author="Penny Patterson" w:date="2026-03-16T11:43:00Z" w16du:dateUtc="2026-03-16T15:43:00Z">
              <w:rPr>
                <w:rFonts w:asciiTheme="minorHAnsi" w:hAnsiTheme="minorHAnsi" w:cstheme="minorHAnsi"/>
                <w:iCs/>
                <w:sz w:val="24"/>
                <w:szCs w:val="24"/>
              </w:rPr>
            </w:rPrChange>
          </w:rPr>
          <w:delText>Raw Material Register</w:delText>
        </w:r>
        <w:r w:rsidR="003D6F3D" w:rsidRPr="008617D1" w:rsidDel="008617D1">
          <w:rPr>
            <w:rFonts w:asciiTheme="minorHAnsi" w:hAnsiTheme="minorHAnsi" w:cstheme="minorHAnsi"/>
            <w:sz w:val="24"/>
            <w:szCs w:val="24"/>
            <w:rPrChange w:id="13" w:author="Penny Patterson" w:date="2026-03-16T11:43:00Z" w16du:dateUtc="2026-03-16T15:43:00Z">
              <w:rPr>
                <w:rFonts w:asciiTheme="minorHAnsi" w:hAnsiTheme="minorHAnsi" w:cstheme="minorHAnsi"/>
                <w:i/>
                <w:sz w:val="24"/>
                <w:szCs w:val="24"/>
              </w:rPr>
            </w:rPrChange>
          </w:rPr>
          <w:delText xml:space="preserve"> </w:delText>
        </w:r>
        <w:r w:rsidR="009E2000" w:rsidRPr="008617D1" w:rsidDel="008617D1">
          <w:rPr>
            <w:rFonts w:asciiTheme="minorHAnsi" w:hAnsiTheme="minorHAnsi" w:cstheme="minorHAnsi"/>
            <w:sz w:val="24"/>
            <w:szCs w:val="24"/>
          </w:rPr>
          <w:delText xml:space="preserve">is maintained and updated regularly. The </w:delText>
        </w:r>
        <w:r w:rsidR="003D6F3D" w:rsidRPr="008617D1" w:rsidDel="008617D1">
          <w:rPr>
            <w:rFonts w:asciiTheme="minorHAnsi" w:hAnsiTheme="minorHAnsi" w:cstheme="minorHAnsi"/>
            <w:sz w:val="24"/>
            <w:szCs w:val="24"/>
          </w:rPr>
          <w:delText>register</w:delText>
        </w:r>
        <w:r w:rsidR="009E2000" w:rsidRPr="008617D1" w:rsidDel="008617D1">
          <w:rPr>
            <w:rFonts w:asciiTheme="minorHAnsi" w:hAnsiTheme="minorHAnsi" w:cstheme="minorHAnsi"/>
            <w:sz w:val="24"/>
            <w:szCs w:val="24"/>
          </w:rPr>
          <w:delText xml:space="preserve"> highlights those ingredients containing known allergens. A review of current ingredien</w:delText>
        </w:r>
        <w:r w:rsidR="003D6F3D" w:rsidRPr="008617D1" w:rsidDel="008617D1">
          <w:rPr>
            <w:rFonts w:asciiTheme="minorHAnsi" w:hAnsiTheme="minorHAnsi" w:cstheme="minorHAnsi"/>
            <w:sz w:val="24"/>
            <w:szCs w:val="24"/>
          </w:rPr>
          <w:delText>ts shows the following allergen</w:delText>
        </w:r>
        <w:r w:rsidR="00771845" w:rsidRPr="008617D1" w:rsidDel="008617D1">
          <w:rPr>
            <w:rFonts w:asciiTheme="minorHAnsi" w:hAnsiTheme="minorHAnsi" w:cstheme="minorHAnsi"/>
            <w:sz w:val="24"/>
            <w:szCs w:val="24"/>
          </w:rPr>
          <w:delText>ic ingredients</w:delText>
        </w:r>
        <w:r w:rsidR="003D6F3D" w:rsidRPr="008617D1" w:rsidDel="008617D1">
          <w:rPr>
            <w:rFonts w:asciiTheme="minorHAnsi" w:hAnsiTheme="minorHAnsi" w:cstheme="minorHAnsi"/>
            <w:sz w:val="24"/>
            <w:szCs w:val="24"/>
          </w:rPr>
          <w:delText xml:space="preserve"> at this facility:</w:delText>
        </w:r>
      </w:del>
    </w:p>
    <w:p w14:paraId="172E1909" w14:textId="77777777" w:rsidR="008617D1" w:rsidRPr="008617D1" w:rsidRDefault="008617D1" w:rsidP="008617D1">
      <w:pPr>
        <w:tabs>
          <w:tab w:val="left" w:pos="900"/>
        </w:tabs>
        <w:rPr>
          <w:ins w:id="14" w:author="Penny Patterson" w:date="2026-03-16T11:43:00Z" w16du:dateUtc="2026-03-16T15:43:00Z"/>
          <w:rFonts w:asciiTheme="minorHAnsi" w:hAnsiTheme="minorHAnsi" w:cstheme="minorHAnsi"/>
          <w:sz w:val="24"/>
          <w:szCs w:val="24"/>
          <w:rPrChange w:id="15" w:author="Penny Patterson" w:date="2026-03-16T11:43:00Z" w16du:dateUtc="2026-03-16T15:43:00Z">
            <w:rPr>
              <w:ins w:id="16" w:author="Penny Patterson" w:date="2026-03-16T11:43:00Z" w16du:dateUtc="2026-03-16T15:43:00Z"/>
            </w:rPr>
          </w:rPrChange>
        </w:rPr>
      </w:pPr>
    </w:p>
    <w:p w14:paraId="0AE95631" w14:textId="77777777" w:rsidR="004A371C" w:rsidRPr="008617D1" w:rsidRDefault="007E12A7">
      <w:pPr>
        <w:pStyle w:val="ListParagraph"/>
        <w:numPr>
          <w:ilvl w:val="0"/>
          <w:numId w:val="31"/>
        </w:numPr>
        <w:rPr>
          <w:rFonts w:asciiTheme="minorHAnsi" w:hAnsiTheme="minorHAnsi" w:cstheme="minorHAnsi"/>
          <w:sz w:val="24"/>
          <w:szCs w:val="24"/>
          <w:rPrChange w:id="17" w:author="Penny Patterson" w:date="2026-03-16T11:43:00Z" w16du:dateUtc="2026-03-16T15:43:00Z">
            <w:rPr/>
          </w:rPrChange>
        </w:rPr>
        <w:pPrChange w:id="18" w:author="Penny Patterson" w:date="2026-03-16T11:43:00Z" w16du:dateUtc="2026-03-16T15:43:00Z">
          <w:pPr>
            <w:pStyle w:val="ListParagraph"/>
            <w:numPr>
              <w:numId w:val="29"/>
            </w:numPr>
            <w:tabs>
              <w:tab w:val="left" w:pos="900"/>
            </w:tabs>
            <w:ind w:left="360" w:hanging="360"/>
          </w:pPr>
        </w:pPrChange>
      </w:pPr>
      <w:r w:rsidRPr="008617D1">
        <w:rPr>
          <w:rFonts w:asciiTheme="minorHAnsi" w:hAnsiTheme="minorHAnsi" w:cstheme="minorHAnsi"/>
          <w:sz w:val="24"/>
          <w:szCs w:val="24"/>
          <w:rPrChange w:id="19" w:author="Penny Patterson" w:date="2026-03-16T11:43:00Z" w16du:dateUtc="2026-03-16T15:43:00Z">
            <w:rPr/>
          </w:rPrChange>
        </w:rPr>
        <w:t xml:space="preserve">Soy, </w:t>
      </w:r>
      <w:r w:rsidR="006841C7" w:rsidRPr="008617D1">
        <w:rPr>
          <w:rFonts w:asciiTheme="minorHAnsi" w:hAnsiTheme="minorHAnsi" w:cstheme="minorHAnsi"/>
          <w:sz w:val="24"/>
          <w:szCs w:val="24"/>
          <w:rPrChange w:id="20" w:author="Penny Patterson" w:date="2026-03-16T11:43:00Z" w16du:dateUtc="2026-03-16T15:43:00Z">
            <w:rPr/>
          </w:rPrChange>
        </w:rPr>
        <w:t>Treenuts (Almond, Hazlenut)</w:t>
      </w:r>
      <w:r w:rsidR="00234D74" w:rsidRPr="008617D1">
        <w:rPr>
          <w:rFonts w:asciiTheme="minorHAnsi" w:hAnsiTheme="minorHAnsi" w:cstheme="minorHAnsi"/>
          <w:sz w:val="24"/>
          <w:szCs w:val="24"/>
          <w:rPrChange w:id="21" w:author="Penny Patterson" w:date="2026-03-16T11:43:00Z" w16du:dateUtc="2026-03-16T15:43:00Z">
            <w:rPr/>
          </w:rPrChange>
        </w:rPr>
        <w:t>, Sesame</w:t>
      </w:r>
      <w:r w:rsidR="006F6D36" w:rsidRPr="008617D1">
        <w:rPr>
          <w:rFonts w:asciiTheme="minorHAnsi" w:hAnsiTheme="minorHAnsi" w:cstheme="minorHAnsi"/>
          <w:sz w:val="24"/>
          <w:szCs w:val="24"/>
          <w:rPrChange w:id="22" w:author="Penny Patterson" w:date="2026-03-16T11:43:00Z" w16du:dateUtc="2026-03-16T15:43:00Z">
            <w:rPr/>
          </w:rPrChange>
        </w:rPr>
        <w:t xml:space="preserve">, </w:t>
      </w:r>
      <w:r w:rsidR="005E093E" w:rsidRPr="008617D1">
        <w:rPr>
          <w:rFonts w:asciiTheme="minorHAnsi" w:hAnsiTheme="minorHAnsi" w:cstheme="minorHAnsi"/>
          <w:sz w:val="24"/>
          <w:szCs w:val="24"/>
          <w:rPrChange w:id="23" w:author="Penny Patterson" w:date="2026-03-16T11:43:00Z" w16du:dateUtc="2026-03-16T15:43:00Z">
            <w:rPr/>
          </w:rPrChange>
        </w:rPr>
        <w:t>Dairy</w:t>
      </w:r>
      <w:r w:rsidR="00556246" w:rsidRPr="008617D1">
        <w:rPr>
          <w:rFonts w:asciiTheme="minorHAnsi" w:hAnsiTheme="minorHAnsi" w:cstheme="minorHAnsi"/>
          <w:sz w:val="24"/>
          <w:szCs w:val="24"/>
          <w:rPrChange w:id="24" w:author="Penny Patterson" w:date="2026-03-16T11:43:00Z" w16du:dateUtc="2026-03-16T15:43:00Z">
            <w:rPr/>
          </w:rPrChange>
        </w:rPr>
        <w:t>, Peanuts</w:t>
      </w:r>
    </w:p>
    <w:p w14:paraId="3E03CB24" w14:textId="77777777" w:rsidR="00FE3A20" w:rsidRDefault="00FE3A20" w:rsidP="00FE3A20">
      <w:pPr>
        <w:tabs>
          <w:tab w:val="left" w:pos="900"/>
        </w:tabs>
        <w:rPr>
          <w:rFonts w:asciiTheme="minorHAnsi" w:hAnsiTheme="minorHAnsi" w:cstheme="minorHAnsi"/>
          <w:sz w:val="24"/>
          <w:szCs w:val="24"/>
        </w:rPr>
      </w:pPr>
    </w:p>
    <w:p w14:paraId="6E9A6699" w14:textId="675EE1A8" w:rsidR="00C779D4" w:rsidRPr="00FE3A20" w:rsidRDefault="00C779D4" w:rsidP="00FE3A20">
      <w:pPr>
        <w:tabs>
          <w:tab w:val="left" w:pos="900"/>
        </w:tabs>
        <w:rPr>
          <w:rFonts w:asciiTheme="minorHAnsi" w:hAnsiTheme="minorHAnsi" w:cstheme="minorHAnsi"/>
          <w:sz w:val="24"/>
          <w:szCs w:val="24"/>
        </w:rPr>
      </w:pPr>
      <w:r w:rsidRPr="00FE3A20">
        <w:rPr>
          <w:rFonts w:asciiTheme="minorHAnsi" w:hAnsiTheme="minorHAnsi" w:cstheme="minorHAnsi"/>
          <w:sz w:val="24"/>
          <w:szCs w:val="24"/>
        </w:rPr>
        <w:t>This allergen list is reviewed during raw material approval and whenever new ingredients are introduced.</w:t>
      </w:r>
    </w:p>
    <w:p w14:paraId="40A2EC9F" w14:textId="455C621C" w:rsidR="00E62B98" w:rsidRPr="00402746" w:rsidRDefault="00E62B98" w:rsidP="009E2000">
      <w:pPr>
        <w:tabs>
          <w:tab w:val="left" w:pos="900"/>
        </w:tabs>
        <w:rPr>
          <w:rFonts w:asciiTheme="minorHAnsi" w:hAnsiTheme="minorHAnsi" w:cstheme="minorHAnsi"/>
          <w:sz w:val="24"/>
          <w:szCs w:val="24"/>
        </w:rPr>
      </w:pPr>
    </w:p>
    <w:p w14:paraId="042C978E" w14:textId="4A6E578E" w:rsidR="00E62B98" w:rsidRPr="009D659C" w:rsidRDefault="00E62B98" w:rsidP="009E2000">
      <w:pPr>
        <w:tabs>
          <w:tab w:val="left" w:pos="900"/>
        </w:tabs>
        <w:rPr>
          <w:rFonts w:asciiTheme="minorHAnsi" w:hAnsiTheme="minorHAnsi" w:cstheme="minorHAnsi"/>
          <w:b/>
          <w:bCs/>
          <w:sz w:val="24"/>
          <w:szCs w:val="24"/>
        </w:rPr>
      </w:pPr>
      <w:r w:rsidRPr="009D659C">
        <w:rPr>
          <w:rFonts w:asciiTheme="minorHAnsi" w:hAnsiTheme="minorHAnsi" w:cstheme="minorHAnsi"/>
          <w:b/>
          <w:bCs/>
          <w:sz w:val="24"/>
          <w:szCs w:val="24"/>
        </w:rPr>
        <w:t>Other Raw Material Evaluation</w:t>
      </w:r>
    </w:p>
    <w:p w14:paraId="3D1988A2" w14:textId="77777777" w:rsidR="00A901CA" w:rsidRPr="00402746" w:rsidRDefault="00A901CA" w:rsidP="009E2000">
      <w:pPr>
        <w:tabs>
          <w:tab w:val="left" w:pos="900"/>
        </w:tabs>
        <w:rPr>
          <w:rFonts w:asciiTheme="minorHAnsi" w:hAnsiTheme="minorHAnsi" w:cstheme="minorHAnsi"/>
          <w:sz w:val="24"/>
          <w:szCs w:val="24"/>
        </w:rPr>
      </w:pPr>
    </w:p>
    <w:p w14:paraId="2A5000D5" w14:textId="77777777" w:rsidR="00B77759" w:rsidRPr="00FE3A20" w:rsidRDefault="00E24F5D" w:rsidP="00FE3A20">
      <w:pPr>
        <w:tabs>
          <w:tab w:val="left" w:pos="900"/>
        </w:tabs>
        <w:rPr>
          <w:rFonts w:asciiTheme="minorHAnsi" w:hAnsiTheme="minorHAnsi" w:cstheme="minorHAnsi"/>
          <w:sz w:val="24"/>
          <w:szCs w:val="24"/>
        </w:rPr>
      </w:pPr>
      <w:r w:rsidRPr="00FE3A20">
        <w:rPr>
          <w:rFonts w:asciiTheme="minorHAnsi" w:hAnsiTheme="minorHAnsi" w:cstheme="minorHAnsi"/>
          <w:sz w:val="24"/>
          <w:szCs w:val="24"/>
        </w:rPr>
        <w:t>Spices Inc. utilizes a food-grade grease on the external, non-product contact surfaces of the rotary blender. This processing aid does not contain any of the nine major food allergens. The grease is used only on non-food contact surfaces and is controlled through preventive maintenance and sanitation procedures.</w:t>
      </w:r>
    </w:p>
    <w:p w14:paraId="4BB00095" w14:textId="77777777" w:rsidR="00FE3A20" w:rsidRDefault="00FE3A20" w:rsidP="00FE3A20">
      <w:pPr>
        <w:tabs>
          <w:tab w:val="left" w:pos="900"/>
        </w:tabs>
        <w:rPr>
          <w:rFonts w:asciiTheme="minorHAnsi" w:hAnsiTheme="minorHAnsi" w:cstheme="minorHAnsi"/>
          <w:sz w:val="24"/>
          <w:szCs w:val="24"/>
        </w:rPr>
      </w:pPr>
    </w:p>
    <w:p w14:paraId="4B4D84A6" w14:textId="6CA9DDD4" w:rsidR="00B77759" w:rsidRPr="00FE3A20" w:rsidRDefault="00E24F5D" w:rsidP="00FE3A20">
      <w:pPr>
        <w:tabs>
          <w:tab w:val="left" w:pos="900"/>
        </w:tabs>
        <w:rPr>
          <w:rFonts w:asciiTheme="minorHAnsi" w:hAnsiTheme="minorHAnsi" w:cstheme="minorHAnsi"/>
          <w:sz w:val="24"/>
          <w:szCs w:val="24"/>
        </w:rPr>
      </w:pPr>
      <w:r w:rsidRPr="00FE3A20">
        <w:rPr>
          <w:rFonts w:asciiTheme="minorHAnsi" w:hAnsiTheme="minorHAnsi" w:cstheme="minorHAnsi"/>
          <w:sz w:val="24"/>
          <w:szCs w:val="24"/>
        </w:rPr>
        <w:t>Proposed introduction of new processing aids will include an evaluation for allergens. The introduction of new allergens from any source will be avoided where possible. If new allergens are introduced, this allergen management plan will be reassessed accordingly.</w:t>
      </w:r>
    </w:p>
    <w:p w14:paraId="0B4AA69E" w14:textId="77777777" w:rsidR="00FE3A20" w:rsidRDefault="00FE3A20" w:rsidP="00FE3A20">
      <w:pPr>
        <w:tabs>
          <w:tab w:val="left" w:pos="900"/>
        </w:tabs>
        <w:rPr>
          <w:rFonts w:asciiTheme="minorHAnsi" w:hAnsiTheme="minorHAnsi" w:cstheme="minorHAnsi"/>
          <w:sz w:val="24"/>
          <w:szCs w:val="24"/>
        </w:rPr>
      </w:pPr>
    </w:p>
    <w:p w14:paraId="04B7835A" w14:textId="11004A16" w:rsidR="00AB1CAE" w:rsidRPr="00402746" w:rsidDel="008617D1" w:rsidRDefault="008617D1" w:rsidP="008D64B9">
      <w:pPr>
        <w:tabs>
          <w:tab w:val="left" w:pos="900"/>
        </w:tabs>
        <w:rPr>
          <w:del w:id="25" w:author="Penny Patterson" w:date="2026-03-16T11:47:00Z" w16du:dateUtc="2026-03-16T15:47:00Z"/>
          <w:rFonts w:asciiTheme="minorHAnsi" w:hAnsiTheme="minorHAnsi" w:cstheme="minorHAnsi"/>
          <w:sz w:val="24"/>
          <w:szCs w:val="24"/>
        </w:rPr>
      </w:pPr>
      <w:ins w:id="26" w:author="Penny Patterson" w:date="2026-03-16T11:47:00Z" w16du:dateUtc="2026-03-16T15:47:00Z">
        <w:r w:rsidRPr="008617D1">
          <w:rPr>
            <w:rFonts w:asciiTheme="minorHAnsi" w:hAnsiTheme="minorHAnsi" w:cstheme="minorHAnsi"/>
            <w:sz w:val="24"/>
            <w:szCs w:val="24"/>
            <w:rPrChange w:id="27" w:author="Penny Patterson" w:date="2026-03-16T11:47:00Z" w16du:dateUtc="2026-03-16T15:47:00Z">
              <w:rPr/>
            </w:rPrChange>
          </w:rPr>
          <w:t xml:space="preserve">Various allergens may be brought into the facility through employee lunches, snacks, or company-sponsored meals. To control this risk, all food consumption is restricted to designated </w:t>
        </w:r>
        <w:r w:rsidRPr="008617D1">
          <w:rPr>
            <w:rFonts w:asciiTheme="minorHAnsi" w:hAnsiTheme="minorHAnsi" w:cstheme="minorHAnsi"/>
            <w:sz w:val="24"/>
            <w:szCs w:val="24"/>
            <w:rPrChange w:id="28" w:author="Penny Patterson" w:date="2026-03-16T11:47:00Z" w16du:dateUtc="2026-03-16T15:47:00Z">
              <w:rPr/>
            </w:rPrChange>
          </w:rPr>
          <w:lastRenderedPageBreak/>
          <w:t xml:space="preserve">break areas away from production and food contact surfaces. Employees are required to </w:t>
        </w:r>
        <w:r w:rsidRPr="008617D1">
          <w:rPr>
            <w:rFonts w:asciiTheme="minorHAnsi" w:hAnsiTheme="minorHAnsi" w:cstheme="minorHAnsi"/>
            <w:sz w:val="24"/>
            <w:szCs w:val="24"/>
            <w:rPrChange w:id="29" w:author="Penny Patterson" w:date="2026-03-16T11:48:00Z" w16du:dateUtc="2026-03-16T15:48:00Z">
              <w:rPr>
                <w:rStyle w:val="Strong"/>
              </w:rPr>
            </w:rPrChange>
          </w:rPr>
          <w:t>remove aprons or protective garments before entering break areas</w:t>
        </w:r>
        <w:r w:rsidRPr="008617D1">
          <w:rPr>
            <w:rFonts w:asciiTheme="minorHAnsi" w:hAnsiTheme="minorHAnsi" w:cstheme="minorHAnsi"/>
            <w:sz w:val="24"/>
            <w:szCs w:val="24"/>
            <w:rPrChange w:id="30" w:author="Penny Patterson" w:date="2026-03-16T11:47:00Z" w16du:dateUtc="2026-03-16T15:47:00Z">
              <w:rPr/>
            </w:rPrChange>
          </w:rPr>
          <w:t xml:space="preserve">, and upon returning to production areas they must </w:t>
        </w:r>
        <w:r w:rsidRPr="008617D1">
          <w:rPr>
            <w:rFonts w:asciiTheme="minorHAnsi" w:hAnsiTheme="minorHAnsi" w:cstheme="minorHAnsi"/>
            <w:sz w:val="24"/>
            <w:szCs w:val="24"/>
            <w:rPrChange w:id="31" w:author="Penny Patterson" w:date="2026-03-16T11:48:00Z" w16du:dateUtc="2026-03-16T15:48:00Z">
              <w:rPr>
                <w:rStyle w:val="Strong"/>
              </w:rPr>
            </w:rPrChange>
          </w:rPr>
          <w:t>wash and sanitize their hands in accordance with the facility’s hygiene procedures</w:t>
        </w:r>
        <w:r w:rsidRPr="008617D1">
          <w:rPr>
            <w:rFonts w:asciiTheme="minorHAnsi" w:hAnsiTheme="minorHAnsi" w:cstheme="minorHAnsi"/>
            <w:sz w:val="24"/>
            <w:szCs w:val="24"/>
            <w:rPrChange w:id="32" w:author="Penny Patterson" w:date="2026-03-16T11:47:00Z" w16du:dateUtc="2026-03-16T15:47:00Z">
              <w:rPr/>
            </w:rPrChange>
          </w:rPr>
          <w:t xml:space="preserve"> before resuming work. All employees receive training in allergen awareness and proper hygiene practices to prevent cross-contact between personal food items and production activities.</w:t>
        </w:r>
      </w:ins>
      <w:del w:id="33" w:author="Penny Patterson" w:date="2026-03-16T11:47:00Z" w16du:dateUtc="2026-03-16T15:47:00Z">
        <w:r w:rsidR="00AB623F" w:rsidRPr="00FE3A20" w:rsidDel="008617D1">
          <w:rPr>
            <w:rFonts w:asciiTheme="minorHAnsi" w:hAnsiTheme="minorHAnsi" w:cstheme="minorHAnsi"/>
            <w:sz w:val="24"/>
            <w:szCs w:val="24"/>
          </w:rPr>
          <w:delText xml:space="preserve">Various allergens </w:delText>
        </w:r>
        <w:r w:rsidR="003415A0" w:rsidRPr="00FE3A20" w:rsidDel="008617D1">
          <w:rPr>
            <w:rFonts w:asciiTheme="minorHAnsi" w:hAnsiTheme="minorHAnsi" w:cstheme="minorHAnsi"/>
            <w:sz w:val="24"/>
            <w:szCs w:val="24"/>
          </w:rPr>
          <w:delText>are expected to be brought into the facility by route of employee lunches/snacks or company-sponsored meals. However, all employees are trained in allergen awareness</w:delText>
        </w:r>
        <w:r w:rsidR="009B6AC0" w:rsidRPr="00FE3A20" w:rsidDel="008617D1">
          <w:rPr>
            <w:rFonts w:asciiTheme="minorHAnsi" w:hAnsiTheme="minorHAnsi" w:cstheme="minorHAnsi"/>
            <w:sz w:val="24"/>
            <w:szCs w:val="24"/>
          </w:rPr>
          <w:delText xml:space="preserve"> including proper hygiene procedures to be used when away from, and when returning to, work </w:delText>
        </w:r>
        <w:commentRangeStart w:id="34"/>
        <w:r w:rsidR="009B6AC0" w:rsidRPr="00FE3A20" w:rsidDel="008617D1">
          <w:rPr>
            <w:rFonts w:asciiTheme="minorHAnsi" w:hAnsiTheme="minorHAnsi" w:cstheme="minorHAnsi"/>
            <w:sz w:val="24"/>
            <w:szCs w:val="24"/>
          </w:rPr>
          <w:delText>stations</w:delText>
        </w:r>
        <w:commentRangeEnd w:id="34"/>
        <w:r w:rsidR="00105BCF" w:rsidRPr="00FE3A20" w:rsidDel="008617D1">
          <w:rPr>
            <w:rStyle w:val="CommentReference"/>
            <w:rFonts w:asciiTheme="minorHAnsi" w:hAnsiTheme="minorHAnsi" w:cstheme="minorHAnsi"/>
            <w:sz w:val="24"/>
            <w:szCs w:val="24"/>
          </w:rPr>
          <w:commentReference w:id="34"/>
        </w:r>
        <w:r w:rsidR="009B6AC0" w:rsidRPr="00FE3A20" w:rsidDel="008617D1">
          <w:rPr>
            <w:rFonts w:asciiTheme="minorHAnsi" w:hAnsiTheme="minorHAnsi" w:cstheme="minorHAnsi"/>
            <w:sz w:val="24"/>
            <w:szCs w:val="24"/>
          </w:rPr>
          <w:delText>.</w:delText>
        </w:r>
      </w:del>
    </w:p>
    <w:p w14:paraId="33EA974D" w14:textId="77777777" w:rsidR="007E12A7" w:rsidRPr="00402746" w:rsidRDefault="007E12A7" w:rsidP="009E2000">
      <w:pPr>
        <w:tabs>
          <w:tab w:val="left" w:pos="900"/>
        </w:tabs>
        <w:rPr>
          <w:rFonts w:asciiTheme="minorHAnsi" w:hAnsiTheme="minorHAnsi" w:cstheme="minorHAnsi"/>
          <w:sz w:val="24"/>
          <w:szCs w:val="24"/>
        </w:rPr>
      </w:pPr>
    </w:p>
    <w:p w14:paraId="6ABB665A" w14:textId="77777777" w:rsidR="008617D1" w:rsidRDefault="008617D1" w:rsidP="009E2000">
      <w:pPr>
        <w:tabs>
          <w:tab w:val="left" w:pos="900"/>
        </w:tabs>
        <w:rPr>
          <w:ins w:id="35" w:author="Penny Patterson" w:date="2026-03-16T11:47:00Z" w16du:dateUtc="2026-03-16T15:47:00Z"/>
          <w:rFonts w:asciiTheme="minorHAnsi" w:hAnsiTheme="minorHAnsi" w:cstheme="minorHAnsi"/>
          <w:b/>
          <w:sz w:val="24"/>
          <w:szCs w:val="24"/>
        </w:rPr>
      </w:pPr>
    </w:p>
    <w:p w14:paraId="514C0A62" w14:textId="10CEDB2F" w:rsidR="009E2000" w:rsidRPr="00402746" w:rsidRDefault="009E2000" w:rsidP="009E2000">
      <w:pPr>
        <w:tabs>
          <w:tab w:val="left" w:pos="900"/>
        </w:tabs>
        <w:rPr>
          <w:rFonts w:asciiTheme="minorHAnsi" w:hAnsiTheme="minorHAnsi" w:cstheme="minorHAnsi"/>
          <w:b/>
          <w:sz w:val="24"/>
          <w:szCs w:val="24"/>
        </w:rPr>
      </w:pPr>
      <w:r w:rsidRPr="00402746">
        <w:rPr>
          <w:rFonts w:asciiTheme="minorHAnsi" w:hAnsiTheme="minorHAnsi" w:cstheme="minorHAnsi"/>
          <w:b/>
          <w:sz w:val="24"/>
          <w:szCs w:val="24"/>
        </w:rPr>
        <w:t>Allergen Identification and Awareness</w:t>
      </w:r>
    </w:p>
    <w:p w14:paraId="6D372452" w14:textId="77777777" w:rsidR="009E2000" w:rsidRPr="00402746" w:rsidRDefault="009E2000" w:rsidP="009E2000">
      <w:pPr>
        <w:tabs>
          <w:tab w:val="left" w:pos="900"/>
        </w:tabs>
        <w:rPr>
          <w:rFonts w:asciiTheme="minorHAnsi" w:hAnsiTheme="minorHAnsi" w:cstheme="minorHAnsi"/>
          <w:sz w:val="24"/>
          <w:szCs w:val="24"/>
        </w:rPr>
      </w:pPr>
    </w:p>
    <w:p w14:paraId="77794C01" w14:textId="26283732" w:rsidR="009E2000" w:rsidRPr="009D659C" w:rsidRDefault="009E2000" w:rsidP="0071658A">
      <w:pPr>
        <w:tabs>
          <w:tab w:val="left" w:pos="900"/>
        </w:tabs>
        <w:rPr>
          <w:rFonts w:asciiTheme="minorHAnsi" w:hAnsiTheme="minorHAnsi" w:cstheme="minorHAnsi"/>
          <w:b/>
          <w:sz w:val="24"/>
          <w:szCs w:val="24"/>
        </w:rPr>
      </w:pPr>
      <w:r w:rsidRPr="009D659C">
        <w:rPr>
          <w:rFonts w:asciiTheme="minorHAnsi" w:hAnsiTheme="minorHAnsi" w:cstheme="minorHAnsi"/>
          <w:b/>
          <w:sz w:val="24"/>
          <w:szCs w:val="24"/>
        </w:rPr>
        <w:t>Training</w:t>
      </w:r>
    </w:p>
    <w:p w14:paraId="0365CA10" w14:textId="77777777" w:rsidR="00670597" w:rsidRPr="00402746" w:rsidRDefault="00670597" w:rsidP="009E2000">
      <w:pPr>
        <w:tabs>
          <w:tab w:val="left" w:pos="900"/>
        </w:tabs>
        <w:rPr>
          <w:rFonts w:asciiTheme="minorHAnsi" w:hAnsiTheme="minorHAnsi" w:cstheme="minorHAnsi"/>
          <w:b/>
          <w:sz w:val="24"/>
          <w:szCs w:val="24"/>
        </w:rPr>
      </w:pPr>
    </w:p>
    <w:p w14:paraId="7305797D" w14:textId="77777777" w:rsidR="009E2000" w:rsidRPr="009D659C" w:rsidRDefault="009E2000" w:rsidP="009D659C">
      <w:pPr>
        <w:tabs>
          <w:tab w:val="left" w:pos="900"/>
        </w:tabs>
        <w:rPr>
          <w:rFonts w:asciiTheme="minorHAnsi" w:hAnsiTheme="minorHAnsi" w:cstheme="minorHAnsi"/>
          <w:sz w:val="24"/>
          <w:szCs w:val="24"/>
        </w:rPr>
      </w:pPr>
      <w:r w:rsidRPr="009D659C">
        <w:rPr>
          <w:rFonts w:asciiTheme="minorHAnsi" w:hAnsiTheme="minorHAnsi" w:cstheme="minorHAnsi"/>
          <w:sz w:val="24"/>
          <w:szCs w:val="24"/>
        </w:rPr>
        <w:t xml:space="preserve">All employees will be trained </w:t>
      </w:r>
      <w:r w:rsidR="001B5492" w:rsidRPr="009D659C">
        <w:rPr>
          <w:rFonts w:asciiTheme="minorHAnsi" w:hAnsiTheme="minorHAnsi" w:cstheme="minorHAnsi"/>
          <w:sz w:val="24"/>
          <w:szCs w:val="24"/>
        </w:rPr>
        <w:t>in allergen awareness and pertinent elements of this program upon hire</w:t>
      </w:r>
      <w:r w:rsidRPr="009D659C">
        <w:rPr>
          <w:rFonts w:asciiTheme="minorHAnsi" w:hAnsiTheme="minorHAnsi" w:cstheme="minorHAnsi"/>
          <w:sz w:val="24"/>
          <w:szCs w:val="24"/>
        </w:rPr>
        <w:t>. This program will also be reviewed at least annually with all employees.</w:t>
      </w:r>
    </w:p>
    <w:p w14:paraId="34129AA9" w14:textId="77777777" w:rsidR="009E2000" w:rsidRPr="00402746" w:rsidRDefault="009E2000" w:rsidP="009E2000">
      <w:pPr>
        <w:tabs>
          <w:tab w:val="left" w:pos="900"/>
        </w:tabs>
        <w:rPr>
          <w:rFonts w:asciiTheme="minorHAnsi" w:hAnsiTheme="minorHAnsi" w:cstheme="minorHAnsi"/>
          <w:sz w:val="24"/>
          <w:szCs w:val="24"/>
        </w:rPr>
      </w:pPr>
    </w:p>
    <w:p w14:paraId="741E717B" w14:textId="77777777" w:rsidR="000E6C05" w:rsidRPr="00402746" w:rsidRDefault="001B5492" w:rsidP="009E2000">
      <w:pPr>
        <w:tabs>
          <w:tab w:val="left" w:pos="900"/>
        </w:tabs>
        <w:rPr>
          <w:rFonts w:asciiTheme="minorHAnsi" w:hAnsiTheme="minorHAnsi" w:cstheme="minorHAnsi"/>
          <w:sz w:val="24"/>
          <w:szCs w:val="24"/>
        </w:rPr>
      </w:pPr>
      <w:r w:rsidRPr="00402746">
        <w:rPr>
          <w:rFonts w:asciiTheme="minorHAnsi" w:hAnsiTheme="minorHAnsi" w:cstheme="minorHAnsi"/>
          <w:sz w:val="24"/>
          <w:szCs w:val="24"/>
        </w:rPr>
        <w:tab/>
      </w:r>
      <w:r w:rsidRPr="00402746">
        <w:rPr>
          <w:rFonts w:asciiTheme="minorHAnsi" w:hAnsiTheme="minorHAnsi" w:cstheme="minorHAnsi"/>
          <w:sz w:val="24"/>
          <w:szCs w:val="24"/>
        </w:rPr>
        <w:tab/>
      </w:r>
    </w:p>
    <w:p w14:paraId="48C40EC0" w14:textId="7F9B2EEB" w:rsidR="009E2000" w:rsidRPr="00402746" w:rsidRDefault="00162B60" w:rsidP="009E2000">
      <w:pPr>
        <w:tabs>
          <w:tab w:val="left" w:pos="900"/>
        </w:tabs>
        <w:rPr>
          <w:rFonts w:asciiTheme="minorHAnsi" w:hAnsiTheme="minorHAnsi" w:cstheme="minorHAnsi"/>
          <w:b/>
          <w:sz w:val="24"/>
          <w:szCs w:val="24"/>
        </w:rPr>
      </w:pPr>
      <w:r w:rsidRPr="00402746">
        <w:rPr>
          <w:rFonts w:asciiTheme="minorHAnsi" w:hAnsiTheme="minorHAnsi" w:cstheme="minorHAnsi"/>
          <w:b/>
          <w:sz w:val="24"/>
          <w:szCs w:val="24"/>
        </w:rPr>
        <w:t xml:space="preserve">Receiving and </w:t>
      </w:r>
      <w:r w:rsidR="009E2000" w:rsidRPr="00402746">
        <w:rPr>
          <w:rFonts w:asciiTheme="minorHAnsi" w:hAnsiTheme="minorHAnsi" w:cstheme="minorHAnsi"/>
          <w:b/>
          <w:sz w:val="24"/>
          <w:szCs w:val="24"/>
        </w:rPr>
        <w:t>Identification System</w:t>
      </w:r>
    </w:p>
    <w:p w14:paraId="2476AEEC" w14:textId="77777777" w:rsidR="00670597" w:rsidRPr="00402746" w:rsidRDefault="00670597" w:rsidP="009E2000">
      <w:pPr>
        <w:tabs>
          <w:tab w:val="left" w:pos="900"/>
        </w:tabs>
        <w:rPr>
          <w:rFonts w:asciiTheme="minorHAnsi" w:hAnsiTheme="minorHAnsi" w:cstheme="minorHAnsi"/>
          <w:b/>
          <w:sz w:val="24"/>
          <w:szCs w:val="24"/>
        </w:rPr>
      </w:pPr>
    </w:p>
    <w:p w14:paraId="78215F09" w14:textId="0F4FE659" w:rsidR="009E2000" w:rsidRPr="00402746" w:rsidRDefault="00162B60" w:rsidP="009E2000">
      <w:pPr>
        <w:tabs>
          <w:tab w:val="left" w:pos="900"/>
        </w:tabs>
        <w:rPr>
          <w:rFonts w:asciiTheme="minorHAnsi" w:hAnsiTheme="minorHAnsi" w:cstheme="minorHAnsi"/>
          <w:sz w:val="24"/>
          <w:szCs w:val="24"/>
        </w:rPr>
      </w:pPr>
      <w:r w:rsidRPr="00402746">
        <w:rPr>
          <w:rFonts w:asciiTheme="minorHAnsi" w:hAnsiTheme="minorHAnsi" w:cstheme="minorHAnsi"/>
          <w:sz w:val="24"/>
          <w:szCs w:val="24"/>
        </w:rPr>
        <w:t xml:space="preserve">The Receiver is provided with </w:t>
      </w:r>
      <w:r w:rsidR="005C6DCA" w:rsidRPr="00402746">
        <w:rPr>
          <w:rFonts w:asciiTheme="minorHAnsi" w:hAnsiTheme="minorHAnsi" w:cstheme="minorHAnsi"/>
          <w:sz w:val="24"/>
          <w:szCs w:val="24"/>
        </w:rPr>
        <w:t xml:space="preserve">a list of target allergens and has access to the </w:t>
      </w:r>
      <w:r w:rsidR="006E00F6" w:rsidRPr="00402746">
        <w:rPr>
          <w:rFonts w:asciiTheme="minorHAnsi" w:hAnsiTheme="minorHAnsi" w:cstheme="minorHAnsi"/>
          <w:sz w:val="24"/>
          <w:szCs w:val="24"/>
        </w:rPr>
        <w:t xml:space="preserve">list of allergen-containing materials in the </w:t>
      </w:r>
      <w:r w:rsidR="005C6DCA" w:rsidRPr="00402746">
        <w:rPr>
          <w:rFonts w:asciiTheme="minorHAnsi" w:hAnsiTheme="minorHAnsi" w:cstheme="minorHAnsi"/>
          <w:sz w:val="24"/>
          <w:szCs w:val="24"/>
        </w:rPr>
        <w:t>Raw Material Register</w:t>
      </w:r>
      <w:r w:rsidR="006E00F6" w:rsidRPr="00402746">
        <w:rPr>
          <w:rFonts w:asciiTheme="minorHAnsi" w:hAnsiTheme="minorHAnsi" w:cstheme="minorHAnsi"/>
          <w:sz w:val="24"/>
          <w:szCs w:val="24"/>
        </w:rPr>
        <w:t xml:space="preserve">. </w:t>
      </w:r>
      <w:r w:rsidR="007E187D" w:rsidRPr="00402746">
        <w:rPr>
          <w:rFonts w:asciiTheme="minorHAnsi" w:hAnsiTheme="minorHAnsi" w:cstheme="minorHAnsi"/>
          <w:sz w:val="24"/>
          <w:szCs w:val="24"/>
        </w:rPr>
        <w:t xml:space="preserve">Upon receipt, all inbound ingredient pallets are marked with </w:t>
      </w:r>
      <w:del w:id="36" w:author="Arlen Keller" w:date="2026-03-10T16:15:00Z" w16du:dateUtc="2026-03-10T21:15:00Z">
        <w:r w:rsidR="007E187D" w:rsidRPr="00402746" w:rsidDel="000A647F">
          <w:rPr>
            <w:rFonts w:asciiTheme="minorHAnsi" w:hAnsiTheme="minorHAnsi" w:cstheme="minorHAnsi"/>
            <w:sz w:val="24"/>
            <w:szCs w:val="24"/>
          </w:rPr>
          <w:delText xml:space="preserve">a </w:delText>
        </w:r>
      </w:del>
      <w:ins w:id="37" w:author="Arlen Keller" w:date="2026-03-10T16:15:00Z" w16du:dateUtc="2026-03-10T21:15:00Z">
        <w:r w:rsidR="000A647F">
          <w:rPr>
            <w:rFonts w:asciiTheme="minorHAnsi" w:hAnsiTheme="minorHAnsi" w:cstheme="minorHAnsi"/>
            <w:sz w:val="24"/>
            <w:szCs w:val="24"/>
          </w:rPr>
          <w:t>an</w:t>
        </w:r>
        <w:r w:rsidR="000A647F" w:rsidRPr="00402746">
          <w:rPr>
            <w:rFonts w:asciiTheme="minorHAnsi" w:hAnsiTheme="minorHAnsi" w:cstheme="minorHAnsi"/>
            <w:sz w:val="24"/>
            <w:szCs w:val="24"/>
          </w:rPr>
          <w:t xml:space="preserve"> </w:t>
        </w:r>
      </w:ins>
      <w:r w:rsidR="007E187D" w:rsidRPr="00402746">
        <w:rPr>
          <w:rFonts w:asciiTheme="minorHAnsi" w:hAnsiTheme="minorHAnsi" w:cstheme="minorHAnsi"/>
          <w:sz w:val="24"/>
          <w:szCs w:val="24"/>
        </w:rPr>
        <w:t xml:space="preserve">allergen placard indicating the types of allergens present. If multiple allergens are present, multiple placards are applied. Allergen identification remains with the pallet throughout storage and use </w:t>
      </w:r>
      <w:r w:rsidR="00670597" w:rsidRPr="00402746">
        <w:rPr>
          <w:rFonts w:asciiTheme="minorHAnsi" w:hAnsiTheme="minorHAnsi" w:cstheme="minorHAnsi"/>
          <w:sz w:val="24"/>
          <w:szCs w:val="24"/>
        </w:rPr>
        <w:t>according to the following table:</w:t>
      </w:r>
    </w:p>
    <w:p w14:paraId="3347CB2A" w14:textId="77777777" w:rsidR="001B5492" w:rsidRPr="00402746" w:rsidRDefault="001B5492" w:rsidP="009E2000">
      <w:pPr>
        <w:tabs>
          <w:tab w:val="left" w:pos="900"/>
        </w:tabs>
        <w:rPr>
          <w:rFonts w:asciiTheme="minorHAnsi" w:hAnsiTheme="minorHAnsi" w:cstheme="minorHAns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8"/>
        <w:gridCol w:w="2173"/>
      </w:tblGrid>
      <w:tr w:rsidR="001B5492" w:rsidRPr="00402746" w14:paraId="64B1B31F" w14:textId="77777777" w:rsidTr="00BA57CF">
        <w:trPr>
          <w:trHeight w:val="296"/>
        </w:trPr>
        <w:tc>
          <w:tcPr>
            <w:tcW w:w="1908" w:type="dxa"/>
          </w:tcPr>
          <w:p w14:paraId="6449DD80" w14:textId="77777777" w:rsidR="001B5492" w:rsidRPr="00402746" w:rsidRDefault="001B5492" w:rsidP="00176B23">
            <w:pPr>
              <w:tabs>
                <w:tab w:val="left" w:pos="900"/>
              </w:tabs>
              <w:rPr>
                <w:rFonts w:asciiTheme="minorHAnsi" w:hAnsiTheme="minorHAnsi" w:cstheme="minorHAnsi"/>
                <w:b/>
                <w:sz w:val="24"/>
                <w:szCs w:val="24"/>
              </w:rPr>
            </w:pPr>
            <w:r w:rsidRPr="00402746">
              <w:rPr>
                <w:rFonts w:asciiTheme="minorHAnsi" w:hAnsiTheme="minorHAnsi" w:cstheme="minorHAnsi"/>
                <w:b/>
                <w:sz w:val="24"/>
                <w:szCs w:val="24"/>
              </w:rPr>
              <w:t>Allergen</w:t>
            </w:r>
          </w:p>
        </w:tc>
        <w:tc>
          <w:tcPr>
            <w:tcW w:w="2173" w:type="dxa"/>
          </w:tcPr>
          <w:p w14:paraId="00C37024" w14:textId="77777777" w:rsidR="001B5492" w:rsidRPr="00402746" w:rsidRDefault="001B5492" w:rsidP="00176B23">
            <w:pPr>
              <w:tabs>
                <w:tab w:val="left" w:pos="900"/>
              </w:tabs>
              <w:rPr>
                <w:rFonts w:asciiTheme="minorHAnsi" w:hAnsiTheme="minorHAnsi" w:cstheme="minorHAnsi"/>
                <w:b/>
                <w:sz w:val="24"/>
                <w:szCs w:val="24"/>
              </w:rPr>
            </w:pPr>
            <w:r w:rsidRPr="00402746">
              <w:rPr>
                <w:rFonts w:asciiTheme="minorHAnsi" w:hAnsiTheme="minorHAnsi" w:cstheme="minorHAnsi"/>
                <w:b/>
                <w:sz w:val="24"/>
                <w:szCs w:val="24"/>
              </w:rPr>
              <w:t>Color Code</w:t>
            </w:r>
          </w:p>
        </w:tc>
      </w:tr>
      <w:tr w:rsidR="001B5492" w:rsidRPr="00402746" w14:paraId="79D54898" w14:textId="77777777" w:rsidTr="00BA57CF">
        <w:trPr>
          <w:trHeight w:val="279"/>
        </w:trPr>
        <w:tc>
          <w:tcPr>
            <w:tcW w:w="1908" w:type="dxa"/>
          </w:tcPr>
          <w:p w14:paraId="1031A640" w14:textId="06A4A3CF" w:rsidR="001B5492" w:rsidRPr="00402746" w:rsidRDefault="00995D65" w:rsidP="00176B23">
            <w:pPr>
              <w:tabs>
                <w:tab w:val="left" w:pos="900"/>
              </w:tabs>
              <w:rPr>
                <w:rFonts w:asciiTheme="minorHAnsi" w:hAnsiTheme="minorHAnsi" w:cstheme="minorHAnsi"/>
                <w:sz w:val="24"/>
                <w:szCs w:val="24"/>
              </w:rPr>
            </w:pPr>
            <w:r w:rsidRPr="00402746">
              <w:rPr>
                <w:rFonts w:asciiTheme="minorHAnsi" w:hAnsiTheme="minorHAnsi" w:cstheme="minorHAnsi"/>
                <w:sz w:val="24"/>
                <w:szCs w:val="24"/>
              </w:rPr>
              <w:t>Soy</w:t>
            </w:r>
          </w:p>
        </w:tc>
        <w:tc>
          <w:tcPr>
            <w:tcW w:w="2173" w:type="dxa"/>
          </w:tcPr>
          <w:p w14:paraId="5BC39919" w14:textId="0AE78FA1" w:rsidR="001B5492" w:rsidRPr="00402746" w:rsidRDefault="00BA57CF" w:rsidP="00176B23">
            <w:pPr>
              <w:tabs>
                <w:tab w:val="left" w:pos="900"/>
              </w:tabs>
              <w:rPr>
                <w:rFonts w:asciiTheme="minorHAnsi" w:hAnsiTheme="minorHAnsi" w:cstheme="minorHAnsi"/>
                <w:sz w:val="24"/>
                <w:szCs w:val="24"/>
              </w:rPr>
            </w:pPr>
            <w:r w:rsidRPr="00402746">
              <w:rPr>
                <w:rFonts w:asciiTheme="minorHAnsi" w:hAnsiTheme="minorHAnsi" w:cstheme="minorHAnsi"/>
                <w:sz w:val="24"/>
                <w:szCs w:val="24"/>
              </w:rPr>
              <w:t>Blue</w:t>
            </w:r>
          </w:p>
        </w:tc>
      </w:tr>
      <w:tr w:rsidR="001B5492" w:rsidRPr="00402746" w14:paraId="68AD2A04" w14:textId="77777777" w:rsidTr="00BA57CF">
        <w:trPr>
          <w:trHeight w:val="279"/>
        </w:trPr>
        <w:tc>
          <w:tcPr>
            <w:tcW w:w="1908" w:type="dxa"/>
          </w:tcPr>
          <w:p w14:paraId="44911383" w14:textId="7B69FA85" w:rsidR="001B5492" w:rsidRPr="00402746" w:rsidRDefault="00A66253" w:rsidP="00176B23">
            <w:pPr>
              <w:tabs>
                <w:tab w:val="left" w:pos="900"/>
              </w:tabs>
              <w:rPr>
                <w:rFonts w:asciiTheme="minorHAnsi" w:hAnsiTheme="minorHAnsi" w:cstheme="minorHAnsi"/>
                <w:sz w:val="24"/>
                <w:szCs w:val="24"/>
              </w:rPr>
            </w:pPr>
            <w:r w:rsidRPr="00402746">
              <w:rPr>
                <w:rFonts w:asciiTheme="minorHAnsi" w:hAnsiTheme="minorHAnsi" w:cstheme="minorHAnsi"/>
                <w:sz w:val="24"/>
                <w:szCs w:val="24"/>
              </w:rPr>
              <w:t>Dairy</w:t>
            </w:r>
          </w:p>
        </w:tc>
        <w:tc>
          <w:tcPr>
            <w:tcW w:w="2173" w:type="dxa"/>
          </w:tcPr>
          <w:p w14:paraId="0CA67397" w14:textId="667C3ABA" w:rsidR="001B5492" w:rsidRPr="00402746" w:rsidRDefault="004A6E70" w:rsidP="00176B23">
            <w:pPr>
              <w:tabs>
                <w:tab w:val="left" w:pos="900"/>
              </w:tabs>
              <w:rPr>
                <w:rFonts w:asciiTheme="minorHAnsi" w:hAnsiTheme="minorHAnsi" w:cstheme="minorHAnsi"/>
                <w:sz w:val="24"/>
                <w:szCs w:val="24"/>
              </w:rPr>
            </w:pPr>
            <w:r w:rsidRPr="00402746">
              <w:rPr>
                <w:rFonts w:asciiTheme="minorHAnsi" w:hAnsiTheme="minorHAnsi" w:cstheme="minorHAnsi"/>
                <w:sz w:val="24"/>
                <w:szCs w:val="24"/>
              </w:rPr>
              <w:t>Purple</w:t>
            </w:r>
          </w:p>
        </w:tc>
      </w:tr>
      <w:tr w:rsidR="00670597" w:rsidRPr="00402746" w14:paraId="28659401" w14:textId="77777777" w:rsidTr="00BA57CF">
        <w:trPr>
          <w:trHeight w:val="296"/>
        </w:trPr>
        <w:tc>
          <w:tcPr>
            <w:tcW w:w="1908" w:type="dxa"/>
          </w:tcPr>
          <w:p w14:paraId="5631C434" w14:textId="523A4A43" w:rsidR="00670597" w:rsidRPr="00402746" w:rsidRDefault="00234D74" w:rsidP="00176B23">
            <w:pPr>
              <w:tabs>
                <w:tab w:val="left" w:pos="900"/>
              </w:tabs>
              <w:rPr>
                <w:rFonts w:asciiTheme="minorHAnsi" w:hAnsiTheme="minorHAnsi" w:cstheme="minorHAnsi"/>
                <w:sz w:val="24"/>
                <w:szCs w:val="24"/>
              </w:rPr>
            </w:pPr>
            <w:r w:rsidRPr="00402746">
              <w:rPr>
                <w:rFonts w:asciiTheme="minorHAnsi" w:hAnsiTheme="minorHAnsi" w:cstheme="minorHAnsi"/>
                <w:sz w:val="24"/>
                <w:szCs w:val="24"/>
              </w:rPr>
              <w:t>Sesame</w:t>
            </w:r>
          </w:p>
        </w:tc>
        <w:tc>
          <w:tcPr>
            <w:tcW w:w="2173" w:type="dxa"/>
          </w:tcPr>
          <w:p w14:paraId="4E40D62E" w14:textId="621BD2CB" w:rsidR="00670597" w:rsidRPr="00402746" w:rsidRDefault="00BA57CF" w:rsidP="00176B23">
            <w:pPr>
              <w:tabs>
                <w:tab w:val="left" w:pos="900"/>
              </w:tabs>
              <w:rPr>
                <w:rFonts w:asciiTheme="minorHAnsi" w:hAnsiTheme="minorHAnsi" w:cstheme="minorHAnsi"/>
                <w:sz w:val="24"/>
                <w:szCs w:val="24"/>
              </w:rPr>
            </w:pPr>
            <w:r w:rsidRPr="00402746">
              <w:rPr>
                <w:rFonts w:asciiTheme="minorHAnsi" w:hAnsiTheme="minorHAnsi" w:cstheme="minorHAnsi"/>
                <w:sz w:val="24"/>
                <w:szCs w:val="24"/>
              </w:rPr>
              <w:t>Green</w:t>
            </w:r>
          </w:p>
        </w:tc>
      </w:tr>
      <w:tr w:rsidR="00253729" w:rsidRPr="00402746" w14:paraId="0ED51C41" w14:textId="77777777" w:rsidTr="00BA57CF">
        <w:trPr>
          <w:trHeight w:val="872"/>
        </w:trPr>
        <w:tc>
          <w:tcPr>
            <w:tcW w:w="1908" w:type="dxa"/>
          </w:tcPr>
          <w:p w14:paraId="1B130B62" w14:textId="7F5E0AEC" w:rsidR="00253729" w:rsidRPr="00402746" w:rsidRDefault="006841C7" w:rsidP="00176B23">
            <w:pPr>
              <w:tabs>
                <w:tab w:val="left" w:pos="900"/>
              </w:tabs>
              <w:rPr>
                <w:rFonts w:asciiTheme="minorHAnsi" w:hAnsiTheme="minorHAnsi" w:cstheme="minorHAnsi"/>
                <w:sz w:val="24"/>
                <w:szCs w:val="24"/>
              </w:rPr>
            </w:pPr>
            <w:r w:rsidRPr="00402746">
              <w:rPr>
                <w:rFonts w:asciiTheme="minorHAnsi" w:hAnsiTheme="minorHAnsi" w:cstheme="minorHAnsi"/>
                <w:sz w:val="24"/>
                <w:szCs w:val="24"/>
              </w:rPr>
              <w:t>Treenut</w:t>
            </w:r>
          </w:p>
        </w:tc>
        <w:tc>
          <w:tcPr>
            <w:tcW w:w="2173" w:type="dxa"/>
          </w:tcPr>
          <w:p w14:paraId="4BC4E722" w14:textId="1DE90EE2" w:rsidR="00BA57CF" w:rsidRPr="00402746" w:rsidRDefault="003C0E67" w:rsidP="00176B23">
            <w:pPr>
              <w:tabs>
                <w:tab w:val="left" w:pos="900"/>
              </w:tabs>
              <w:rPr>
                <w:rFonts w:asciiTheme="minorHAnsi" w:hAnsiTheme="minorHAnsi" w:cstheme="minorHAnsi"/>
                <w:sz w:val="24"/>
                <w:szCs w:val="24"/>
              </w:rPr>
            </w:pPr>
            <w:r w:rsidRPr="00402746">
              <w:rPr>
                <w:rFonts w:asciiTheme="minorHAnsi" w:hAnsiTheme="minorHAnsi" w:cstheme="minorHAnsi"/>
                <w:sz w:val="24"/>
                <w:szCs w:val="24"/>
              </w:rPr>
              <w:t>Yellow</w:t>
            </w:r>
          </w:p>
          <w:p w14:paraId="44A87D20" w14:textId="19AE38C7" w:rsidR="00253729" w:rsidRPr="00402746" w:rsidRDefault="00234D74" w:rsidP="00176B23">
            <w:pPr>
              <w:tabs>
                <w:tab w:val="left" w:pos="900"/>
              </w:tabs>
              <w:rPr>
                <w:rFonts w:asciiTheme="minorHAnsi" w:hAnsiTheme="minorHAnsi" w:cstheme="minorHAnsi"/>
                <w:sz w:val="24"/>
                <w:szCs w:val="24"/>
              </w:rPr>
            </w:pPr>
            <w:r w:rsidRPr="00402746">
              <w:rPr>
                <w:rFonts w:asciiTheme="minorHAnsi" w:hAnsiTheme="minorHAnsi" w:cstheme="minorHAnsi"/>
                <w:sz w:val="24"/>
                <w:szCs w:val="24"/>
              </w:rPr>
              <w:t>With specific species on label</w:t>
            </w:r>
          </w:p>
        </w:tc>
      </w:tr>
      <w:tr w:rsidR="00BA57CF" w:rsidRPr="00402746" w14:paraId="3065DC28" w14:textId="77777777" w:rsidTr="00BA57CF">
        <w:trPr>
          <w:trHeight w:val="872"/>
        </w:trPr>
        <w:tc>
          <w:tcPr>
            <w:tcW w:w="1908" w:type="dxa"/>
          </w:tcPr>
          <w:p w14:paraId="4206FC25" w14:textId="72B23B0A" w:rsidR="00BA57CF" w:rsidRPr="00402746" w:rsidRDefault="00BA57CF" w:rsidP="00176B23">
            <w:pPr>
              <w:tabs>
                <w:tab w:val="left" w:pos="900"/>
              </w:tabs>
              <w:rPr>
                <w:rFonts w:asciiTheme="minorHAnsi" w:hAnsiTheme="minorHAnsi" w:cstheme="minorHAnsi"/>
                <w:sz w:val="24"/>
                <w:szCs w:val="24"/>
              </w:rPr>
            </w:pPr>
            <w:r w:rsidRPr="00402746">
              <w:rPr>
                <w:rFonts w:asciiTheme="minorHAnsi" w:hAnsiTheme="minorHAnsi" w:cstheme="minorHAnsi"/>
                <w:sz w:val="24"/>
                <w:szCs w:val="24"/>
              </w:rPr>
              <w:t>Peanuts</w:t>
            </w:r>
          </w:p>
        </w:tc>
        <w:tc>
          <w:tcPr>
            <w:tcW w:w="2173" w:type="dxa"/>
          </w:tcPr>
          <w:p w14:paraId="2103F8A0" w14:textId="3FE9A1CB" w:rsidR="00BA57CF" w:rsidRPr="00402746" w:rsidRDefault="00BA57CF" w:rsidP="00176B23">
            <w:pPr>
              <w:tabs>
                <w:tab w:val="left" w:pos="900"/>
              </w:tabs>
              <w:rPr>
                <w:rFonts w:asciiTheme="minorHAnsi" w:hAnsiTheme="minorHAnsi" w:cstheme="minorHAnsi"/>
                <w:sz w:val="24"/>
                <w:szCs w:val="24"/>
              </w:rPr>
            </w:pPr>
            <w:r w:rsidRPr="00402746">
              <w:rPr>
                <w:rFonts w:asciiTheme="minorHAnsi" w:hAnsiTheme="minorHAnsi" w:cstheme="minorHAnsi"/>
                <w:sz w:val="24"/>
                <w:szCs w:val="24"/>
              </w:rPr>
              <w:t>Red</w:t>
            </w:r>
          </w:p>
        </w:tc>
      </w:tr>
    </w:tbl>
    <w:p w14:paraId="20A9A51C" w14:textId="77777777" w:rsidR="009E2000" w:rsidRPr="00402746" w:rsidRDefault="009E2000" w:rsidP="009E2000">
      <w:pPr>
        <w:tabs>
          <w:tab w:val="left" w:pos="900"/>
        </w:tabs>
        <w:rPr>
          <w:rFonts w:asciiTheme="minorHAnsi" w:hAnsiTheme="minorHAnsi" w:cstheme="minorHAnsi"/>
          <w:sz w:val="24"/>
          <w:szCs w:val="24"/>
        </w:rPr>
      </w:pPr>
    </w:p>
    <w:p w14:paraId="272FDF31" w14:textId="4E9DC0EB" w:rsidR="009E2000" w:rsidRPr="00402746" w:rsidRDefault="004A5837" w:rsidP="009E2000">
      <w:pPr>
        <w:tabs>
          <w:tab w:val="left" w:pos="900"/>
        </w:tabs>
        <w:rPr>
          <w:rFonts w:asciiTheme="minorHAnsi" w:hAnsiTheme="minorHAnsi" w:cstheme="minorHAnsi"/>
          <w:sz w:val="24"/>
          <w:szCs w:val="24"/>
        </w:rPr>
      </w:pPr>
      <w:r w:rsidRPr="00402746">
        <w:rPr>
          <w:rFonts w:asciiTheme="minorHAnsi" w:hAnsiTheme="minorHAnsi" w:cstheme="minorHAnsi"/>
          <w:sz w:val="24"/>
          <w:szCs w:val="24"/>
        </w:rPr>
        <w:t xml:space="preserve">The allergen </w:t>
      </w:r>
      <w:r w:rsidR="00C440F7" w:rsidRPr="00402746">
        <w:rPr>
          <w:rFonts w:asciiTheme="minorHAnsi" w:hAnsiTheme="minorHAnsi" w:cstheme="minorHAnsi"/>
          <w:sz w:val="24"/>
          <w:szCs w:val="24"/>
        </w:rPr>
        <w:t>placard remains with the pallet throughout storage</w:t>
      </w:r>
      <w:r w:rsidR="00927A08" w:rsidRPr="00402746">
        <w:rPr>
          <w:rFonts w:asciiTheme="minorHAnsi" w:hAnsiTheme="minorHAnsi" w:cstheme="minorHAnsi"/>
          <w:sz w:val="24"/>
          <w:szCs w:val="24"/>
        </w:rPr>
        <w:t>.</w:t>
      </w:r>
    </w:p>
    <w:p w14:paraId="39A03BBB" w14:textId="532049AD" w:rsidR="00004251" w:rsidRPr="00402746" w:rsidRDefault="00004251" w:rsidP="009E2000">
      <w:pPr>
        <w:tabs>
          <w:tab w:val="left" w:pos="900"/>
        </w:tabs>
        <w:rPr>
          <w:rFonts w:asciiTheme="minorHAnsi" w:hAnsiTheme="minorHAnsi" w:cstheme="minorHAnsi"/>
          <w:sz w:val="24"/>
          <w:szCs w:val="24"/>
        </w:rPr>
      </w:pPr>
    </w:p>
    <w:p w14:paraId="18B75C66" w14:textId="05B68311" w:rsidR="00004251" w:rsidRPr="00402746" w:rsidRDefault="00004251" w:rsidP="009E2000">
      <w:pPr>
        <w:tabs>
          <w:tab w:val="left" w:pos="900"/>
        </w:tabs>
        <w:rPr>
          <w:rFonts w:asciiTheme="minorHAnsi" w:hAnsiTheme="minorHAnsi" w:cstheme="minorHAnsi"/>
          <w:sz w:val="24"/>
          <w:szCs w:val="24"/>
        </w:rPr>
      </w:pPr>
      <w:r w:rsidRPr="00402746">
        <w:rPr>
          <w:rFonts w:asciiTheme="minorHAnsi" w:hAnsiTheme="minorHAnsi" w:cstheme="minorHAnsi"/>
          <w:sz w:val="24"/>
          <w:szCs w:val="24"/>
        </w:rPr>
        <w:t xml:space="preserve">The allergen color-coding scheme is posted throughout the facility in </w:t>
      </w:r>
      <w:r w:rsidR="00ED6D4D" w:rsidRPr="00402746">
        <w:rPr>
          <w:rFonts w:asciiTheme="minorHAnsi" w:hAnsiTheme="minorHAnsi" w:cstheme="minorHAnsi"/>
          <w:sz w:val="24"/>
          <w:szCs w:val="24"/>
        </w:rPr>
        <w:t xml:space="preserve">key areas including: Receiving, Warehousing, </w:t>
      </w:r>
      <w:r w:rsidR="00ED787F" w:rsidRPr="00402746">
        <w:rPr>
          <w:rFonts w:asciiTheme="minorHAnsi" w:hAnsiTheme="minorHAnsi" w:cstheme="minorHAnsi"/>
          <w:sz w:val="24"/>
          <w:szCs w:val="24"/>
        </w:rPr>
        <w:t>Packaging, Grinding/Blending.</w:t>
      </w:r>
    </w:p>
    <w:p w14:paraId="7292213B" w14:textId="77777777" w:rsidR="00670597" w:rsidRPr="00402746" w:rsidRDefault="00670597" w:rsidP="009E2000">
      <w:pPr>
        <w:tabs>
          <w:tab w:val="left" w:pos="900"/>
        </w:tabs>
        <w:rPr>
          <w:rFonts w:asciiTheme="minorHAnsi" w:hAnsiTheme="minorHAnsi" w:cstheme="minorHAnsi"/>
          <w:sz w:val="24"/>
          <w:szCs w:val="24"/>
        </w:rPr>
      </w:pPr>
    </w:p>
    <w:p w14:paraId="3BD69EFB" w14:textId="77777777" w:rsidR="00B9066A" w:rsidRDefault="00B9066A" w:rsidP="009E2000">
      <w:pPr>
        <w:tabs>
          <w:tab w:val="left" w:pos="900"/>
        </w:tabs>
        <w:rPr>
          <w:rFonts w:asciiTheme="minorHAnsi" w:hAnsiTheme="minorHAnsi" w:cstheme="minorHAnsi"/>
          <w:b/>
          <w:sz w:val="24"/>
          <w:szCs w:val="24"/>
        </w:rPr>
      </w:pPr>
    </w:p>
    <w:p w14:paraId="48F30F56" w14:textId="77777777" w:rsidR="00B9066A" w:rsidRDefault="00B9066A" w:rsidP="009E2000">
      <w:pPr>
        <w:tabs>
          <w:tab w:val="left" w:pos="900"/>
        </w:tabs>
        <w:rPr>
          <w:rFonts w:asciiTheme="minorHAnsi" w:hAnsiTheme="minorHAnsi" w:cstheme="minorHAnsi"/>
          <w:b/>
          <w:sz w:val="24"/>
          <w:szCs w:val="24"/>
        </w:rPr>
      </w:pPr>
    </w:p>
    <w:p w14:paraId="6B11CABE" w14:textId="339DD4A2" w:rsidR="009E2000" w:rsidRPr="00402746" w:rsidRDefault="009E2000" w:rsidP="009E2000">
      <w:pPr>
        <w:tabs>
          <w:tab w:val="left" w:pos="900"/>
        </w:tabs>
        <w:rPr>
          <w:rFonts w:asciiTheme="minorHAnsi" w:hAnsiTheme="minorHAnsi" w:cstheme="minorHAnsi"/>
          <w:b/>
          <w:sz w:val="24"/>
          <w:szCs w:val="24"/>
        </w:rPr>
      </w:pPr>
      <w:r w:rsidRPr="00402746">
        <w:rPr>
          <w:rFonts w:asciiTheme="minorHAnsi" w:hAnsiTheme="minorHAnsi" w:cstheme="minorHAnsi"/>
          <w:b/>
          <w:sz w:val="24"/>
          <w:szCs w:val="24"/>
        </w:rPr>
        <w:t>Ingredient Storage</w:t>
      </w:r>
    </w:p>
    <w:p w14:paraId="249BD409" w14:textId="77777777" w:rsidR="009E2000" w:rsidRPr="00402746" w:rsidRDefault="009E2000" w:rsidP="009E2000">
      <w:pPr>
        <w:tabs>
          <w:tab w:val="left" w:pos="900"/>
        </w:tabs>
        <w:rPr>
          <w:rFonts w:asciiTheme="minorHAnsi" w:hAnsiTheme="minorHAnsi" w:cstheme="minorHAnsi"/>
          <w:sz w:val="24"/>
          <w:szCs w:val="24"/>
        </w:rPr>
      </w:pPr>
    </w:p>
    <w:p w14:paraId="09221E3C" w14:textId="5F02D87D" w:rsidR="00DF44D9" w:rsidRPr="00402746" w:rsidRDefault="00DF44D9" w:rsidP="009E2000">
      <w:pPr>
        <w:tabs>
          <w:tab w:val="left" w:pos="900"/>
        </w:tabs>
        <w:rPr>
          <w:rFonts w:asciiTheme="minorHAnsi" w:hAnsiTheme="minorHAnsi" w:cstheme="minorHAnsi"/>
          <w:sz w:val="24"/>
          <w:szCs w:val="24"/>
        </w:rPr>
      </w:pPr>
      <w:r w:rsidRPr="00402746">
        <w:rPr>
          <w:rFonts w:asciiTheme="minorHAnsi" w:hAnsiTheme="minorHAnsi" w:cstheme="minorHAnsi"/>
          <w:sz w:val="24"/>
          <w:szCs w:val="24"/>
        </w:rPr>
        <w:t>Allergenic ingredients will be stored in segregated areas identified according to the allergens in that area. Overflow volumes of allergenic ingredients may be stored in alternative locations if pallets</w:t>
      </w:r>
      <w:r w:rsidR="007044B2" w:rsidRPr="00402746">
        <w:rPr>
          <w:rFonts w:asciiTheme="minorHAnsi" w:hAnsiTheme="minorHAnsi" w:cstheme="minorHAnsi"/>
          <w:sz w:val="24"/>
          <w:szCs w:val="24"/>
        </w:rPr>
        <w:t xml:space="preserve"> are</w:t>
      </w:r>
      <w:r w:rsidRPr="00402746">
        <w:rPr>
          <w:rFonts w:asciiTheme="minorHAnsi" w:hAnsiTheme="minorHAnsi" w:cstheme="minorHAnsi"/>
          <w:sz w:val="24"/>
          <w:szCs w:val="24"/>
        </w:rPr>
        <w:t xml:space="preserve"> stored on the lowest level, and allergen identification </w:t>
      </w:r>
      <w:r w:rsidR="00927A08" w:rsidRPr="00402746">
        <w:rPr>
          <w:rFonts w:asciiTheme="minorHAnsi" w:hAnsiTheme="minorHAnsi" w:cstheme="minorHAnsi"/>
          <w:sz w:val="24"/>
          <w:szCs w:val="24"/>
        </w:rPr>
        <w:t>placards</w:t>
      </w:r>
      <w:r w:rsidRPr="00402746">
        <w:rPr>
          <w:rFonts w:asciiTheme="minorHAnsi" w:hAnsiTheme="minorHAnsi" w:cstheme="minorHAnsi"/>
          <w:sz w:val="24"/>
          <w:szCs w:val="24"/>
        </w:rPr>
        <w:t xml:space="preserve"> are readily visible.</w:t>
      </w:r>
    </w:p>
    <w:p w14:paraId="7CEEA9C7" w14:textId="77777777" w:rsidR="00DF44D9" w:rsidRPr="00402746" w:rsidRDefault="00DF44D9" w:rsidP="009E2000">
      <w:pPr>
        <w:tabs>
          <w:tab w:val="left" w:pos="900"/>
        </w:tabs>
        <w:rPr>
          <w:rFonts w:asciiTheme="minorHAnsi" w:hAnsiTheme="minorHAnsi" w:cstheme="minorHAnsi"/>
          <w:sz w:val="24"/>
          <w:szCs w:val="24"/>
        </w:rPr>
      </w:pPr>
    </w:p>
    <w:p w14:paraId="34022BE8" w14:textId="240F864E" w:rsidR="009E2000" w:rsidRPr="00402746" w:rsidRDefault="00C46E39" w:rsidP="009E2000">
      <w:pPr>
        <w:tabs>
          <w:tab w:val="left" w:pos="900"/>
        </w:tabs>
        <w:rPr>
          <w:rFonts w:asciiTheme="minorHAnsi" w:hAnsiTheme="minorHAnsi" w:cstheme="minorHAnsi"/>
          <w:sz w:val="24"/>
          <w:szCs w:val="24"/>
        </w:rPr>
      </w:pPr>
      <w:del w:id="38" w:author="Arlen Keller" w:date="2026-02-06T18:19:00Z" w16du:dateUtc="2026-02-06T23:19:00Z">
        <w:r w:rsidRPr="00402746" w:rsidDel="001E11F9">
          <w:rPr>
            <w:rFonts w:asciiTheme="minorHAnsi" w:hAnsiTheme="minorHAnsi" w:cstheme="minorHAnsi"/>
            <w:sz w:val="24"/>
            <w:szCs w:val="24"/>
          </w:rPr>
          <w:delText>Where feasible, m</w:delText>
        </w:r>
      </w:del>
      <w:ins w:id="39" w:author="Arlen Keller" w:date="2026-02-06T18:19:00Z" w16du:dateUtc="2026-02-06T23:19:00Z">
        <w:r w:rsidR="001E11F9">
          <w:rPr>
            <w:rFonts w:asciiTheme="minorHAnsi" w:hAnsiTheme="minorHAnsi" w:cstheme="minorHAnsi"/>
            <w:sz w:val="24"/>
            <w:szCs w:val="24"/>
          </w:rPr>
          <w:t>M</w:t>
        </w:r>
      </w:ins>
      <w:r w:rsidRPr="00402746">
        <w:rPr>
          <w:rFonts w:asciiTheme="minorHAnsi" w:hAnsiTheme="minorHAnsi" w:cstheme="minorHAnsi"/>
          <w:sz w:val="24"/>
          <w:szCs w:val="24"/>
        </w:rPr>
        <w:t xml:space="preserve">aterials containing allergens are stored to prevent cross-contact with non-allergen materials. Controls include physical separation, intact outer packaging, sealed inner plastic liners secured with zip ties, and visible allergen identification. Materials containing allergens are not </w:t>
      </w:r>
      <w:del w:id="40" w:author="Arlen Keller" w:date="2026-02-06T18:20:00Z" w16du:dateUtc="2026-02-06T23:20:00Z">
        <w:r w:rsidRPr="00402746" w:rsidDel="001E11F9">
          <w:rPr>
            <w:rFonts w:asciiTheme="minorHAnsi" w:hAnsiTheme="minorHAnsi" w:cstheme="minorHAnsi"/>
            <w:sz w:val="24"/>
            <w:szCs w:val="24"/>
          </w:rPr>
          <w:delText xml:space="preserve">intentionally </w:delText>
        </w:r>
      </w:del>
      <w:r w:rsidRPr="00402746">
        <w:rPr>
          <w:rFonts w:asciiTheme="minorHAnsi" w:hAnsiTheme="minorHAnsi" w:cstheme="minorHAnsi"/>
          <w:sz w:val="24"/>
          <w:szCs w:val="24"/>
        </w:rPr>
        <w:t>stored above non-allergen materials.</w:t>
      </w:r>
    </w:p>
    <w:p w14:paraId="721236CB" w14:textId="77777777" w:rsidR="00C46E39" w:rsidRPr="00402746" w:rsidRDefault="00C46E39" w:rsidP="009E2000">
      <w:pPr>
        <w:tabs>
          <w:tab w:val="left" w:pos="900"/>
        </w:tabs>
        <w:rPr>
          <w:rFonts w:asciiTheme="minorHAnsi" w:hAnsiTheme="minorHAnsi" w:cstheme="minorHAnsi"/>
          <w:sz w:val="24"/>
          <w:szCs w:val="24"/>
        </w:rPr>
      </w:pPr>
    </w:p>
    <w:p w14:paraId="525B21FF" w14:textId="77777777" w:rsidR="009E2000" w:rsidRPr="00402746" w:rsidRDefault="009E2000" w:rsidP="009E2000">
      <w:pPr>
        <w:tabs>
          <w:tab w:val="left" w:pos="900"/>
        </w:tabs>
        <w:rPr>
          <w:rFonts w:asciiTheme="minorHAnsi" w:hAnsiTheme="minorHAnsi" w:cstheme="minorHAnsi"/>
          <w:b/>
          <w:sz w:val="24"/>
          <w:szCs w:val="24"/>
        </w:rPr>
      </w:pPr>
      <w:r w:rsidRPr="00402746">
        <w:rPr>
          <w:rFonts w:asciiTheme="minorHAnsi" w:hAnsiTheme="minorHAnsi" w:cstheme="minorHAnsi"/>
          <w:b/>
          <w:sz w:val="24"/>
          <w:szCs w:val="24"/>
        </w:rPr>
        <w:t>Production Scheduling and Sanitation</w:t>
      </w:r>
    </w:p>
    <w:p w14:paraId="0D340EC1" w14:textId="77777777" w:rsidR="009E2000" w:rsidRPr="00402746" w:rsidRDefault="009E2000" w:rsidP="009E2000">
      <w:pPr>
        <w:tabs>
          <w:tab w:val="left" w:pos="900"/>
        </w:tabs>
        <w:rPr>
          <w:rFonts w:asciiTheme="minorHAnsi" w:hAnsiTheme="minorHAnsi" w:cstheme="minorHAnsi"/>
          <w:sz w:val="24"/>
          <w:szCs w:val="24"/>
        </w:rPr>
      </w:pPr>
    </w:p>
    <w:p w14:paraId="64593BCD" w14:textId="68979276" w:rsidR="00CA2CF2" w:rsidRPr="00402746" w:rsidRDefault="0040414B" w:rsidP="009E2000">
      <w:pPr>
        <w:tabs>
          <w:tab w:val="left" w:pos="900"/>
        </w:tabs>
        <w:rPr>
          <w:rFonts w:asciiTheme="minorHAnsi" w:hAnsiTheme="minorHAnsi" w:cstheme="minorHAnsi"/>
          <w:sz w:val="24"/>
          <w:szCs w:val="24"/>
        </w:rPr>
      </w:pPr>
      <w:r w:rsidRPr="00402746">
        <w:rPr>
          <w:rFonts w:asciiTheme="minorHAnsi" w:hAnsiTheme="minorHAnsi" w:cstheme="minorHAnsi"/>
          <w:sz w:val="24"/>
          <w:szCs w:val="24"/>
        </w:rPr>
        <w:t>Spices Inc. operates as a dry-processing facility using shared equipment. Dedicated allergen equipment is not utilized. Production sequencing and sanitation controls are the primary methods used to minimize allergen cross-contact.</w:t>
      </w:r>
    </w:p>
    <w:p w14:paraId="75A4A899" w14:textId="77777777" w:rsidR="0040414B" w:rsidRPr="00402746" w:rsidRDefault="0040414B" w:rsidP="009E2000">
      <w:pPr>
        <w:tabs>
          <w:tab w:val="left" w:pos="900"/>
        </w:tabs>
        <w:rPr>
          <w:rFonts w:asciiTheme="minorHAnsi" w:hAnsiTheme="minorHAnsi" w:cstheme="minorHAnsi"/>
          <w:sz w:val="24"/>
          <w:szCs w:val="24"/>
        </w:rPr>
      </w:pPr>
    </w:p>
    <w:p w14:paraId="447C6FC5" w14:textId="038A866D" w:rsidR="005A638D" w:rsidRPr="00402746" w:rsidRDefault="00372CA9" w:rsidP="009E2000">
      <w:pPr>
        <w:tabs>
          <w:tab w:val="left" w:pos="900"/>
        </w:tabs>
        <w:rPr>
          <w:rFonts w:asciiTheme="minorHAnsi" w:hAnsiTheme="minorHAnsi" w:cstheme="minorHAnsi"/>
          <w:sz w:val="24"/>
          <w:szCs w:val="24"/>
        </w:rPr>
      </w:pPr>
      <w:r w:rsidRPr="00402746">
        <w:rPr>
          <w:rFonts w:asciiTheme="minorHAnsi" w:hAnsiTheme="minorHAnsi" w:cstheme="minorHAnsi"/>
          <w:sz w:val="24"/>
          <w:szCs w:val="24"/>
        </w:rPr>
        <w:t xml:space="preserve">Cleaning methods for direct contact (zone 1) and adjacent (zone 2) surfaces are determined based on allergen risk and equipment design and may include dry cleaning, wet cleaning, and sanitizing as appropriate. </w:t>
      </w:r>
      <w:r w:rsidR="002A7D67" w:rsidRPr="00402746">
        <w:rPr>
          <w:rFonts w:asciiTheme="minorHAnsi" w:hAnsiTheme="minorHAnsi" w:cstheme="minorHAnsi"/>
          <w:sz w:val="24"/>
          <w:szCs w:val="24"/>
        </w:rPr>
        <w:t>At a minimum, all zone 1 and zone 2 surfaces must be visually examined after cleaning</w:t>
      </w:r>
      <w:r w:rsidR="00A4249D" w:rsidRPr="00402746">
        <w:rPr>
          <w:rFonts w:asciiTheme="minorHAnsi" w:hAnsiTheme="minorHAnsi" w:cstheme="minorHAnsi"/>
          <w:sz w:val="24"/>
          <w:szCs w:val="24"/>
        </w:rPr>
        <w:t xml:space="preserve"> for the absence of visible residue.</w:t>
      </w:r>
    </w:p>
    <w:p w14:paraId="3624A9C4" w14:textId="77777777" w:rsidR="005A638D" w:rsidRPr="00402746" w:rsidRDefault="005A638D" w:rsidP="009E2000">
      <w:pPr>
        <w:tabs>
          <w:tab w:val="left" w:pos="900"/>
        </w:tabs>
        <w:rPr>
          <w:rFonts w:asciiTheme="minorHAnsi" w:hAnsiTheme="minorHAnsi" w:cstheme="minorHAnsi"/>
          <w:sz w:val="24"/>
          <w:szCs w:val="24"/>
        </w:rPr>
      </w:pPr>
    </w:p>
    <w:p w14:paraId="33EC4B5A" w14:textId="18B47B04" w:rsidR="00FC641F" w:rsidRPr="00402746" w:rsidRDefault="00D63509" w:rsidP="009E2000">
      <w:pPr>
        <w:tabs>
          <w:tab w:val="left" w:pos="900"/>
        </w:tabs>
        <w:rPr>
          <w:rFonts w:asciiTheme="minorHAnsi" w:hAnsiTheme="minorHAnsi" w:cstheme="minorHAnsi"/>
          <w:sz w:val="24"/>
          <w:szCs w:val="24"/>
        </w:rPr>
      </w:pPr>
      <w:r w:rsidRPr="00402746">
        <w:rPr>
          <w:rFonts w:asciiTheme="minorHAnsi" w:hAnsiTheme="minorHAnsi" w:cstheme="minorHAnsi"/>
          <w:sz w:val="24"/>
          <w:szCs w:val="24"/>
        </w:rPr>
        <w:t xml:space="preserve">Allergen changeover cleaning effectiveness is verified through visual inspection and allergen-specific swabbing. Spices Inc. maintains allergen test kits for each allergen handled at the facility. </w:t>
      </w:r>
      <w:del w:id="41" w:author="Penny Patterson" w:date="2026-02-11T14:05:00Z" w16du:dateUtc="2026-02-11T19:05:00Z">
        <w:r w:rsidRPr="00402746" w:rsidDel="008877DB">
          <w:rPr>
            <w:rFonts w:asciiTheme="minorHAnsi" w:hAnsiTheme="minorHAnsi" w:cstheme="minorHAnsi"/>
            <w:sz w:val="24"/>
            <w:szCs w:val="24"/>
          </w:rPr>
          <w:delText xml:space="preserve">Swabbing is conducted following allergen changeovers </w:delText>
        </w:r>
        <w:commentRangeStart w:id="42"/>
        <w:r w:rsidRPr="00402746" w:rsidDel="008877DB">
          <w:rPr>
            <w:rFonts w:asciiTheme="minorHAnsi" w:hAnsiTheme="minorHAnsi" w:cstheme="minorHAnsi"/>
            <w:sz w:val="24"/>
            <w:szCs w:val="24"/>
          </w:rPr>
          <w:delText>or as determined by risk</w:delText>
        </w:r>
        <w:commentRangeEnd w:id="42"/>
        <w:r w:rsidR="001E11F9" w:rsidRPr="00402746" w:rsidDel="008877DB">
          <w:rPr>
            <w:rStyle w:val="CommentReference"/>
            <w:rFonts w:asciiTheme="minorHAnsi" w:hAnsiTheme="minorHAnsi" w:cstheme="minorHAnsi"/>
            <w:sz w:val="24"/>
            <w:szCs w:val="24"/>
          </w:rPr>
          <w:commentReference w:id="42"/>
        </w:r>
        <w:r w:rsidRPr="00402746" w:rsidDel="008877DB">
          <w:rPr>
            <w:rFonts w:asciiTheme="minorHAnsi" w:hAnsiTheme="minorHAnsi" w:cstheme="minorHAnsi"/>
            <w:sz w:val="24"/>
            <w:szCs w:val="24"/>
          </w:rPr>
          <w:delText xml:space="preserve">. </w:delText>
        </w:r>
      </w:del>
      <w:r w:rsidRPr="00402746">
        <w:rPr>
          <w:rFonts w:asciiTheme="minorHAnsi" w:hAnsiTheme="minorHAnsi" w:cstheme="minorHAnsi"/>
          <w:sz w:val="24"/>
          <w:szCs w:val="24"/>
        </w:rPr>
        <w:t>Results are reviewed and maintained as part of sanitation records.</w:t>
      </w:r>
    </w:p>
    <w:p w14:paraId="480E59BF" w14:textId="77777777" w:rsidR="00CD6B70" w:rsidRPr="00402746" w:rsidRDefault="00CD6B70" w:rsidP="009E2000">
      <w:pPr>
        <w:tabs>
          <w:tab w:val="left" w:pos="900"/>
        </w:tabs>
        <w:rPr>
          <w:rFonts w:asciiTheme="minorHAnsi" w:hAnsiTheme="minorHAnsi" w:cstheme="minorHAnsi"/>
          <w:sz w:val="24"/>
          <w:szCs w:val="24"/>
        </w:rPr>
      </w:pPr>
    </w:p>
    <w:p w14:paraId="262DB293" w14:textId="15B39093" w:rsidR="009E2000" w:rsidRDefault="008877DB" w:rsidP="001E59F4">
      <w:pPr>
        <w:tabs>
          <w:tab w:val="left" w:pos="900"/>
        </w:tabs>
      </w:pPr>
      <w:ins w:id="43" w:author="Penny Patterson" w:date="2026-02-11T14:11:00Z" w16du:dateUtc="2026-02-11T19:11:00Z">
        <w:r>
          <w:t xml:space="preserve">Sanitation activities include dry wiping followed by wet cleaning using Simple Green Pro D where required, and final sanitizing using Alpet D2 alcohol-based sanitizer, in accordance with established allergen cleaning procedures. Controls to prevent allergen cross-contact are implemented during cleaning and in the utensil wash room, including the segregation of allergen-designated utensils and scoops, separate washing of allergen utensils prior to sanitizing in the high-heat dishwasher, use of designated allergen aprons and gloves, and controlled cleaning of equipment and food contact surfaces. </w:t>
        </w:r>
      </w:ins>
      <w:del w:id="44" w:author="Penny Patterson" w:date="2026-02-11T14:09:00Z" w16du:dateUtc="2026-02-11T19:09:00Z">
        <w:r w:rsidR="001E59F4" w:rsidRPr="008877DB" w:rsidDel="008877DB">
          <w:rPr>
            <w:rFonts w:asciiTheme="minorHAnsi" w:hAnsiTheme="minorHAnsi" w:cstheme="minorHAnsi"/>
            <w:sz w:val="24"/>
            <w:szCs w:val="24"/>
          </w:rPr>
          <w:delText xml:space="preserve">Allergen cleaning and verification is recorded on appropriate </w:delText>
        </w:r>
        <w:r w:rsidR="001E59F4" w:rsidRPr="008877DB" w:rsidDel="008877DB">
          <w:rPr>
            <w:rFonts w:asciiTheme="minorHAnsi" w:hAnsiTheme="minorHAnsi" w:cstheme="minorHAnsi"/>
            <w:i/>
            <w:iCs/>
            <w:sz w:val="24"/>
            <w:szCs w:val="24"/>
          </w:rPr>
          <w:delText>SSOP Logs</w:delText>
        </w:r>
      </w:del>
      <w:del w:id="45" w:author="Penny Patterson" w:date="2026-02-11T14:11:00Z" w16du:dateUtc="2026-02-11T19:11:00Z">
        <w:r w:rsidR="001E59F4" w:rsidRPr="008877DB" w:rsidDel="008877DB">
          <w:rPr>
            <w:rFonts w:asciiTheme="minorHAnsi" w:hAnsiTheme="minorHAnsi" w:cstheme="minorHAnsi"/>
            <w:sz w:val="24"/>
            <w:szCs w:val="24"/>
          </w:rPr>
          <w:delText xml:space="preserve">.  </w:delText>
        </w:r>
      </w:del>
    </w:p>
    <w:p w14:paraId="104A4880" w14:textId="42FEA1B9" w:rsidR="001E59F4" w:rsidRDefault="001E59F4" w:rsidP="001E59F4">
      <w:pPr>
        <w:tabs>
          <w:tab w:val="left" w:pos="900"/>
        </w:tabs>
        <w:rPr>
          <w:rFonts w:asciiTheme="minorHAnsi" w:hAnsiTheme="minorHAnsi" w:cstheme="minorHAnsi"/>
          <w:sz w:val="24"/>
          <w:szCs w:val="24"/>
        </w:rPr>
      </w:pPr>
      <w:r>
        <w:t>Allergen cleaning and verification is recorded on appropriate SSOP logs. Allergen swabbing is performed as needed to verify cleanliness and sanitation. Allergen swabbing is recorded on Allergen Testing Log.</w:t>
      </w:r>
    </w:p>
    <w:p w14:paraId="0B4FC9CE" w14:textId="77777777" w:rsidR="001E59F4" w:rsidRPr="00402746" w:rsidRDefault="001E59F4" w:rsidP="001E59F4">
      <w:pPr>
        <w:tabs>
          <w:tab w:val="left" w:pos="900"/>
        </w:tabs>
        <w:rPr>
          <w:rFonts w:asciiTheme="minorHAnsi" w:hAnsiTheme="minorHAnsi" w:cstheme="minorHAnsi"/>
          <w:sz w:val="24"/>
          <w:szCs w:val="24"/>
        </w:rPr>
      </w:pPr>
    </w:p>
    <w:p w14:paraId="4228785C" w14:textId="77777777" w:rsidR="009E2000" w:rsidRPr="00402746" w:rsidRDefault="009E2000" w:rsidP="009E2000">
      <w:pPr>
        <w:tabs>
          <w:tab w:val="left" w:pos="900"/>
        </w:tabs>
        <w:rPr>
          <w:rFonts w:asciiTheme="minorHAnsi" w:hAnsiTheme="minorHAnsi" w:cstheme="minorHAnsi"/>
          <w:b/>
          <w:sz w:val="24"/>
          <w:szCs w:val="24"/>
        </w:rPr>
      </w:pPr>
      <w:r w:rsidRPr="00402746">
        <w:rPr>
          <w:rFonts w:asciiTheme="minorHAnsi" w:hAnsiTheme="minorHAnsi" w:cstheme="minorHAnsi"/>
          <w:b/>
          <w:sz w:val="24"/>
          <w:szCs w:val="24"/>
        </w:rPr>
        <w:t>Label Reconciliation</w:t>
      </w:r>
    </w:p>
    <w:p w14:paraId="259E3BCA" w14:textId="77777777" w:rsidR="009E2000" w:rsidRPr="00402746" w:rsidRDefault="009E2000" w:rsidP="009E2000">
      <w:pPr>
        <w:tabs>
          <w:tab w:val="left" w:pos="900"/>
        </w:tabs>
        <w:rPr>
          <w:rFonts w:asciiTheme="minorHAnsi" w:hAnsiTheme="minorHAnsi" w:cstheme="minorHAnsi"/>
          <w:sz w:val="24"/>
          <w:szCs w:val="24"/>
        </w:rPr>
      </w:pPr>
    </w:p>
    <w:p w14:paraId="3ABB70B7" w14:textId="60795884" w:rsidR="009E2000" w:rsidRPr="00402746" w:rsidRDefault="0009475E" w:rsidP="009E2000">
      <w:pPr>
        <w:tabs>
          <w:tab w:val="left" w:pos="900"/>
        </w:tabs>
        <w:rPr>
          <w:rFonts w:asciiTheme="minorHAnsi" w:hAnsiTheme="minorHAnsi" w:cstheme="minorHAnsi"/>
          <w:sz w:val="24"/>
          <w:szCs w:val="24"/>
        </w:rPr>
      </w:pPr>
      <w:r w:rsidRPr="00402746">
        <w:rPr>
          <w:rFonts w:asciiTheme="minorHAnsi" w:hAnsiTheme="minorHAnsi" w:cstheme="minorHAnsi"/>
          <w:sz w:val="24"/>
          <w:szCs w:val="24"/>
        </w:rPr>
        <w:t xml:space="preserve">Finished product labels are generated by order and are not created on a batch-by-batch basis. Label accuracy is verified prior to production through review of the pick lot associated with </w:t>
      </w:r>
      <w:r w:rsidRPr="00402746">
        <w:rPr>
          <w:rFonts w:asciiTheme="minorHAnsi" w:hAnsiTheme="minorHAnsi" w:cstheme="minorHAnsi"/>
          <w:sz w:val="24"/>
          <w:szCs w:val="24"/>
        </w:rPr>
        <w:lastRenderedPageBreak/>
        <w:t>each order. Verification includes confirmation that the correct label is selected for the product and that all required information, including allergen declarations, is accurate. Label verification is documented by initialing the pick lot. Labels are printed and used per order and are not retained as part of production records.</w:t>
      </w:r>
    </w:p>
    <w:p w14:paraId="51160BB7" w14:textId="77777777" w:rsidR="0009475E" w:rsidRPr="00402746" w:rsidRDefault="0009475E" w:rsidP="009E2000">
      <w:pPr>
        <w:tabs>
          <w:tab w:val="left" w:pos="900"/>
        </w:tabs>
        <w:rPr>
          <w:rFonts w:asciiTheme="minorHAnsi" w:hAnsiTheme="minorHAnsi" w:cstheme="minorHAnsi"/>
          <w:sz w:val="24"/>
          <w:szCs w:val="24"/>
        </w:rPr>
      </w:pPr>
    </w:p>
    <w:p w14:paraId="43DFED54" w14:textId="77777777" w:rsidR="009E2000" w:rsidRPr="00402746" w:rsidRDefault="009E2000" w:rsidP="009E2000">
      <w:pPr>
        <w:tabs>
          <w:tab w:val="left" w:pos="900"/>
        </w:tabs>
        <w:rPr>
          <w:rFonts w:asciiTheme="minorHAnsi" w:hAnsiTheme="minorHAnsi" w:cstheme="minorHAnsi"/>
          <w:b/>
          <w:sz w:val="24"/>
          <w:szCs w:val="24"/>
        </w:rPr>
      </w:pPr>
      <w:r w:rsidRPr="00402746">
        <w:rPr>
          <w:rFonts w:asciiTheme="minorHAnsi" w:hAnsiTheme="minorHAnsi" w:cstheme="minorHAnsi"/>
          <w:b/>
          <w:sz w:val="24"/>
          <w:szCs w:val="24"/>
        </w:rPr>
        <w:t>Rework</w:t>
      </w:r>
    </w:p>
    <w:p w14:paraId="00A088FC" w14:textId="77777777" w:rsidR="009E2000" w:rsidRPr="00402746" w:rsidRDefault="009E2000" w:rsidP="009E2000">
      <w:pPr>
        <w:tabs>
          <w:tab w:val="left" w:pos="900"/>
        </w:tabs>
        <w:rPr>
          <w:rFonts w:asciiTheme="minorHAnsi" w:hAnsiTheme="minorHAnsi" w:cstheme="minorHAnsi"/>
          <w:sz w:val="24"/>
          <w:szCs w:val="24"/>
        </w:rPr>
      </w:pPr>
    </w:p>
    <w:p w14:paraId="29B3DA61" w14:textId="59ED5DEA" w:rsidR="009E2000" w:rsidRPr="00402746" w:rsidRDefault="009E2000" w:rsidP="009E2000">
      <w:pPr>
        <w:tabs>
          <w:tab w:val="left" w:pos="900"/>
        </w:tabs>
        <w:rPr>
          <w:rFonts w:asciiTheme="minorHAnsi" w:hAnsiTheme="minorHAnsi" w:cstheme="minorHAnsi"/>
          <w:sz w:val="24"/>
          <w:szCs w:val="24"/>
        </w:rPr>
      </w:pPr>
      <w:r w:rsidRPr="00402746">
        <w:rPr>
          <w:rFonts w:asciiTheme="minorHAnsi" w:hAnsiTheme="minorHAnsi" w:cstheme="minorHAnsi"/>
          <w:sz w:val="24"/>
          <w:szCs w:val="24"/>
        </w:rPr>
        <w:t xml:space="preserve">Rework is addressed by the </w:t>
      </w:r>
      <w:r w:rsidR="00CA2CF2" w:rsidRPr="00402746">
        <w:rPr>
          <w:rFonts w:asciiTheme="minorHAnsi" w:hAnsiTheme="minorHAnsi" w:cstheme="minorHAnsi"/>
          <w:i/>
          <w:sz w:val="24"/>
          <w:szCs w:val="24"/>
        </w:rPr>
        <w:t>Product Rework</w:t>
      </w:r>
      <w:r w:rsidRPr="00402746">
        <w:rPr>
          <w:rFonts w:asciiTheme="minorHAnsi" w:hAnsiTheme="minorHAnsi" w:cstheme="minorHAnsi"/>
          <w:sz w:val="24"/>
          <w:szCs w:val="24"/>
        </w:rPr>
        <w:t xml:space="preserve"> program. </w:t>
      </w:r>
      <w:r w:rsidR="007D3E37" w:rsidRPr="00402746">
        <w:rPr>
          <w:rFonts w:asciiTheme="minorHAnsi" w:hAnsiTheme="minorHAnsi" w:cstheme="minorHAnsi"/>
          <w:sz w:val="24"/>
          <w:szCs w:val="24"/>
        </w:rPr>
        <w:t>Currently, no product is reworked</w:t>
      </w:r>
      <w:r w:rsidR="00632B5F" w:rsidRPr="00402746">
        <w:rPr>
          <w:rFonts w:asciiTheme="minorHAnsi" w:hAnsiTheme="minorHAnsi" w:cstheme="minorHAnsi"/>
          <w:sz w:val="24"/>
          <w:szCs w:val="24"/>
        </w:rPr>
        <w:t xml:space="preserve">. </w:t>
      </w:r>
    </w:p>
    <w:p w14:paraId="73CD82DE" w14:textId="77777777" w:rsidR="009E2000" w:rsidRPr="00402746" w:rsidRDefault="009E2000" w:rsidP="009E2000">
      <w:pPr>
        <w:tabs>
          <w:tab w:val="left" w:pos="900"/>
        </w:tabs>
        <w:rPr>
          <w:rFonts w:asciiTheme="minorHAnsi" w:hAnsiTheme="minorHAnsi" w:cstheme="minorHAnsi"/>
          <w:sz w:val="24"/>
          <w:szCs w:val="24"/>
        </w:rPr>
      </w:pPr>
    </w:p>
    <w:p w14:paraId="2E227CDE" w14:textId="537A16AA" w:rsidR="009E2000" w:rsidRPr="00402746" w:rsidRDefault="004A39B6" w:rsidP="009E2000">
      <w:pPr>
        <w:tabs>
          <w:tab w:val="left" w:pos="900"/>
        </w:tabs>
        <w:rPr>
          <w:rFonts w:asciiTheme="minorHAnsi" w:hAnsiTheme="minorHAnsi" w:cstheme="minorHAnsi"/>
          <w:b/>
          <w:sz w:val="24"/>
          <w:szCs w:val="24"/>
        </w:rPr>
      </w:pPr>
      <w:r w:rsidRPr="00402746">
        <w:rPr>
          <w:rFonts w:asciiTheme="minorHAnsi" w:hAnsiTheme="minorHAnsi" w:cstheme="minorHAnsi"/>
          <w:b/>
          <w:sz w:val="24"/>
          <w:szCs w:val="24"/>
        </w:rPr>
        <w:t>Nine</w:t>
      </w:r>
      <w:r w:rsidR="009E2000" w:rsidRPr="00402746">
        <w:rPr>
          <w:rFonts w:asciiTheme="minorHAnsi" w:hAnsiTheme="minorHAnsi" w:cstheme="minorHAnsi"/>
          <w:b/>
          <w:sz w:val="24"/>
          <w:szCs w:val="24"/>
        </w:rPr>
        <w:t xml:space="preserve"> Food Allergens Identified by the FDA</w:t>
      </w:r>
    </w:p>
    <w:p w14:paraId="7C1D1667" w14:textId="77777777" w:rsidR="009E2000" w:rsidRPr="00402746" w:rsidRDefault="009E2000" w:rsidP="009E2000">
      <w:pPr>
        <w:tabs>
          <w:tab w:val="left" w:pos="900"/>
        </w:tabs>
        <w:rPr>
          <w:rFonts w:asciiTheme="minorHAnsi" w:hAnsiTheme="minorHAnsi" w:cstheme="minorHAnsi"/>
          <w:sz w:val="24"/>
          <w:szCs w:val="24"/>
        </w:rPr>
      </w:pPr>
    </w:p>
    <w:p w14:paraId="02F171BF" w14:textId="77777777" w:rsidR="009E2000" w:rsidRPr="00402746" w:rsidRDefault="009E2000" w:rsidP="00CA2CF2">
      <w:pPr>
        <w:numPr>
          <w:ilvl w:val="0"/>
          <w:numId w:val="21"/>
        </w:numPr>
        <w:tabs>
          <w:tab w:val="left" w:pos="900"/>
        </w:tabs>
        <w:rPr>
          <w:rFonts w:asciiTheme="minorHAnsi" w:hAnsiTheme="minorHAnsi" w:cstheme="minorHAnsi"/>
          <w:sz w:val="24"/>
          <w:szCs w:val="24"/>
        </w:rPr>
      </w:pPr>
      <w:r w:rsidRPr="00402746">
        <w:rPr>
          <w:rFonts w:asciiTheme="minorHAnsi" w:hAnsiTheme="minorHAnsi" w:cstheme="minorHAnsi"/>
          <w:sz w:val="24"/>
          <w:szCs w:val="24"/>
        </w:rPr>
        <w:t>Milk</w:t>
      </w:r>
    </w:p>
    <w:p w14:paraId="03A55779" w14:textId="77777777" w:rsidR="009E2000" w:rsidRPr="00402746" w:rsidRDefault="009E2000" w:rsidP="00CA2CF2">
      <w:pPr>
        <w:numPr>
          <w:ilvl w:val="0"/>
          <w:numId w:val="21"/>
        </w:numPr>
        <w:tabs>
          <w:tab w:val="left" w:pos="900"/>
        </w:tabs>
        <w:rPr>
          <w:rFonts w:asciiTheme="minorHAnsi" w:hAnsiTheme="minorHAnsi" w:cstheme="minorHAnsi"/>
          <w:sz w:val="24"/>
          <w:szCs w:val="24"/>
        </w:rPr>
      </w:pPr>
      <w:r w:rsidRPr="00402746">
        <w:rPr>
          <w:rFonts w:asciiTheme="minorHAnsi" w:hAnsiTheme="minorHAnsi" w:cstheme="minorHAnsi"/>
          <w:sz w:val="24"/>
          <w:szCs w:val="24"/>
        </w:rPr>
        <w:t>Eggs</w:t>
      </w:r>
    </w:p>
    <w:p w14:paraId="79198171" w14:textId="4F008D4B" w:rsidR="009E2000" w:rsidRPr="00402746" w:rsidRDefault="009E2000" w:rsidP="00CA2CF2">
      <w:pPr>
        <w:numPr>
          <w:ilvl w:val="0"/>
          <w:numId w:val="21"/>
        </w:numPr>
        <w:tabs>
          <w:tab w:val="left" w:pos="900"/>
        </w:tabs>
        <w:rPr>
          <w:rFonts w:asciiTheme="minorHAnsi" w:hAnsiTheme="minorHAnsi" w:cstheme="minorHAnsi"/>
          <w:sz w:val="24"/>
          <w:szCs w:val="24"/>
        </w:rPr>
      </w:pPr>
      <w:r w:rsidRPr="00402746">
        <w:rPr>
          <w:rFonts w:asciiTheme="minorHAnsi" w:hAnsiTheme="minorHAnsi" w:cstheme="minorHAnsi"/>
          <w:sz w:val="24"/>
          <w:szCs w:val="24"/>
        </w:rPr>
        <w:t>Fish (e.g. bass, flounder, cod.)</w:t>
      </w:r>
      <w:r w:rsidR="004A39B6" w:rsidRPr="00402746">
        <w:rPr>
          <w:rFonts w:asciiTheme="minorHAnsi" w:hAnsiTheme="minorHAnsi" w:cstheme="minorHAnsi"/>
          <w:sz w:val="24"/>
          <w:szCs w:val="24"/>
        </w:rPr>
        <w:t xml:space="preserve"> – specific to each species</w:t>
      </w:r>
    </w:p>
    <w:p w14:paraId="6287BDA2" w14:textId="7D838EED" w:rsidR="009E2000" w:rsidRPr="00402746" w:rsidRDefault="009E2000" w:rsidP="004A39B6">
      <w:pPr>
        <w:numPr>
          <w:ilvl w:val="0"/>
          <w:numId w:val="21"/>
        </w:numPr>
        <w:tabs>
          <w:tab w:val="left" w:pos="900"/>
        </w:tabs>
        <w:rPr>
          <w:rFonts w:asciiTheme="minorHAnsi" w:hAnsiTheme="minorHAnsi" w:cstheme="minorHAnsi"/>
          <w:sz w:val="24"/>
          <w:szCs w:val="24"/>
        </w:rPr>
      </w:pPr>
      <w:r w:rsidRPr="00402746">
        <w:rPr>
          <w:rFonts w:asciiTheme="minorHAnsi" w:hAnsiTheme="minorHAnsi" w:cstheme="minorHAnsi"/>
          <w:sz w:val="24"/>
          <w:szCs w:val="24"/>
        </w:rPr>
        <w:t>Crustacean shellfish (e.g. crab, lobster, shrimp)</w:t>
      </w:r>
      <w:r w:rsidR="004A39B6" w:rsidRPr="00402746">
        <w:rPr>
          <w:rFonts w:asciiTheme="minorHAnsi" w:hAnsiTheme="minorHAnsi" w:cstheme="minorHAnsi"/>
          <w:sz w:val="24"/>
          <w:szCs w:val="24"/>
        </w:rPr>
        <w:t xml:space="preserve"> – specific to each species</w:t>
      </w:r>
    </w:p>
    <w:p w14:paraId="0C82C8A5" w14:textId="6BB6BA80" w:rsidR="009E2000" w:rsidRPr="00402746" w:rsidRDefault="009E2000" w:rsidP="004A39B6">
      <w:pPr>
        <w:numPr>
          <w:ilvl w:val="0"/>
          <w:numId w:val="21"/>
        </w:numPr>
        <w:tabs>
          <w:tab w:val="left" w:pos="900"/>
        </w:tabs>
        <w:rPr>
          <w:rFonts w:asciiTheme="minorHAnsi" w:hAnsiTheme="minorHAnsi" w:cstheme="minorHAnsi"/>
          <w:sz w:val="24"/>
          <w:szCs w:val="24"/>
        </w:rPr>
      </w:pPr>
      <w:r w:rsidRPr="00402746">
        <w:rPr>
          <w:rFonts w:asciiTheme="minorHAnsi" w:hAnsiTheme="minorHAnsi" w:cstheme="minorHAnsi"/>
          <w:sz w:val="24"/>
          <w:szCs w:val="24"/>
        </w:rPr>
        <w:t>Tree nuts (e.g. almonds, walnuts, pecans</w:t>
      </w:r>
      <w:r w:rsidR="00632B5F" w:rsidRPr="00402746">
        <w:rPr>
          <w:rFonts w:asciiTheme="minorHAnsi" w:hAnsiTheme="minorHAnsi" w:cstheme="minorHAnsi"/>
          <w:sz w:val="24"/>
          <w:szCs w:val="24"/>
        </w:rPr>
        <w:t>, coconut</w:t>
      </w:r>
      <w:r w:rsidRPr="00402746">
        <w:rPr>
          <w:rFonts w:asciiTheme="minorHAnsi" w:hAnsiTheme="minorHAnsi" w:cstheme="minorHAnsi"/>
          <w:sz w:val="24"/>
          <w:szCs w:val="24"/>
        </w:rPr>
        <w:t>)</w:t>
      </w:r>
      <w:r w:rsidR="004A39B6" w:rsidRPr="00402746">
        <w:rPr>
          <w:rFonts w:asciiTheme="minorHAnsi" w:hAnsiTheme="minorHAnsi" w:cstheme="minorHAnsi"/>
          <w:sz w:val="24"/>
          <w:szCs w:val="24"/>
        </w:rPr>
        <w:t xml:space="preserve"> – specific to each species</w:t>
      </w:r>
    </w:p>
    <w:p w14:paraId="10581EC9" w14:textId="77777777" w:rsidR="009E2000" w:rsidRPr="00402746" w:rsidRDefault="009E2000" w:rsidP="00CA2CF2">
      <w:pPr>
        <w:numPr>
          <w:ilvl w:val="0"/>
          <w:numId w:val="21"/>
        </w:numPr>
        <w:tabs>
          <w:tab w:val="left" w:pos="900"/>
        </w:tabs>
        <w:rPr>
          <w:rFonts w:asciiTheme="minorHAnsi" w:hAnsiTheme="minorHAnsi" w:cstheme="minorHAnsi"/>
          <w:sz w:val="24"/>
          <w:szCs w:val="24"/>
        </w:rPr>
      </w:pPr>
      <w:r w:rsidRPr="00402746">
        <w:rPr>
          <w:rFonts w:asciiTheme="minorHAnsi" w:hAnsiTheme="minorHAnsi" w:cstheme="minorHAnsi"/>
          <w:sz w:val="24"/>
          <w:szCs w:val="24"/>
        </w:rPr>
        <w:t>Peanuts</w:t>
      </w:r>
    </w:p>
    <w:p w14:paraId="1FA1CB61" w14:textId="77777777" w:rsidR="009E2000" w:rsidRPr="00402746" w:rsidRDefault="009E2000" w:rsidP="00CA2CF2">
      <w:pPr>
        <w:numPr>
          <w:ilvl w:val="0"/>
          <w:numId w:val="21"/>
        </w:numPr>
        <w:tabs>
          <w:tab w:val="left" w:pos="900"/>
        </w:tabs>
        <w:rPr>
          <w:rFonts w:asciiTheme="minorHAnsi" w:hAnsiTheme="minorHAnsi" w:cstheme="minorHAnsi"/>
          <w:sz w:val="24"/>
          <w:szCs w:val="24"/>
        </w:rPr>
      </w:pPr>
      <w:r w:rsidRPr="00402746">
        <w:rPr>
          <w:rFonts w:asciiTheme="minorHAnsi" w:hAnsiTheme="minorHAnsi" w:cstheme="minorHAnsi"/>
          <w:sz w:val="24"/>
          <w:szCs w:val="24"/>
        </w:rPr>
        <w:t>Wheat</w:t>
      </w:r>
    </w:p>
    <w:p w14:paraId="1D041139" w14:textId="77777777" w:rsidR="009E2000" w:rsidRPr="00402746" w:rsidRDefault="009E2000" w:rsidP="00CA2CF2">
      <w:pPr>
        <w:numPr>
          <w:ilvl w:val="0"/>
          <w:numId w:val="21"/>
        </w:numPr>
        <w:tabs>
          <w:tab w:val="left" w:pos="900"/>
        </w:tabs>
        <w:rPr>
          <w:rFonts w:asciiTheme="minorHAnsi" w:hAnsiTheme="minorHAnsi" w:cstheme="minorHAnsi"/>
          <w:sz w:val="24"/>
          <w:szCs w:val="24"/>
        </w:rPr>
      </w:pPr>
      <w:r w:rsidRPr="00402746">
        <w:rPr>
          <w:rFonts w:asciiTheme="minorHAnsi" w:hAnsiTheme="minorHAnsi" w:cstheme="minorHAnsi"/>
          <w:sz w:val="24"/>
          <w:szCs w:val="24"/>
        </w:rPr>
        <w:t>Soy</w:t>
      </w:r>
    </w:p>
    <w:p w14:paraId="09BAB083" w14:textId="533FC525" w:rsidR="004A39B6" w:rsidRPr="00402746" w:rsidRDefault="004A39B6" w:rsidP="00CA2CF2">
      <w:pPr>
        <w:numPr>
          <w:ilvl w:val="0"/>
          <w:numId w:val="21"/>
        </w:numPr>
        <w:tabs>
          <w:tab w:val="left" w:pos="900"/>
        </w:tabs>
        <w:rPr>
          <w:rFonts w:asciiTheme="minorHAnsi" w:hAnsiTheme="minorHAnsi" w:cstheme="minorHAnsi"/>
          <w:sz w:val="24"/>
          <w:szCs w:val="24"/>
        </w:rPr>
      </w:pPr>
      <w:r w:rsidRPr="00402746">
        <w:rPr>
          <w:rFonts w:asciiTheme="minorHAnsi" w:hAnsiTheme="minorHAnsi" w:cstheme="minorHAnsi"/>
          <w:sz w:val="24"/>
          <w:szCs w:val="24"/>
        </w:rPr>
        <w:t>Sesame</w:t>
      </w:r>
    </w:p>
    <w:p w14:paraId="40156809" w14:textId="77777777" w:rsidR="009E2000" w:rsidRPr="00402746" w:rsidRDefault="009E2000" w:rsidP="009E2000">
      <w:pPr>
        <w:tabs>
          <w:tab w:val="left" w:pos="900"/>
        </w:tabs>
        <w:rPr>
          <w:rFonts w:asciiTheme="minorHAnsi" w:hAnsiTheme="minorHAnsi" w:cstheme="minorHAnsi"/>
          <w:sz w:val="24"/>
          <w:szCs w:val="24"/>
        </w:rPr>
      </w:pPr>
    </w:p>
    <w:p w14:paraId="1045012E" w14:textId="5557D7DF" w:rsidR="009E2000" w:rsidRPr="00402746" w:rsidRDefault="009E2000" w:rsidP="009E2000">
      <w:pPr>
        <w:tabs>
          <w:tab w:val="left" w:pos="900"/>
        </w:tabs>
        <w:rPr>
          <w:rFonts w:asciiTheme="minorHAnsi" w:hAnsiTheme="minorHAnsi" w:cstheme="minorHAnsi"/>
          <w:sz w:val="24"/>
          <w:szCs w:val="24"/>
        </w:rPr>
      </w:pPr>
    </w:p>
    <w:p w14:paraId="3D442EA0" w14:textId="14A7CB5C" w:rsidR="00F648C3" w:rsidRPr="00402746" w:rsidRDefault="00547C71" w:rsidP="00DB67C0">
      <w:pPr>
        <w:tabs>
          <w:tab w:val="left" w:pos="900"/>
        </w:tabs>
        <w:rPr>
          <w:rFonts w:asciiTheme="minorHAnsi" w:hAnsiTheme="minorHAnsi" w:cstheme="minorHAnsi"/>
          <w:sz w:val="24"/>
          <w:szCs w:val="24"/>
        </w:rPr>
      </w:pPr>
      <w:r w:rsidRPr="00402746">
        <w:rPr>
          <w:rFonts w:asciiTheme="minorHAnsi" w:hAnsiTheme="minorHAnsi" w:cstheme="minorHAnsi"/>
          <w:sz w:val="24"/>
          <w:szCs w:val="24"/>
        </w:rPr>
        <w:t xml:space="preserve">Additional allergens are identified by other countries. However, </w:t>
      </w:r>
      <w:r w:rsidR="000D41AB" w:rsidRPr="00402746">
        <w:rPr>
          <w:rFonts w:asciiTheme="minorHAnsi" w:hAnsiTheme="minorHAnsi" w:cstheme="minorHAnsi"/>
          <w:sz w:val="24"/>
          <w:szCs w:val="24"/>
        </w:rPr>
        <w:t>Spices Inc.</w:t>
      </w:r>
      <w:r w:rsidRPr="00402746">
        <w:rPr>
          <w:rFonts w:asciiTheme="minorHAnsi" w:hAnsiTheme="minorHAnsi" w:cstheme="minorHAnsi"/>
          <w:sz w:val="24"/>
          <w:szCs w:val="24"/>
        </w:rPr>
        <w:t xml:space="preserve"> does not export any product currently.</w:t>
      </w:r>
    </w:p>
    <w:p w14:paraId="7EC08F0B" w14:textId="77777777" w:rsidR="004E6BA3" w:rsidRPr="00402746" w:rsidRDefault="004E6BA3" w:rsidP="009E2000">
      <w:pPr>
        <w:tabs>
          <w:tab w:val="left" w:pos="900"/>
        </w:tabs>
        <w:rPr>
          <w:rFonts w:asciiTheme="minorHAnsi" w:hAnsiTheme="minorHAnsi" w:cstheme="minorHAnsi"/>
          <w:sz w:val="24"/>
          <w:szCs w:val="24"/>
        </w:rPr>
      </w:pPr>
    </w:p>
    <w:p w14:paraId="7D0FFCC9" w14:textId="2CF88957" w:rsidR="004E6BA3" w:rsidRPr="00402746" w:rsidRDefault="004E6BA3" w:rsidP="004E6BA3">
      <w:pPr>
        <w:tabs>
          <w:tab w:val="left" w:pos="900"/>
        </w:tabs>
        <w:rPr>
          <w:rFonts w:asciiTheme="minorHAnsi" w:hAnsiTheme="minorHAnsi" w:cstheme="minorHAnsi"/>
          <w:b/>
          <w:bCs/>
          <w:sz w:val="24"/>
          <w:szCs w:val="24"/>
        </w:rPr>
      </w:pPr>
      <w:r w:rsidRPr="00402746">
        <w:rPr>
          <w:rFonts w:asciiTheme="minorHAnsi" w:hAnsiTheme="minorHAnsi" w:cstheme="minorHAnsi"/>
          <w:b/>
          <w:bCs/>
          <w:sz w:val="24"/>
          <w:szCs w:val="24"/>
        </w:rPr>
        <w:t>May Contain or Similar Labeling; Gluten Labeling</w:t>
      </w:r>
    </w:p>
    <w:p w14:paraId="55B99A48" w14:textId="77777777" w:rsidR="009C5F74" w:rsidRPr="00402746" w:rsidRDefault="009C5F74" w:rsidP="004E6BA3">
      <w:pPr>
        <w:tabs>
          <w:tab w:val="left" w:pos="900"/>
        </w:tabs>
        <w:rPr>
          <w:rFonts w:asciiTheme="minorHAnsi" w:hAnsiTheme="minorHAnsi" w:cstheme="minorHAnsi"/>
          <w:b/>
          <w:bCs/>
          <w:sz w:val="24"/>
          <w:szCs w:val="24"/>
        </w:rPr>
      </w:pPr>
    </w:p>
    <w:p w14:paraId="26C7133C" w14:textId="47939D2B" w:rsidR="00B32130" w:rsidRPr="00402746" w:rsidRDefault="00F648C3" w:rsidP="009E2000">
      <w:pPr>
        <w:tabs>
          <w:tab w:val="left" w:pos="900"/>
        </w:tabs>
        <w:rPr>
          <w:rFonts w:asciiTheme="minorHAnsi" w:hAnsiTheme="minorHAnsi" w:cstheme="minorHAnsi"/>
          <w:sz w:val="24"/>
          <w:szCs w:val="24"/>
        </w:rPr>
      </w:pPr>
      <w:r w:rsidRPr="00402746">
        <w:rPr>
          <w:rFonts w:asciiTheme="minorHAnsi" w:hAnsiTheme="minorHAnsi" w:cstheme="minorHAnsi"/>
          <w:sz w:val="24"/>
          <w:szCs w:val="24"/>
        </w:rPr>
        <w:t xml:space="preserve">US law does not require that finished products labels indicate </w:t>
      </w:r>
      <w:r w:rsidR="0023669A" w:rsidRPr="00402746">
        <w:rPr>
          <w:rFonts w:asciiTheme="minorHAnsi" w:hAnsiTheme="minorHAnsi" w:cstheme="minorHAnsi"/>
          <w:sz w:val="24"/>
          <w:szCs w:val="24"/>
        </w:rPr>
        <w:t xml:space="preserve">whether allergenic materials are handled on shared equipment or within the plant. </w:t>
      </w:r>
      <w:r w:rsidR="00144F9A" w:rsidRPr="00402746">
        <w:rPr>
          <w:rFonts w:asciiTheme="minorHAnsi" w:hAnsiTheme="minorHAnsi" w:cstheme="minorHAnsi"/>
          <w:sz w:val="24"/>
          <w:szCs w:val="24"/>
        </w:rPr>
        <w:t>Such labeling may be present, if required by private-label clients, but is not consistently applied to all product labels otherwise.</w:t>
      </w:r>
      <w:r w:rsidR="00060479" w:rsidRPr="00402746">
        <w:rPr>
          <w:rFonts w:asciiTheme="minorHAnsi" w:hAnsiTheme="minorHAnsi" w:cstheme="minorHAnsi"/>
          <w:sz w:val="24"/>
          <w:szCs w:val="24"/>
        </w:rPr>
        <w:t xml:space="preserve"> In addition</w:t>
      </w:r>
      <w:r w:rsidR="009C5F74" w:rsidRPr="00402746">
        <w:rPr>
          <w:rFonts w:asciiTheme="minorHAnsi" w:hAnsiTheme="minorHAnsi" w:cstheme="minorHAnsi"/>
          <w:sz w:val="24"/>
          <w:szCs w:val="24"/>
        </w:rPr>
        <w:t>,</w:t>
      </w:r>
      <w:r w:rsidR="00060479" w:rsidRPr="00402746">
        <w:rPr>
          <w:rFonts w:asciiTheme="minorHAnsi" w:hAnsiTheme="minorHAnsi" w:cstheme="minorHAnsi"/>
          <w:sz w:val="24"/>
          <w:szCs w:val="24"/>
        </w:rPr>
        <w:t xml:space="preserve"> US law does not require specific declaration of gluten or gluten-containing materials on labels</w:t>
      </w:r>
      <w:r w:rsidR="00832651" w:rsidRPr="00402746">
        <w:rPr>
          <w:rFonts w:asciiTheme="minorHAnsi" w:hAnsiTheme="minorHAnsi" w:cstheme="minorHAnsi"/>
          <w:sz w:val="24"/>
          <w:szCs w:val="24"/>
        </w:rPr>
        <w:t xml:space="preserve">, </w:t>
      </w:r>
      <w:r w:rsidR="009C5F74" w:rsidRPr="00402746">
        <w:rPr>
          <w:rFonts w:asciiTheme="minorHAnsi" w:hAnsiTheme="minorHAnsi" w:cstheme="minorHAnsi"/>
          <w:sz w:val="24"/>
          <w:szCs w:val="24"/>
        </w:rPr>
        <w:t>apart from</w:t>
      </w:r>
      <w:r w:rsidR="00832651" w:rsidRPr="00402746">
        <w:rPr>
          <w:rFonts w:asciiTheme="minorHAnsi" w:hAnsiTheme="minorHAnsi" w:cstheme="minorHAnsi"/>
          <w:sz w:val="24"/>
          <w:szCs w:val="24"/>
        </w:rPr>
        <w:t xml:space="preserve"> gluten from wheat, in which case “wheat” is the required label declaration.</w:t>
      </w:r>
      <w:r w:rsidR="00B32130" w:rsidRPr="00402746">
        <w:rPr>
          <w:rFonts w:asciiTheme="minorHAnsi" w:hAnsiTheme="minorHAnsi" w:cstheme="minorHAnsi"/>
          <w:sz w:val="24"/>
          <w:szCs w:val="24"/>
        </w:rPr>
        <w:t xml:space="preserve"> Therefore, “gluten” labeling will only be applied if it is a customer requirement.</w:t>
      </w:r>
    </w:p>
    <w:p w14:paraId="424B085E" w14:textId="77777777" w:rsidR="009E2000" w:rsidRPr="00402746" w:rsidRDefault="009E2000" w:rsidP="009E2000">
      <w:pPr>
        <w:tabs>
          <w:tab w:val="left" w:pos="900"/>
        </w:tabs>
        <w:rPr>
          <w:rFonts w:asciiTheme="minorHAnsi" w:hAnsiTheme="minorHAnsi" w:cstheme="minorHAnsi"/>
          <w:sz w:val="24"/>
          <w:szCs w:val="24"/>
        </w:rPr>
      </w:pPr>
    </w:p>
    <w:p w14:paraId="47BDD4EA" w14:textId="550951E7" w:rsidR="00EF04BD" w:rsidRPr="00402746" w:rsidRDefault="00F26FBC" w:rsidP="009E2000">
      <w:pPr>
        <w:tabs>
          <w:tab w:val="left" w:pos="900"/>
        </w:tabs>
        <w:rPr>
          <w:rFonts w:asciiTheme="minorHAnsi" w:hAnsiTheme="minorHAnsi" w:cstheme="minorHAnsi"/>
          <w:sz w:val="24"/>
          <w:szCs w:val="24"/>
        </w:rPr>
      </w:pPr>
      <w:r w:rsidRPr="00402746">
        <w:rPr>
          <w:rFonts w:asciiTheme="minorHAnsi" w:hAnsiTheme="minorHAnsi" w:cstheme="minorHAnsi"/>
          <w:sz w:val="24"/>
          <w:szCs w:val="24"/>
        </w:rPr>
        <w:t>Label verification includes confirmation that all allergens present in the product formulation are accurately declared on the finished product label.</w:t>
      </w:r>
    </w:p>
    <w:p w14:paraId="538CE300" w14:textId="77777777" w:rsidR="009E2000" w:rsidRPr="00402746" w:rsidRDefault="009E2000" w:rsidP="009E2000">
      <w:pPr>
        <w:tabs>
          <w:tab w:val="left" w:pos="900"/>
        </w:tabs>
        <w:rPr>
          <w:rFonts w:asciiTheme="minorHAnsi" w:hAnsiTheme="minorHAnsi" w:cstheme="minorHAnsi"/>
          <w:sz w:val="24"/>
          <w:szCs w:val="24"/>
        </w:rPr>
      </w:pPr>
    </w:p>
    <w:p w14:paraId="39FC8361" w14:textId="77777777" w:rsidR="00172CB8" w:rsidRPr="00402746" w:rsidRDefault="00172CB8" w:rsidP="00172CB8">
      <w:pPr>
        <w:tabs>
          <w:tab w:val="left" w:pos="900"/>
        </w:tabs>
        <w:rPr>
          <w:rFonts w:asciiTheme="minorHAnsi" w:hAnsiTheme="minorHAnsi" w:cstheme="minorHAnsi"/>
          <w:b/>
          <w:sz w:val="24"/>
          <w:szCs w:val="24"/>
        </w:rPr>
      </w:pPr>
      <w:r w:rsidRPr="00402746">
        <w:rPr>
          <w:rFonts w:asciiTheme="minorHAnsi" w:hAnsiTheme="minorHAnsi" w:cstheme="minorHAnsi"/>
          <w:b/>
          <w:sz w:val="24"/>
          <w:szCs w:val="24"/>
        </w:rPr>
        <w:t>Allergen Production, Blending, and Filling Controls</w:t>
      </w:r>
    </w:p>
    <w:p w14:paraId="78B423DC" w14:textId="77777777" w:rsidR="00172CB8" w:rsidRPr="00402746" w:rsidRDefault="00172CB8" w:rsidP="00172CB8">
      <w:pPr>
        <w:tabs>
          <w:tab w:val="left" w:pos="900"/>
        </w:tabs>
        <w:rPr>
          <w:rFonts w:asciiTheme="minorHAnsi" w:hAnsiTheme="minorHAnsi" w:cstheme="minorHAnsi"/>
          <w:b/>
          <w:sz w:val="24"/>
          <w:szCs w:val="24"/>
        </w:rPr>
      </w:pPr>
    </w:p>
    <w:p w14:paraId="3760F58A" w14:textId="77777777" w:rsidR="00B92527" w:rsidRPr="00B9066A" w:rsidRDefault="00B92527" w:rsidP="00B92527">
      <w:pPr>
        <w:tabs>
          <w:tab w:val="left" w:pos="900"/>
        </w:tabs>
        <w:rPr>
          <w:rFonts w:asciiTheme="minorHAnsi" w:hAnsiTheme="minorHAnsi" w:cstheme="minorHAnsi"/>
          <w:b/>
          <w:sz w:val="24"/>
          <w:szCs w:val="24"/>
        </w:rPr>
      </w:pPr>
      <w:r w:rsidRPr="00B9066A">
        <w:rPr>
          <w:rFonts w:asciiTheme="minorHAnsi" w:hAnsiTheme="minorHAnsi" w:cstheme="minorHAnsi"/>
          <w:b/>
          <w:sz w:val="24"/>
          <w:szCs w:val="24"/>
        </w:rPr>
        <w:lastRenderedPageBreak/>
        <w:t>Filling Cell Controls</w:t>
      </w:r>
    </w:p>
    <w:p w14:paraId="1DB88AEC" w14:textId="77777777" w:rsidR="00B92527" w:rsidRPr="00402746" w:rsidRDefault="00B92527" w:rsidP="00B92527">
      <w:pPr>
        <w:tabs>
          <w:tab w:val="left" w:pos="900"/>
        </w:tabs>
        <w:rPr>
          <w:rFonts w:asciiTheme="minorHAnsi" w:hAnsiTheme="minorHAnsi" w:cstheme="minorHAnsi"/>
          <w:b/>
          <w:sz w:val="24"/>
          <w:szCs w:val="24"/>
        </w:rPr>
      </w:pPr>
    </w:p>
    <w:p w14:paraId="4BB646C4" w14:textId="77777777" w:rsidR="00B92527" w:rsidRPr="00402746" w:rsidRDefault="00B92527" w:rsidP="00B92527">
      <w:pPr>
        <w:tabs>
          <w:tab w:val="left" w:pos="900"/>
        </w:tabs>
        <w:rPr>
          <w:rFonts w:asciiTheme="minorHAnsi" w:hAnsiTheme="minorHAnsi" w:cstheme="minorHAnsi"/>
          <w:bCs/>
          <w:sz w:val="24"/>
          <w:szCs w:val="24"/>
        </w:rPr>
      </w:pPr>
      <w:r w:rsidRPr="00402746">
        <w:rPr>
          <w:rFonts w:asciiTheme="minorHAnsi" w:hAnsiTheme="minorHAnsi" w:cstheme="minorHAnsi"/>
          <w:bCs/>
          <w:sz w:val="24"/>
          <w:szCs w:val="24"/>
        </w:rPr>
        <w:t>Spices Inc. utilizes a kanban-based production system with multiple designated filling cells on the production floor. Seven filling cells are in operation. Filling Cell 1 is designated exclusively for the handling and filling of allergen-containing products and is not used for non-allergen filling activities.</w:t>
      </w:r>
    </w:p>
    <w:p w14:paraId="2AC5AE89" w14:textId="77777777" w:rsidR="00B92527" w:rsidRPr="00402746" w:rsidRDefault="00B92527" w:rsidP="00B92527">
      <w:pPr>
        <w:tabs>
          <w:tab w:val="left" w:pos="900"/>
        </w:tabs>
        <w:rPr>
          <w:rFonts w:asciiTheme="minorHAnsi" w:hAnsiTheme="minorHAnsi" w:cstheme="minorHAnsi"/>
          <w:bCs/>
          <w:sz w:val="24"/>
          <w:szCs w:val="24"/>
        </w:rPr>
      </w:pPr>
    </w:p>
    <w:p w14:paraId="7CC595BB" w14:textId="6B324BC2" w:rsidR="00B92527" w:rsidRPr="00402746" w:rsidRDefault="00B92527" w:rsidP="00B92527">
      <w:pPr>
        <w:tabs>
          <w:tab w:val="left" w:pos="900"/>
        </w:tabs>
        <w:rPr>
          <w:rFonts w:asciiTheme="minorHAnsi" w:hAnsiTheme="minorHAnsi" w:cstheme="minorHAnsi"/>
          <w:bCs/>
          <w:sz w:val="24"/>
          <w:szCs w:val="24"/>
        </w:rPr>
      </w:pPr>
      <w:r w:rsidRPr="00402746">
        <w:rPr>
          <w:rFonts w:asciiTheme="minorHAnsi" w:hAnsiTheme="minorHAnsi" w:cstheme="minorHAnsi"/>
          <w:bCs/>
          <w:sz w:val="24"/>
          <w:szCs w:val="24"/>
        </w:rPr>
        <w:t xml:space="preserve">Within Cell 1, allergen ingredients and finished products are kept separated to prevent cross-contact. Similar allergens are filled together where feasible to minimize changeovers. When transitioning between different allergens, employees change disposable gloves and </w:t>
      </w:r>
      <w:commentRangeStart w:id="46"/>
      <w:commentRangeStart w:id="47"/>
      <w:r w:rsidRPr="00402746">
        <w:rPr>
          <w:rFonts w:asciiTheme="minorHAnsi" w:hAnsiTheme="minorHAnsi" w:cstheme="minorHAnsi"/>
          <w:bCs/>
          <w:sz w:val="24"/>
          <w:szCs w:val="24"/>
        </w:rPr>
        <w:t xml:space="preserve">wipe down </w:t>
      </w:r>
      <w:commentRangeEnd w:id="46"/>
      <w:r w:rsidR="00DE7CC3" w:rsidRPr="00402746">
        <w:rPr>
          <w:rStyle w:val="CommentReference"/>
          <w:rFonts w:asciiTheme="minorHAnsi" w:hAnsiTheme="minorHAnsi" w:cstheme="minorHAnsi"/>
          <w:bCs/>
          <w:sz w:val="24"/>
          <w:szCs w:val="24"/>
        </w:rPr>
        <w:commentReference w:id="46"/>
      </w:r>
      <w:commentRangeEnd w:id="47"/>
      <w:r w:rsidR="00007D60" w:rsidRPr="00402746">
        <w:rPr>
          <w:rStyle w:val="CommentReference"/>
          <w:rFonts w:asciiTheme="minorHAnsi" w:hAnsiTheme="minorHAnsi" w:cstheme="minorHAnsi"/>
          <w:bCs/>
          <w:sz w:val="24"/>
          <w:szCs w:val="24"/>
        </w:rPr>
        <w:commentReference w:id="47"/>
      </w:r>
      <w:r w:rsidRPr="00402746">
        <w:rPr>
          <w:rFonts w:asciiTheme="minorHAnsi" w:hAnsiTheme="minorHAnsi" w:cstheme="minorHAnsi"/>
          <w:bCs/>
          <w:sz w:val="24"/>
          <w:szCs w:val="24"/>
        </w:rPr>
        <w:t>the work surface</w:t>
      </w:r>
      <w:ins w:id="48" w:author="Penny Patterson" w:date="2026-03-16T11:52:00Z" w16du:dateUtc="2026-03-16T15:52:00Z">
        <w:r w:rsidR="00007D60">
          <w:rPr>
            <w:rFonts w:asciiTheme="minorHAnsi" w:hAnsiTheme="minorHAnsi" w:cstheme="minorHAnsi"/>
            <w:bCs/>
            <w:sz w:val="24"/>
            <w:szCs w:val="24"/>
          </w:rPr>
          <w:t xml:space="preserve"> with a disposable paper towel and Simple Green</w:t>
        </w:r>
      </w:ins>
      <w:r w:rsidRPr="00402746">
        <w:rPr>
          <w:rFonts w:asciiTheme="minorHAnsi" w:hAnsiTheme="minorHAnsi" w:cstheme="minorHAnsi"/>
          <w:bCs/>
          <w:sz w:val="24"/>
          <w:szCs w:val="24"/>
        </w:rPr>
        <w:t xml:space="preserve"> prior to continuing filling activities. The work surface is cleaned and sanitized at the end of each production day.</w:t>
      </w:r>
    </w:p>
    <w:p w14:paraId="430E3094" w14:textId="77777777" w:rsidR="00B92527" w:rsidRPr="00402746" w:rsidRDefault="00B92527" w:rsidP="00B92527">
      <w:pPr>
        <w:tabs>
          <w:tab w:val="left" w:pos="900"/>
        </w:tabs>
        <w:rPr>
          <w:rFonts w:asciiTheme="minorHAnsi" w:hAnsiTheme="minorHAnsi" w:cstheme="minorHAnsi"/>
          <w:bCs/>
          <w:sz w:val="24"/>
          <w:szCs w:val="24"/>
        </w:rPr>
      </w:pPr>
    </w:p>
    <w:p w14:paraId="126A6B2B" w14:textId="77777777" w:rsidR="00B92527" w:rsidRPr="00402746" w:rsidRDefault="00B92527" w:rsidP="00B92527">
      <w:pPr>
        <w:tabs>
          <w:tab w:val="left" w:pos="900"/>
        </w:tabs>
        <w:rPr>
          <w:rFonts w:asciiTheme="minorHAnsi" w:hAnsiTheme="minorHAnsi" w:cstheme="minorHAnsi"/>
          <w:bCs/>
          <w:sz w:val="24"/>
          <w:szCs w:val="24"/>
        </w:rPr>
      </w:pPr>
      <w:r w:rsidRPr="00402746">
        <w:rPr>
          <w:rFonts w:asciiTheme="minorHAnsi" w:hAnsiTheme="minorHAnsi" w:cstheme="minorHAnsi"/>
          <w:bCs/>
          <w:sz w:val="24"/>
          <w:szCs w:val="24"/>
        </w:rPr>
        <w:t>Employees assigned to allergen handling are trained in allergen control procedures. Disposable gloves are changed immediately after completing work at the allergen table, and a designated blue apron is required while handling allergens. Blue aprons used for allergen handling are not permitted to be worn at any other filling cells.</w:t>
      </w:r>
    </w:p>
    <w:p w14:paraId="14F7A7F9" w14:textId="77777777" w:rsidR="00B92527" w:rsidRPr="00402746" w:rsidRDefault="00B92527" w:rsidP="00B92527">
      <w:pPr>
        <w:tabs>
          <w:tab w:val="left" w:pos="900"/>
        </w:tabs>
        <w:rPr>
          <w:rFonts w:asciiTheme="minorHAnsi" w:hAnsiTheme="minorHAnsi" w:cstheme="minorHAnsi"/>
          <w:bCs/>
          <w:sz w:val="24"/>
          <w:szCs w:val="24"/>
        </w:rPr>
      </w:pPr>
    </w:p>
    <w:p w14:paraId="7BF3A9FC" w14:textId="77777777" w:rsidR="00B92527" w:rsidRPr="00402746" w:rsidRDefault="00B92527" w:rsidP="00B92527">
      <w:pPr>
        <w:tabs>
          <w:tab w:val="left" w:pos="900"/>
        </w:tabs>
        <w:rPr>
          <w:rFonts w:asciiTheme="minorHAnsi" w:hAnsiTheme="minorHAnsi" w:cstheme="minorHAnsi"/>
          <w:b/>
          <w:sz w:val="24"/>
          <w:szCs w:val="24"/>
        </w:rPr>
      </w:pPr>
      <w:r w:rsidRPr="00402746">
        <w:rPr>
          <w:rFonts w:asciiTheme="minorHAnsi" w:hAnsiTheme="minorHAnsi" w:cstheme="minorHAnsi"/>
          <w:b/>
          <w:sz w:val="24"/>
          <w:szCs w:val="24"/>
        </w:rPr>
        <w:t>Blending Room Allergen Controls – Hand Blending</w:t>
      </w:r>
    </w:p>
    <w:p w14:paraId="4DCD2108" w14:textId="77777777" w:rsidR="00B92527" w:rsidRPr="00402746" w:rsidRDefault="00B92527" w:rsidP="00B92527">
      <w:pPr>
        <w:tabs>
          <w:tab w:val="left" w:pos="900"/>
        </w:tabs>
        <w:rPr>
          <w:rFonts w:asciiTheme="minorHAnsi" w:hAnsiTheme="minorHAnsi" w:cstheme="minorHAnsi"/>
          <w:bCs/>
          <w:sz w:val="24"/>
          <w:szCs w:val="24"/>
        </w:rPr>
      </w:pPr>
    </w:p>
    <w:p w14:paraId="51790CBE" w14:textId="77777777" w:rsidR="00B92527" w:rsidRPr="00402746" w:rsidRDefault="00B92527" w:rsidP="00B92527">
      <w:pPr>
        <w:tabs>
          <w:tab w:val="left" w:pos="900"/>
        </w:tabs>
        <w:rPr>
          <w:rFonts w:asciiTheme="minorHAnsi" w:hAnsiTheme="minorHAnsi" w:cstheme="minorHAnsi"/>
          <w:bCs/>
          <w:sz w:val="24"/>
          <w:szCs w:val="24"/>
        </w:rPr>
      </w:pPr>
      <w:r w:rsidRPr="00402746">
        <w:rPr>
          <w:rFonts w:asciiTheme="minorHAnsi" w:hAnsiTheme="minorHAnsi" w:cstheme="minorHAnsi"/>
          <w:bCs/>
          <w:sz w:val="24"/>
          <w:szCs w:val="24"/>
        </w:rPr>
        <w:t>All products are blended in the blend room using shared equipment and workspaces. When allergens are blended by hand using bowls, allergen-containing ingredients are handled at a designated area with adequate distance from non-allergen blending activities to prevent cross-</w:t>
      </w:r>
      <w:commentRangeStart w:id="49"/>
      <w:commentRangeStart w:id="50"/>
      <w:r w:rsidRPr="00402746">
        <w:rPr>
          <w:rFonts w:asciiTheme="minorHAnsi" w:hAnsiTheme="minorHAnsi" w:cstheme="minorHAnsi"/>
          <w:bCs/>
          <w:sz w:val="24"/>
          <w:szCs w:val="24"/>
        </w:rPr>
        <w:t>contact</w:t>
      </w:r>
      <w:commentRangeEnd w:id="49"/>
      <w:r w:rsidR="00105BCF" w:rsidRPr="00402746">
        <w:rPr>
          <w:rStyle w:val="CommentReference"/>
          <w:rFonts w:asciiTheme="minorHAnsi" w:hAnsiTheme="minorHAnsi" w:cstheme="minorHAnsi"/>
          <w:bCs/>
          <w:sz w:val="24"/>
          <w:szCs w:val="24"/>
        </w:rPr>
        <w:commentReference w:id="49"/>
      </w:r>
      <w:commentRangeEnd w:id="50"/>
      <w:r w:rsidR="00007D60" w:rsidRPr="00402746">
        <w:rPr>
          <w:rStyle w:val="CommentReference"/>
          <w:rFonts w:asciiTheme="minorHAnsi" w:hAnsiTheme="minorHAnsi" w:cstheme="minorHAnsi"/>
          <w:bCs/>
          <w:sz w:val="24"/>
          <w:szCs w:val="24"/>
        </w:rPr>
        <w:commentReference w:id="50"/>
      </w:r>
      <w:r w:rsidRPr="00402746">
        <w:rPr>
          <w:rFonts w:asciiTheme="minorHAnsi" w:hAnsiTheme="minorHAnsi" w:cstheme="minorHAnsi"/>
          <w:bCs/>
          <w:sz w:val="24"/>
          <w:szCs w:val="24"/>
        </w:rPr>
        <w:t>.</w:t>
      </w:r>
    </w:p>
    <w:p w14:paraId="7D812C70" w14:textId="77777777" w:rsidR="00B92527" w:rsidRPr="00402746" w:rsidRDefault="00B92527" w:rsidP="00B92527">
      <w:pPr>
        <w:tabs>
          <w:tab w:val="left" w:pos="900"/>
        </w:tabs>
        <w:rPr>
          <w:rFonts w:asciiTheme="minorHAnsi" w:hAnsiTheme="minorHAnsi" w:cstheme="minorHAnsi"/>
          <w:bCs/>
          <w:sz w:val="24"/>
          <w:szCs w:val="24"/>
        </w:rPr>
      </w:pPr>
    </w:p>
    <w:p w14:paraId="5F92C364" w14:textId="77777777" w:rsidR="00B92527" w:rsidRPr="00402746" w:rsidRDefault="00B92527" w:rsidP="00B92527">
      <w:pPr>
        <w:tabs>
          <w:tab w:val="left" w:pos="900"/>
        </w:tabs>
        <w:rPr>
          <w:rFonts w:asciiTheme="minorHAnsi" w:hAnsiTheme="minorHAnsi" w:cstheme="minorHAnsi"/>
          <w:b/>
          <w:sz w:val="24"/>
          <w:szCs w:val="24"/>
        </w:rPr>
      </w:pPr>
      <w:r w:rsidRPr="00402746">
        <w:rPr>
          <w:rFonts w:asciiTheme="minorHAnsi" w:hAnsiTheme="minorHAnsi" w:cstheme="minorHAnsi"/>
          <w:b/>
          <w:sz w:val="24"/>
          <w:szCs w:val="24"/>
        </w:rPr>
        <w:t>Blending Room Allergen Controls – Rotary Blender</w:t>
      </w:r>
    </w:p>
    <w:p w14:paraId="1C5EB32A" w14:textId="77777777" w:rsidR="00B92527" w:rsidRPr="00402746" w:rsidRDefault="00B92527" w:rsidP="00B92527">
      <w:pPr>
        <w:tabs>
          <w:tab w:val="left" w:pos="900"/>
        </w:tabs>
        <w:rPr>
          <w:rFonts w:asciiTheme="minorHAnsi" w:hAnsiTheme="minorHAnsi" w:cstheme="minorHAnsi"/>
          <w:bCs/>
          <w:sz w:val="24"/>
          <w:szCs w:val="24"/>
        </w:rPr>
      </w:pPr>
    </w:p>
    <w:p w14:paraId="780C11F2" w14:textId="77777777" w:rsidR="00B92527" w:rsidRPr="00402746" w:rsidRDefault="00B92527" w:rsidP="00B92527">
      <w:pPr>
        <w:tabs>
          <w:tab w:val="left" w:pos="900"/>
        </w:tabs>
        <w:rPr>
          <w:rFonts w:asciiTheme="minorHAnsi" w:hAnsiTheme="minorHAnsi" w:cstheme="minorHAnsi"/>
          <w:bCs/>
          <w:sz w:val="24"/>
          <w:szCs w:val="24"/>
        </w:rPr>
      </w:pPr>
      <w:r w:rsidRPr="00402746">
        <w:rPr>
          <w:rFonts w:asciiTheme="minorHAnsi" w:hAnsiTheme="minorHAnsi" w:cstheme="minorHAnsi"/>
          <w:bCs/>
          <w:sz w:val="24"/>
          <w:szCs w:val="24"/>
        </w:rPr>
        <w:t xml:space="preserve">The rotary blender is used to produce both allergen and non-allergen blends. When allergen-containing blends are produced, the allergen ingredient is added as the final ingredient to minimize cross-contact risk. Employees are required to wear the designated blue apron while handling allergen ingredients and for the remainder of the </w:t>
      </w:r>
      <w:commentRangeStart w:id="51"/>
      <w:commentRangeStart w:id="52"/>
      <w:r w:rsidRPr="00402746">
        <w:rPr>
          <w:rFonts w:asciiTheme="minorHAnsi" w:hAnsiTheme="minorHAnsi" w:cstheme="minorHAnsi"/>
          <w:bCs/>
          <w:sz w:val="24"/>
          <w:szCs w:val="24"/>
        </w:rPr>
        <w:t>blend</w:t>
      </w:r>
      <w:commentRangeEnd w:id="51"/>
      <w:r w:rsidR="00DE7CC3" w:rsidRPr="00402746">
        <w:rPr>
          <w:rStyle w:val="CommentReference"/>
          <w:rFonts w:asciiTheme="minorHAnsi" w:hAnsiTheme="minorHAnsi" w:cstheme="minorHAnsi"/>
          <w:bCs/>
          <w:sz w:val="24"/>
          <w:szCs w:val="24"/>
        </w:rPr>
        <w:commentReference w:id="51"/>
      </w:r>
      <w:commentRangeEnd w:id="52"/>
      <w:r w:rsidR="00527E1F" w:rsidRPr="00402746">
        <w:rPr>
          <w:rStyle w:val="CommentReference"/>
          <w:rFonts w:asciiTheme="minorHAnsi" w:hAnsiTheme="minorHAnsi" w:cstheme="minorHAnsi"/>
          <w:bCs/>
          <w:sz w:val="24"/>
          <w:szCs w:val="24"/>
        </w:rPr>
        <w:commentReference w:id="52"/>
      </w:r>
      <w:r w:rsidRPr="00402746">
        <w:rPr>
          <w:rFonts w:asciiTheme="minorHAnsi" w:hAnsiTheme="minorHAnsi" w:cstheme="minorHAnsi"/>
          <w:bCs/>
          <w:sz w:val="24"/>
          <w:szCs w:val="24"/>
        </w:rPr>
        <w:t>.</w:t>
      </w:r>
    </w:p>
    <w:p w14:paraId="021959E5" w14:textId="77777777" w:rsidR="00B92527" w:rsidRPr="00402746" w:rsidRDefault="00B92527" w:rsidP="00B92527">
      <w:pPr>
        <w:tabs>
          <w:tab w:val="left" w:pos="900"/>
        </w:tabs>
        <w:rPr>
          <w:rFonts w:asciiTheme="minorHAnsi" w:hAnsiTheme="minorHAnsi" w:cstheme="minorHAnsi"/>
          <w:bCs/>
          <w:sz w:val="24"/>
          <w:szCs w:val="24"/>
        </w:rPr>
      </w:pPr>
    </w:p>
    <w:p w14:paraId="1335AE89" w14:textId="77777777" w:rsidR="00CE7DD1" w:rsidRPr="00402746" w:rsidRDefault="00CE7DD1" w:rsidP="00CE7DD1">
      <w:pPr>
        <w:tabs>
          <w:tab w:val="left" w:pos="900"/>
        </w:tabs>
        <w:rPr>
          <w:rFonts w:asciiTheme="minorHAnsi" w:hAnsiTheme="minorHAnsi" w:cstheme="minorHAnsi"/>
          <w:b/>
          <w:bCs/>
          <w:sz w:val="24"/>
          <w:szCs w:val="24"/>
        </w:rPr>
      </w:pPr>
      <w:r w:rsidRPr="00402746">
        <w:rPr>
          <w:rFonts w:asciiTheme="minorHAnsi" w:hAnsiTheme="minorHAnsi" w:cstheme="minorHAnsi"/>
          <w:b/>
          <w:bCs/>
          <w:sz w:val="24"/>
          <w:szCs w:val="24"/>
        </w:rPr>
        <w:t>Designated Allergen Utensils and Tool Controls</w:t>
      </w:r>
    </w:p>
    <w:p w14:paraId="0D757645" w14:textId="77777777" w:rsidR="00CE7DD1" w:rsidRPr="00402746" w:rsidRDefault="00CE7DD1" w:rsidP="00CE7DD1">
      <w:pPr>
        <w:tabs>
          <w:tab w:val="left" w:pos="900"/>
        </w:tabs>
        <w:rPr>
          <w:rFonts w:asciiTheme="minorHAnsi" w:hAnsiTheme="minorHAnsi" w:cstheme="minorHAnsi"/>
          <w:bCs/>
          <w:sz w:val="24"/>
          <w:szCs w:val="24"/>
        </w:rPr>
      </w:pPr>
      <w:r w:rsidRPr="00402746">
        <w:rPr>
          <w:rFonts w:asciiTheme="minorHAnsi" w:hAnsiTheme="minorHAnsi" w:cstheme="minorHAnsi"/>
          <w:bCs/>
          <w:sz w:val="24"/>
          <w:szCs w:val="24"/>
        </w:rPr>
        <w:t>Designated scoops and funnels are used exclusively when handling allergen-containing ingredients during filling and blending activities, including hand blending and rotary blending. Allergen-designated scoops and funnels are clearly identified and are not shared with non-allergen products.</w:t>
      </w:r>
    </w:p>
    <w:p w14:paraId="6E46E6E4" w14:textId="77777777" w:rsidR="00CE7DD1" w:rsidRPr="00402746" w:rsidRDefault="00CE7DD1" w:rsidP="00CE7DD1">
      <w:pPr>
        <w:tabs>
          <w:tab w:val="left" w:pos="900"/>
        </w:tabs>
        <w:rPr>
          <w:rFonts w:asciiTheme="minorHAnsi" w:hAnsiTheme="minorHAnsi" w:cstheme="minorHAnsi"/>
          <w:bCs/>
          <w:sz w:val="24"/>
          <w:szCs w:val="24"/>
        </w:rPr>
      </w:pPr>
      <w:r w:rsidRPr="00402746">
        <w:rPr>
          <w:rFonts w:asciiTheme="minorHAnsi" w:hAnsiTheme="minorHAnsi" w:cstheme="minorHAnsi"/>
          <w:bCs/>
          <w:sz w:val="24"/>
          <w:szCs w:val="24"/>
        </w:rPr>
        <w:t>Upon completion of allergen handling activities, allergen-designated scoops and funnels are washed separately from non-allergen utensils in accordance with sanitation procedures to prevent cross-contact.</w:t>
      </w:r>
    </w:p>
    <w:p w14:paraId="0065F673" w14:textId="77777777" w:rsidR="00B92527" w:rsidRPr="00402746" w:rsidRDefault="00B92527" w:rsidP="00B92527">
      <w:pPr>
        <w:tabs>
          <w:tab w:val="left" w:pos="900"/>
        </w:tabs>
        <w:rPr>
          <w:rFonts w:asciiTheme="minorHAnsi" w:hAnsiTheme="minorHAnsi" w:cstheme="minorHAnsi"/>
          <w:bCs/>
          <w:sz w:val="24"/>
          <w:szCs w:val="24"/>
        </w:rPr>
      </w:pPr>
    </w:p>
    <w:p w14:paraId="4C47241D" w14:textId="77777777" w:rsidR="00B9521B" w:rsidRPr="0009476D" w:rsidRDefault="00B9521B" w:rsidP="0009476D">
      <w:pPr>
        <w:pStyle w:val="NormalWeb"/>
        <w:rPr>
          <w:rFonts w:asciiTheme="minorHAnsi" w:hAnsiTheme="minorHAnsi" w:cstheme="minorHAnsi"/>
          <w:b/>
          <w:bCs/>
          <w:u w:val="single"/>
        </w:rPr>
      </w:pPr>
      <w:r w:rsidRPr="0009476D">
        <w:rPr>
          <w:rFonts w:asciiTheme="minorHAnsi" w:hAnsiTheme="minorHAnsi" w:cstheme="minorHAnsi"/>
          <w:b/>
          <w:bCs/>
          <w:u w:val="single"/>
        </w:rPr>
        <w:t xml:space="preserve">DOCUMENT HISTORY </w:t>
      </w:r>
    </w:p>
    <w:p w14:paraId="60415103" w14:textId="77777777" w:rsidR="00B9521B" w:rsidRDefault="00B9521B" w:rsidP="00B9521B">
      <w:pPr>
        <w:autoSpaceDE w:val="0"/>
        <w:autoSpaceDN w:val="0"/>
        <w:adjustRightInd w:val="0"/>
        <w:rPr>
          <w:rFonts w:asciiTheme="minorHAnsi" w:hAnsiTheme="minorHAnsi" w:cstheme="minorHAnsi"/>
          <w:sz w:val="24"/>
          <w:szCs w:val="24"/>
        </w:rPr>
      </w:pPr>
      <w:r w:rsidRPr="00402746">
        <w:rPr>
          <w:rFonts w:asciiTheme="minorHAnsi" w:hAnsiTheme="minorHAnsi" w:cstheme="minorHAnsi"/>
          <w:sz w:val="24"/>
          <w:szCs w:val="24"/>
        </w:rPr>
        <w:t xml:space="preserve">NOTE: Only record </w:t>
      </w:r>
      <w:r w:rsidRPr="00402746">
        <w:rPr>
          <w:rFonts w:asciiTheme="minorHAnsi" w:hAnsiTheme="minorHAnsi" w:cstheme="minorHAnsi"/>
          <w:i/>
          <w:sz w:val="24"/>
          <w:szCs w:val="24"/>
        </w:rPr>
        <w:t>revisions</w:t>
      </w:r>
      <w:r w:rsidRPr="00402746">
        <w:rPr>
          <w:rFonts w:asciiTheme="minorHAnsi" w:hAnsiTheme="minorHAnsi" w:cstheme="minorHAnsi"/>
          <w:sz w:val="24"/>
          <w:szCs w:val="24"/>
        </w:rPr>
        <w:t xml:space="preserve"> to this document. </w:t>
      </w:r>
      <w:r w:rsidRPr="00402746">
        <w:rPr>
          <w:rFonts w:asciiTheme="minorHAnsi" w:hAnsiTheme="minorHAnsi" w:cstheme="minorHAnsi"/>
          <w:i/>
          <w:sz w:val="24"/>
          <w:szCs w:val="24"/>
        </w:rPr>
        <w:t>Reviews</w:t>
      </w:r>
      <w:r w:rsidRPr="00402746">
        <w:rPr>
          <w:rFonts w:asciiTheme="minorHAnsi" w:hAnsiTheme="minorHAnsi" w:cstheme="minorHAnsi"/>
          <w:sz w:val="24"/>
          <w:szCs w:val="24"/>
        </w:rPr>
        <w:t xml:space="preserve"> are recorded only in the central Document Register.</w:t>
      </w:r>
    </w:p>
    <w:p w14:paraId="7881932B" w14:textId="26C39689" w:rsidR="00C16953" w:rsidRPr="00127ED9" w:rsidRDefault="00C16953" w:rsidP="00C16953">
      <w:pPr>
        <w:pStyle w:val="NormalWeb"/>
        <w:rPr>
          <w:rFonts w:asciiTheme="minorHAnsi" w:hAnsiTheme="minorHAnsi" w:cstheme="minorHAnsi"/>
          <w:b/>
          <w:bCs/>
          <w:u w:val="single"/>
        </w:rPr>
      </w:pPr>
      <w:r w:rsidRPr="00127ED9">
        <w:rPr>
          <w:rFonts w:asciiTheme="minorHAnsi" w:hAnsiTheme="minorHAnsi" w:cstheme="minorHAnsi"/>
          <w:b/>
          <w:bCs/>
          <w:u w:val="single"/>
        </w:rPr>
        <w:t>REFERENCES</w:t>
      </w:r>
      <w:r w:rsidRPr="00127ED9">
        <w:rPr>
          <w:rFonts w:asciiTheme="minorHAnsi" w:hAnsiTheme="minorHAnsi" w:cstheme="minorHAnsi"/>
          <w:b/>
          <w:bCs/>
          <w:u w:val="single"/>
        </w:rPr>
        <w:br/>
      </w:r>
      <w:r w:rsidRPr="00B31EFF">
        <w:rPr>
          <w:rFonts w:asciiTheme="minorHAnsi" w:hAnsiTheme="minorHAnsi" w:cstheme="minorHAnsi"/>
        </w:rPr>
        <w:t>SQF Fundamentals for Manufacturing - Intermediate EDITION 1.1</w:t>
      </w:r>
      <w:r w:rsidRPr="00127ED9">
        <w:rPr>
          <w:rFonts w:asciiTheme="minorHAnsi" w:hAnsiTheme="minorHAnsi" w:cstheme="minorHAnsi"/>
        </w:rPr>
        <w:t xml:space="preserve">/ </w:t>
      </w:r>
      <w:r w:rsidR="0009476D">
        <w:rPr>
          <w:rFonts w:asciiTheme="minorHAnsi" w:hAnsiTheme="minorHAnsi" w:cstheme="minorHAnsi"/>
        </w:rPr>
        <w:t>2.8 Allergen Management</w:t>
      </w:r>
    </w:p>
    <w:p w14:paraId="638CA8B1" w14:textId="1DF7D9E0" w:rsidR="00C16953" w:rsidRPr="00402746" w:rsidRDefault="00C16953" w:rsidP="00B9521B">
      <w:pPr>
        <w:autoSpaceDE w:val="0"/>
        <w:autoSpaceDN w:val="0"/>
        <w:adjustRightInd w:val="0"/>
        <w:rPr>
          <w:rFonts w:asciiTheme="minorHAnsi" w:hAnsiTheme="minorHAnsi" w:cstheme="minorHAnsi"/>
          <w:sz w:val="24"/>
          <w:szCs w:val="24"/>
        </w:rPr>
      </w:pPr>
    </w:p>
    <w:p w14:paraId="44CDD02F" w14:textId="77777777" w:rsidR="00B9521B" w:rsidRPr="00402746" w:rsidRDefault="00B9521B" w:rsidP="00B9521B">
      <w:pPr>
        <w:rPr>
          <w:rFonts w:asciiTheme="minorHAnsi" w:hAnsiTheme="minorHAnsi" w:cstheme="minorHAnsi"/>
          <w:b/>
          <w:sz w:val="24"/>
          <w:szCs w:val="24"/>
        </w:rPr>
      </w:pPr>
    </w:p>
    <w:tbl>
      <w:tblPr>
        <w:tblW w:w="9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2"/>
        <w:gridCol w:w="8208"/>
      </w:tblGrid>
      <w:tr w:rsidR="00B9521B" w:rsidRPr="00402746" w14:paraId="4771B898" w14:textId="77777777" w:rsidTr="00A449E0">
        <w:tc>
          <w:tcPr>
            <w:tcW w:w="1722" w:type="dxa"/>
          </w:tcPr>
          <w:p w14:paraId="26B86ABA" w14:textId="77777777" w:rsidR="00B9521B" w:rsidRPr="00402746" w:rsidRDefault="00B9521B" w:rsidP="00A449E0">
            <w:pPr>
              <w:jc w:val="center"/>
              <w:rPr>
                <w:rFonts w:asciiTheme="minorHAnsi" w:hAnsiTheme="minorHAnsi" w:cstheme="minorHAnsi"/>
                <w:sz w:val="24"/>
                <w:szCs w:val="24"/>
              </w:rPr>
            </w:pPr>
            <w:r w:rsidRPr="00402746">
              <w:rPr>
                <w:rFonts w:asciiTheme="minorHAnsi" w:hAnsiTheme="minorHAnsi" w:cstheme="minorHAnsi"/>
                <w:sz w:val="24"/>
                <w:szCs w:val="24"/>
              </w:rPr>
              <w:t>Revision Date = Version #</w:t>
            </w:r>
          </w:p>
        </w:tc>
        <w:tc>
          <w:tcPr>
            <w:tcW w:w="8208" w:type="dxa"/>
          </w:tcPr>
          <w:p w14:paraId="0BE31845" w14:textId="77777777" w:rsidR="00B9521B" w:rsidRPr="00402746" w:rsidRDefault="00B9521B" w:rsidP="00A449E0">
            <w:pPr>
              <w:jc w:val="center"/>
              <w:rPr>
                <w:rFonts w:asciiTheme="minorHAnsi" w:hAnsiTheme="minorHAnsi" w:cstheme="minorHAnsi"/>
                <w:sz w:val="24"/>
                <w:szCs w:val="24"/>
              </w:rPr>
            </w:pPr>
          </w:p>
          <w:p w14:paraId="2226D979" w14:textId="77777777" w:rsidR="00B9521B" w:rsidRPr="00402746" w:rsidRDefault="00B9521B" w:rsidP="00A449E0">
            <w:pPr>
              <w:jc w:val="center"/>
              <w:rPr>
                <w:rFonts w:asciiTheme="minorHAnsi" w:hAnsiTheme="minorHAnsi" w:cstheme="minorHAnsi"/>
                <w:sz w:val="24"/>
                <w:szCs w:val="24"/>
              </w:rPr>
            </w:pPr>
            <w:r w:rsidRPr="00402746">
              <w:rPr>
                <w:rFonts w:asciiTheme="minorHAnsi" w:hAnsiTheme="minorHAnsi" w:cstheme="minorHAnsi"/>
                <w:sz w:val="24"/>
                <w:szCs w:val="24"/>
              </w:rPr>
              <w:t>Changes</w:t>
            </w:r>
          </w:p>
        </w:tc>
      </w:tr>
      <w:tr w:rsidR="00B9521B" w:rsidRPr="00402746" w14:paraId="25607E3E" w14:textId="77777777" w:rsidTr="00A449E0">
        <w:tc>
          <w:tcPr>
            <w:tcW w:w="1722" w:type="dxa"/>
          </w:tcPr>
          <w:p w14:paraId="70C37D8D" w14:textId="7599F598" w:rsidR="00B9521B" w:rsidRPr="00402746" w:rsidRDefault="00DB67C0" w:rsidP="00A449E0">
            <w:pPr>
              <w:jc w:val="center"/>
              <w:rPr>
                <w:rFonts w:asciiTheme="minorHAnsi" w:hAnsiTheme="minorHAnsi" w:cstheme="minorHAnsi"/>
                <w:sz w:val="24"/>
                <w:szCs w:val="24"/>
              </w:rPr>
            </w:pPr>
            <w:r>
              <w:rPr>
                <w:rFonts w:asciiTheme="minorHAnsi" w:hAnsiTheme="minorHAnsi" w:cstheme="minorHAnsi"/>
                <w:sz w:val="24"/>
                <w:szCs w:val="24"/>
              </w:rPr>
              <w:t>2026-01-29</w:t>
            </w:r>
          </w:p>
        </w:tc>
        <w:tc>
          <w:tcPr>
            <w:tcW w:w="8208" w:type="dxa"/>
          </w:tcPr>
          <w:p w14:paraId="16B47E5D" w14:textId="77777777" w:rsidR="00B9521B" w:rsidRPr="00402746" w:rsidRDefault="00B9521B" w:rsidP="00A449E0">
            <w:pPr>
              <w:rPr>
                <w:rFonts w:asciiTheme="minorHAnsi" w:hAnsiTheme="minorHAnsi" w:cstheme="minorHAnsi"/>
                <w:sz w:val="24"/>
                <w:szCs w:val="24"/>
              </w:rPr>
            </w:pPr>
            <w:r w:rsidRPr="00402746">
              <w:rPr>
                <w:rFonts w:asciiTheme="minorHAnsi" w:hAnsiTheme="minorHAnsi" w:cstheme="minorHAnsi"/>
                <w:sz w:val="24"/>
                <w:szCs w:val="24"/>
              </w:rPr>
              <w:t>New program.</w:t>
            </w:r>
          </w:p>
        </w:tc>
      </w:tr>
      <w:tr w:rsidR="008823CF" w:rsidRPr="00402746" w14:paraId="6DDDEE10" w14:textId="77777777" w:rsidTr="00A449E0">
        <w:trPr>
          <w:ins w:id="53" w:author="Penny Patterson" w:date="2026-03-18T15:33:00Z"/>
        </w:trPr>
        <w:tc>
          <w:tcPr>
            <w:tcW w:w="1722" w:type="dxa"/>
          </w:tcPr>
          <w:p w14:paraId="45BB90F2" w14:textId="2C97D669" w:rsidR="008823CF" w:rsidRDefault="008823CF" w:rsidP="00A449E0">
            <w:pPr>
              <w:jc w:val="center"/>
              <w:rPr>
                <w:ins w:id="54" w:author="Penny Patterson" w:date="2026-03-18T15:33:00Z" w16du:dateUtc="2026-03-18T19:33:00Z"/>
                <w:rFonts w:asciiTheme="minorHAnsi" w:hAnsiTheme="minorHAnsi" w:cstheme="minorHAnsi"/>
                <w:sz w:val="24"/>
                <w:szCs w:val="24"/>
              </w:rPr>
            </w:pPr>
            <w:ins w:id="55" w:author="Penny Patterson" w:date="2026-03-18T15:33:00Z" w16du:dateUtc="2026-03-18T19:33:00Z">
              <w:r>
                <w:rPr>
                  <w:rFonts w:asciiTheme="minorHAnsi" w:hAnsiTheme="minorHAnsi" w:cstheme="minorHAnsi"/>
                  <w:sz w:val="24"/>
                  <w:szCs w:val="24"/>
                </w:rPr>
                <w:t>02/07/2026</w:t>
              </w:r>
            </w:ins>
          </w:p>
        </w:tc>
        <w:tc>
          <w:tcPr>
            <w:tcW w:w="8208" w:type="dxa"/>
          </w:tcPr>
          <w:p w14:paraId="47B46044" w14:textId="5B5DD0B1" w:rsidR="008823CF" w:rsidRPr="00402746" w:rsidRDefault="008823CF" w:rsidP="00A449E0">
            <w:pPr>
              <w:rPr>
                <w:ins w:id="56" w:author="Penny Patterson" w:date="2026-03-18T15:33:00Z" w16du:dateUtc="2026-03-18T19:33:00Z"/>
                <w:rFonts w:asciiTheme="minorHAnsi" w:hAnsiTheme="minorHAnsi" w:cstheme="minorHAnsi"/>
                <w:sz w:val="24"/>
                <w:szCs w:val="24"/>
              </w:rPr>
            </w:pPr>
            <w:ins w:id="57" w:author="Penny Patterson" w:date="2026-03-18T15:34:00Z" w16du:dateUtc="2026-03-18T19:34:00Z">
              <w:r>
                <w:rPr>
                  <w:rFonts w:asciiTheme="minorHAnsi" w:hAnsiTheme="minorHAnsi" w:cstheme="minorHAnsi"/>
                  <w:sz w:val="24"/>
                  <w:szCs w:val="24"/>
                </w:rPr>
                <w:t>Reviewed</w:t>
              </w:r>
            </w:ins>
          </w:p>
        </w:tc>
      </w:tr>
      <w:tr w:rsidR="00A84F82" w:rsidRPr="00402746" w14:paraId="200CDC1B" w14:textId="77777777" w:rsidTr="00A449E0">
        <w:trPr>
          <w:ins w:id="58" w:author="Penny Patterson" w:date="2026-03-18T15:34:00Z"/>
        </w:trPr>
        <w:tc>
          <w:tcPr>
            <w:tcW w:w="1722" w:type="dxa"/>
          </w:tcPr>
          <w:p w14:paraId="5DC3544F" w14:textId="3000821D" w:rsidR="00A84F82" w:rsidRDefault="00A84F82" w:rsidP="00A449E0">
            <w:pPr>
              <w:jc w:val="center"/>
              <w:rPr>
                <w:ins w:id="59" w:author="Penny Patterson" w:date="2026-03-18T15:34:00Z" w16du:dateUtc="2026-03-18T19:34:00Z"/>
                <w:rFonts w:asciiTheme="minorHAnsi" w:hAnsiTheme="minorHAnsi" w:cstheme="minorHAnsi"/>
                <w:sz w:val="24"/>
                <w:szCs w:val="24"/>
              </w:rPr>
            </w:pPr>
            <w:ins w:id="60" w:author="Penny Patterson" w:date="2026-03-18T15:34:00Z" w16du:dateUtc="2026-03-18T19:34:00Z">
              <w:r>
                <w:rPr>
                  <w:rFonts w:asciiTheme="minorHAnsi" w:hAnsiTheme="minorHAnsi" w:cstheme="minorHAnsi"/>
                  <w:sz w:val="24"/>
                  <w:szCs w:val="24"/>
                </w:rPr>
                <w:t>03/16/2026</w:t>
              </w:r>
            </w:ins>
          </w:p>
        </w:tc>
        <w:tc>
          <w:tcPr>
            <w:tcW w:w="8208" w:type="dxa"/>
          </w:tcPr>
          <w:p w14:paraId="29864B8B" w14:textId="73734595" w:rsidR="00A84F82" w:rsidRDefault="00A84F82" w:rsidP="00A449E0">
            <w:pPr>
              <w:rPr>
                <w:ins w:id="61" w:author="Penny Patterson" w:date="2026-03-18T15:34:00Z" w16du:dateUtc="2026-03-18T19:34:00Z"/>
                <w:rFonts w:asciiTheme="minorHAnsi" w:hAnsiTheme="minorHAnsi" w:cstheme="minorHAnsi"/>
                <w:sz w:val="24"/>
                <w:szCs w:val="24"/>
              </w:rPr>
            </w:pPr>
            <w:ins w:id="62" w:author="Penny Patterson" w:date="2026-03-18T15:34:00Z" w16du:dateUtc="2026-03-18T19:34:00Z">
              <w:r>
                <w:rPr>
                  <w:rFonts w:asciiTheme="minorHAnsi" w:hAnsiTheme="minorHAnsi" w:cstheme="minorHAnsi"/>
                  <w:sz w:val="24"/>
                  <w:szCs w:val="24"/>
                </w:rPr>
                <w:t>Revised</w:t>
              </w:r>
            </w:ins>
          </w:p>
        </w:tc>
      </w:tr>
    </w:tbl>
    <w:p w14:paraId="149819D9" w14:textId="77777777" w:rsidR="00512A52" w:rsidRPr="00402746" w:rsidRDefault="00512A52" w:rsidP="001D10A0">
      <w:pPr>
        <w:rPr>
          <w:rFonts w:asciiTheme="minorHAnsi" w:hAnsiTheme="minorHAnsi" w:cstheme="minorHAnsi"/>
          <w:sz w:val="24"/>
          <w:szCs w:val="24"/>
        </w:rPr>
      </w:pPr>
    </w:p>
    <w:sectPr w:rsidR="00512A52" w:rsidRPr="00402746" w:rsidSect="00F51BB4">
      <w:head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rlen Keller" w:date="2026-03-10T16:34:00Z" w:initials="AK">
    <w:p w14:paraId="66EE2BE7" w14:textId="77777777" w:rsidR="00860A0B" w:rsidRDefault="00860A0B" w:rsidP="00860A0B">
      <w:pPr>
        <w:pStyle w:val="CommentText"/>
      </w:pPr>
      <w:r>
        <w:rPr>
          <w:rStyle w:val="CommentReference"/>
        </w:rPr>
        <w:annotationRef/>
      </w:r>
      <w:r>
        <w:t>How is the risk analysis for allergens documented? Is it in the Raw Material Register, HACCP, or is this document intended to be the risk assessment? I would also consider stating in this procedure that any raw material that contains an allergen is considered high risk and is controlled through the practices defined in this procedure.</w:t>
      </w:r>
    </w:p>
  </w:comment>
  <w:comment w:id="34" w:author="Arlen Keller" w:date="2026-03-10T16:26:00Z" w:initials="AK">
    <w:p w14:paraId="5CF413E8" w14:textId="77777777" w:rsidR="00105BCF" w:rsidRDefault="00105BCF" w:rsidP="00105BCF">
      <w:pPr>
        <w:pStyle w:val="CommentText"/>
      </w:pPr>
      <w:r>
        <w:rPr>
          <w:rStyle w:val="CommentReference"/>
        </w:rPr>
        <w:annotationRef/>
      </w:r>
      <w:r>
        <w:t>Add  a statement(s) defining how the allergens from employee lunches, etc., are controlled, such as, removing aprons, hand washing, etc.</w:t>
      </w:r>
    </w:p>
  </w:comment>
  <w:comment w:id="42" w:author="Arlen Keller" w:date="2026-02-06T18:21:00Z" w:initials="AK">
    <w:p w14:paraId="10A22F1F" w14:textId="77777777" w:rsidR="00DE7CC3" w:rsidRDefault="001E11F9" w:rsidP="00DE7CC3">
      <w:pPr>
        <w:pStyle w:val="CommentText"/>
      </w:pPr>
      <w:r>
        <w:rPr>
          <w:rStyle w:val="CommentReference"/>
        </w:rPr>
        <w:annotationRef/>
      </w:r>
      <w:r w:rsidR="00DE7CC3">
        <w:t>How is risk documented? Is this based on the risk section above?</w:t>
      </w:r>
    </w:p>
  </w:comment>
  <w:comment w:id="46" w:author="Arlen Keller" w:date="2026-02-06T18:26:00Z" w:initials="AK">
    <w:p w14:paraId="1058E00A" w14:textId="4B6829DD" w:rsidR="00DE7CC3" w:rsidRDefault="00DE7CC3" w:rsidP="00DE7CC3">
      <w:pPr>
        <w:pStyle w:val="CommentText"/>
      </w:pPr>
      <w:r>
        <w:rPr>
          <w:rStyle w:val="CommentReference"/>
        </w:rPr>
        <w:annotationRef/>
      </w:r>
      <w:r>
        <w:t>What does the wipe down consist of? If it is only a sanitizer wipe, that is not sufficient for allergens.</w:t>
      </w:r>
    </w:p>
  </w:comment>
  <w:comment w:id="47" w:author="Penny Patterson" w:date="2026-03-16T11:50:00Z" w:initials="PP">
    <w:p w14:paraId="74E7C8D0" w14:textId="77777777" w:rsidR="00007D60" w:rsidRDefault="00007D60" w:rsidP="00007D60">
      <w:r>
        <w:rPr>
          <w:rStyle w:val="CommentReference"/>
        </w:rPr>
        <w:annotationRef/>
      </w:r>
      <w:r>
        <w:t>We are using Simple Green and disposable paper towels</w:t>
      </w:r>
    </w:p>
  </w:comment>
  <w:comment w:id="49" w:author="Arlen Keller" w:date="2026-03-10T16:23:00Z" w:initials="AK">
    <w:p w14:paraId="63911C6A" w14:textId="77777777" w:rsidR="00105BCF" w:rsidRDefault="00105BCF" w:rsidP="00105BCF">
      <w:pPr>
        <w:pStyle w:val="CommentText"/>
      </w:pPr>
      <w:r>
        <w:rPr>
          <w:rStyle w:val="CommentReference"/>
        </w:rPr>
        <w:annotationRef/>
      </w:r>
      <w:r>
        <w:t>Does sequencing of production take place too, so non-allergens are run before allergens?</w:t>
      </w:r>
    </w:p>
  </w:comment>
  <w:comment w:id="50" w:author="Penny Patterson" w:date="2026-03-16T11:52:00Z" w:initials="PP">
    <w:p w14:paraId="7FB2AF85" w14:textId="77777777" w:rsidR="00007D60" w:rsidRDefault="00007D60" w:rsidP="00007D60">
      <w:r>
        <w:rPr>
          <w:rStyle w:val="CommentReference"/>
        </w:rPr>
        <w:annotationRef/>
      </w:r>
      <w:r>
        <w:t>No</w:t>
      </w:r>
    </w:p>
  </w:comment>
  <w:comment w:id="51" w:author="Arlen Keller" w:date="2026-02-06T18:28:00Z" w:initials="AK">
    <w:p w14:paraId="2EB84CAA" w14:textId="77777777" w:rsidR="00DE7CC3" w:rsidRDefault="00DE7CC3" w:rsidP="00DE7CC3">
      <w:pPr>
        <w:pStyle w:val="CommentText"/>
      </w:pPr>
      <w:r>
        <w:rPr>
          <w:rStyle w:val="CommentReference"/>
        </w:rPr>
        <w:annotationRef/>
      </w:r>
      <w:r>
        <w:t>You also conduct sequencing of blends to blend non-allergens first, correct? I would add that here.</w:t>
      </w:r>
    </w:p>
  </w:comment>
  <w:comment w:id="52" w:author="Penny Patterson" w:date="2026-02-11T14:17:00Z" w:initials="PP">
    <w:p w14:paraId="51B77B93" w14:textId="77777777" w:rsidR="00527E1F" w:rsidRDefault="00527E1F" w:rsidP="00527E1F">
      <w:r>
        <w:rPr>
          <w:rStyle w:val="CommentReference"/>
        </w:rPr>
        <w:annotationRef/>
      </w:r>
      <w:r>
        <w:t>We do not sequence blends to blend non-allergens first. We clean the blender after each blend whether it has allergens or not.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EE2BE7" w15:done="1"/>
  <w15:commentEx w15:paraId="5CF413E8" w15:done="1"/>
  <w15:commentEx w15:paraId="10A22F1F" w15:done="1"/>
  <w15:commentEx w15:paraId="1058E00A" w15:done="1"/>
  <w15:commentEx w15:paraId="74E7C8D0" w15:paraIdParent="1058E00A" w15:done="1"/>
  <w15:commentEx w15:paraId="63911C6A" w15:done="1"/>
  <w15:commentEx w15:paraId="7FB2AF85" w15:paraIdParent="63911C6A" w15:done="1"/>
  <w15:commentEx w15:paraId="2EB84CAA" w15:done="1"/>
  <w15:commentEx w15:paraId="51B77B93" w15:paraIdParent="2EB84CA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B3A2F3" w16cex:dateUtc="2026-03-10T21:34:00Z"/>
  <w16cex:commentExtensible w16cex:durableId="533DE9DF" w16cex:dateUtc="2026-03-10T21:26:00Z"/>
  <w16cex:commentExtensible w16cex:durableId="3D686FCE" w16cex:dateUtc="2026-02-06T23:21:00Z">
    <w16cex:extLst>
      <w16:ext w16:uri="{CE6994B0-6A32-4C9F-8C6B-6E91EDA988CE}">
        <cr:reactions xmlns:cr="http://schemas.microsoft.com/office/comments/2020/reactions">
          <cr:reaction reactionType="1">
            <cr:reactionInfo dateUtc="2026-02-11T19:05:29Z">
              <cr:user userId="S::penny@spicesinc.com::7bec89d0-993f-48ca-b90d-5a06f578d1d0" userProvider="AD" userName="Penny Patterson"/>
            </cr:reactionInfo>
          </cr:reaction>
        </cr:reactions>
      </w16:ext>
    </w16cex:extLst>
  </w16cex:commentExtensible>
  <w16cex:commentExtensible w16cex:durableId="3C620C03" w16cex:dateUtc="2026-02-06T23:26:00Z"/>
  <w16cex:commentExtensible w16cex:durableId="05AA27B6" w16cex:dateUtc="2026-03-16T15:50:00Z"/>
  <w16cex:commentExtensible w16cex:durableId="3A4A61CE" w16cex:dateUtc="2026-03-10T21:23:00Z"/>
  <w16cex:commentExtensible w16cex:durableId="09618613" w16cex:dateUtc="2026-03-16T15:52:00Z"/>
  <w16cex:commentExtensible w16cex:durableId="556A14A5" w16cex:dateUtc="2026-02-06T23:28:00Z"/>
  <w16cex:commentExtensible w16cex:durableId="547A4A5F" w16cex:dateUtc="2026-02-11T19: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EE2BE7" w16cid:durableId="6EB3A2F3"/>
  <w16cid:commentId w16cid:paraId="5CF413E8" w16cid:durableId="533DE9DF"/>
  <w16cid:commentId w16cid:paraId="10A22F1F" w16cid:durableId="3D686FCE"/>
  <w16cid:commentId w16cid:paraId="1058E00A" w16cid:durableId="3C620C03"/>
  <w16cid:commentId w16cid:paraId="74E7C8D0" w16cid:durableId="05AA27B6"/>
  <w16cid:commentId w16cid:paraId="63911C6A" w16cid:durableId="3A4A61CE"/>
  <w16cid:commentId w16cid:paraId="7FB2AF85" w16cid:durableId="09618613"/>
  <w16cid:commentId w16cid:paraId="2EB84CAA" w16cid:durableId="556A14A5"/>
  <w16cid:commentId w16cid:paraId="51B77B93" w16cid:durableId="547A4A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BC595" w14:textId="77777777" w:rsidR="00E15A71" w:rsidRDefault="00E15A71">
      <w:r>
        <w:separator/>
      </w:r>
    </w:p>
  </w:endnote>
  <w:endnote w:type="continuationSeparator" w:id="0">
    <w:p w14:paraId="4AB2E5E8" w14:textId="77777777" w:rsidR="00E15A71" w:rsidRDefault="00E15A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C5C58" w14:textId="77777777" w:rsidR="00E15A71" w:rsidRDefault="00E15A71">
      <w:r>
        <w:separator/>
      </w:r>
    </w:p>
  </w:footnote>
  <w:footnote w:type="continuationSeparator" w:id="0">
    <w:p w14:paraId="3AF8ABE7" w14:textId="77777777" w:rsidR="00E15A71" w:rsidRDefault="00E15A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76"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3402"/>
      <w:gridCol w:w="1563"/>
      <w:gridCol w:w="3168"/>
    </w:tblGrid>
    <w:tr w:rsidR="00347865" w:rsidRPr="0066470D" w14:paraId="76A800F9" w14:textId="77777777" w:rsidTr="00B44537">
      <w:trPr>
        <w:trHeight w:val="465"/>
      </w:trPr>
      <w:tc>
        <w:tcPr>
          <w:tcW w:w="4845" w:type="dxa"/>
          <w:gridSpan w:val="2"/>
          <w:tcBorders>
            <w:top w:val="single" w:sz="4" w:space="0" w:color="auto"/>
            <w:left w:val="single" w:sz="4" w:space="0" w:color="auto"/>
            <w:bottom w:val="single" w:sz="4" w:space="0" w:color="auto"/>
            <w:right w:val="single" w:sz="4" w:space="0" w:color="auto"/>
          </w:tcBorders>
          <w:noWrap/>
        </w:tcPr>
        <w:p w14:paraId="5A39D60B" w14:textId="77777777" w:rsidR="002A11EE" w:rsidRDefault="002A11EE" w:rsidP="002A11EE">
          <w:pPr>
            <w:jc w:val="center"/>
            <w:rPr>
              <w:rFonts w:ascii="Calibri" w:hAnsi="Calibri" w:cs="Calibri"/>
              <w:color w:val="auto"/>
              <w:sz w:val="22"/>
              <w:szCs w:val="22"/>
            </w:rPr>
          </w:pPr>
          <w:r w:rsidRPr="008F53DE">
            <w:rPr>
              <w:rFonts w:ascii="Calibri" w:hAnsi="Calibri" w:cs="Calibri"/>
              <w:noProof/>
              <w:sz w:val="22"/>
              <w:szCs w:val="22"/>
            </w:rPr>
            <w:drawing>
              <wp:anchor distT="0" distB="0" distL="114300" distR="114300" simplePos="0" relativeHeight="251659264" behindDoc="1" locked="0" layoutInCell="1" allowOverlap="1" wp14:anchorId="4F079A7E" wp14:editId="7D3152B0">
                <wp:simplePos x="0" y="0"/>
                <wp:positionH relativeFrom="column">
                  <wp:posOffset>-40146</wp:posOffset>
                </wp:positionH>
                <wp:positionV relativeFrom="paragraph">
                  <wp:posOffset>564</wp:posOffset>
                </wp:positionV>
                <wp:extent cx="645795" cy="469265"/>
                <wp:effectExtent l="0" t="0" r="1905" b="635"/>
                <wp:wrapTight wrapText="bothSides">
                  <wp:wrapPolygon edited="0">
                    <wp:start x="0" y="0"/>
                    <wp:lineTo x="0" y="21045"/>
                    <wp:lineTo x="21239" y="21045"/>
                    <wp:lineTo x="21239" y="0"/>
                    <wp:lineTo x="0" y="0"/>
                  </wp:wrapPolygon>
                </wp:wrapTight>
                <wp:docPr id="3" name="Picture 3" descr="newlogo_200x155_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ogo_200x155_web.jpg"/>
                        <pic:cNvPicPr/>
                      </pic:nvPicPr>
                      <pic:blipFill>
                        <a:blip r:embed="rId1"/>
                        <a:srcRect l="8000" t="6180" r="6133" b="13476"/>
                        <a:stretch>
                          <a:fillRect/>
                        </a:stretch>
                      </pic:blipFill>
                      <pic:spPr>
                        <a:xfrm>
                          <a:off x="0" y="0"/>
                          <a:ext cx="645795" cy="469265"/>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color w:val="auto"/>
              <w:sz w:val="22"/>
              <w:szCs w:val="22"/>
            </w:rPr>
            <w:t>315 Point Township Dr</w:t>
          </w:r>
        </w:p>
        <w:p w14:paraId="6347C7E7" w14:textId="0CAA52A6" w:rsidR="00347865" w:rsidRPr="002A11EE" w:rsidRDefault="002A11EE" w:rsidP="002A11EE">
          <w:pPr>
            <w:jc w:val="center"/>
            <w:rPr>
              <w:rFonts w:ascii="Calibri" w:hAnsi="Calibri" w:cs="Calibri"/>
              <w:color w:val="auto"/>
              <w:sz w:val="22"/>
              <w:szCs w:val="22"/>
            </w:rPr>
          </w:pPr>
          <w:r>
            <w:rPr>
              <w:rFonts w:ascii="Calibri" w:hAnsi="Calibri" w:cs="Calibri"/>
              <w:color w:val="auto"/>
              <w:sz w:val="22"/>
              <w:szCs w:val="22"/>
            </w:rPr>
            <w:t>Northumberland Pa 17857</w:t>
          </w:r>
          <w:r>
            <w:rPr>
              <w:rFonts w:ascii="Calibri" w:hAnsi="Calibri" w:cs="Calibri"/>
              <w:color w:val="auto"/>
              <w:sz w:val="22"/>
              <w:szCs w:val="22"/>
            </w:rPr>
            <w:br/>
          </w:r>
        </w:p>
      </w:tc>
      <w:tc>
        <w:tcPr>
          <w:tcW w:w="4731" w:type="dxa"/>
          <w:gridSpan w:val="2"/>
          <w:tcBorders>
            <w:top w:val="single" w:sz="4" w:space="0" w:color="auto"/>
            <w:left w:val="single" w:sz="4" w:space="0" w:color="auto"/>
            <w:bottom w:val="single" w:sz="4" w:space="0" w:color="auto"/>
            <w:right w:val="single" w:sz="4" w:space="0" w:color="auto"/>
          </w:tcBorders>
          <w:vAlign w:val="center"/>
          <w:hideMark/>
        </w:tcPr>
        <w:p w14:paraId="53CCE632" w14:textId="31C8FE08" w:rsidR="00347865" w:rsidRPr="0066470D" w:rsidRDefault="00FB11F6" w:rsidP="00347865">
          <w:pPr>
            <w:jc w:val="center"/>
            <w:rPr>
              <w:rFonts w:ascii="Calibri" w:hAnsi="Calibri"/>
              <w:b/>
              <w:bCs/>
              <w:color w:val="auto"/>
              <w:sz w:val="24"/>
              <w:szCs w:val="24"/>
            </w:rPr>
          </w:pPr>
          <w:r>
            <w:rPr>
              <w:rFonts w:ascii="Calibri" w:hAnsi="Calibri"/>
              <w:b/>
              <w:bCs/>
              <w:color w:val="auto"/>
              <w:sz w:val="24"/>
              <w:szCs w:val="24"/>
            </w:rPr>
            <w:t xml:space="preserve">AM </w:t>
          </w:r>
          <w:r w:rsidR="00347865">
            <w:rPr>
              <w:rFonts w:ascii="Calibri" w:hAnsi="Calibri"/>
              <w:b/>
              <w:bCs/>
              <w:color w:val="auto"/>
              <w:sz w:val="24"/>
              <w:szCs w:val="24"/>
            </w:rPr>
            <w:t>2.8</w:t>
          </w:r>
          <w:r w:rsidR="00F60AF5">
            <w:rPr>
              <w:rFonts w:ascii="Calibri" w:hAnsi="Calibri"/>
              <w:b/>
              <w:bCs/>
              <w:color w:val="auto"/>
              <w:sz w:val="24"/>
              <w:szCs w:val="24"/>
            </w:rPr>
            <w:t>.1</w:t>
          </w:r>
          <w:r w:rsidR="00347865">
            <w:rPr>
              <w:rFonts w:ascii="Calibri" w:hAnsi="Calibri"/>
              <w:b/>
              <w:bCs/>
              <w:color w:val="auto"/>
              <w:sz w:val="24"/>
              <w:szCs w:val="24"/>
            </w:rPr>
            <w:t xml:space="preserve"> Allergen Management</w:t>
          </w:r>
          <w:r w:rsidR="00F60AF5">
            <w:rPr>
              <w:rFonts w:ascii="Calibri" w:hAnsi="Calibri"/>
              <w:b/>
              <w:bCs/>
              <w:color w:val="auto"/>
              <w:sz w:val="24"/>
              <w:szCs w:val="24"/>
            </w:rPr>
            <w:t xml:space="preserve"> for Food Fundamentals</w:t>
          </w:r>
        </w:p>
      </w:tc>
    </w:tr>
    <w:tr w:rsidR="00347865" w:rsidRPr="0066470D" w14:paraId="6FC956A7" w14:textId="77777777" w:rsidTr="00973646">
      <w:trPr>
        <w:trHeight w:val="300"/>
      </w:trPr>
      <w:tc>
        <w:tcPr>
          <w:tcW w:w="1443" w:type="dxa"/>
          <w:noWrap/>
          <w:hideMark/>
        </w:tcPr>
        <w:p w14:paraId="263A577B" w14:textId="77777777" w:rsidR="00347865" w:rsidRPr="0066470D" w:rsidRDefault="00347865" w:rsidP="00347865">
          <w:pPr>
            <w:jc w:val="right"/>
            <w:rPr>
              <w:rFonts w:ascii="Calibri" w:hAnsi="Calibri"/>
              <w:color w:val="auto"/>
              <w:sz w:val="22"/>
              <w:szCs w:val="22"/>
            </w:rPr>
          </w:pPr>
          <w:r w:rsidRPr="0066470D">
            <w:rPr>
              <w:rFonts w:ascii="Calibri" w:hAnsi="Calibri"/>
              <w:color w:val="auto"/>
              <w:sz w:val="22"/>
              <w:szCs w:val="22"/>
            </w:rPr>
            <w:t>Filename &amp; Version #:</w:t>
          </w:r>
        </w:p>
      </w:tc>
      <w:tc>
        <w:tcPr>
          <w:tcW w:w="3402" w:type="dxa"/>
          <w:noWrap/>
        </w:tcPr>
        <w:p w14:paraId="273AC973" w14:textId="74C3507E" w:rsidR="00347865" w:rsidRPr="0066470D" w:rsidRDefault="00347865" w:rsidP="00347865">
          <w:pPr>
            <w:rPr>
              <w:rFonts w:ascii="Calibri" w:hAnsi="Calibri"/>
              <w:color w:val="auto"/>
              <w:sz w:val="22"/>
              <w:szCs w:val="22"/>
            </w:rPr>
          </w:pPr>
          <w:r>
            <w:rPr>
              <w:rFonts w:ascii="Calibri" w:hAnsi="Calibri"/>
              <w:color w:val="auto"/>
              <w:sz w:val="22"/>
              <w:szCs w:val="22"/>
            </w:rPr>
            <w:fldChar w:fldCharType="begin"/>
          </w:r>
          <w:r>
            <w:rPr>
              <w:rFonts w:ascii="Calibri" w:hAnsi="Calibri"/>
              <w:color w:val="auto"/>
              <w:sz w:val="22"/>
              <w:szCs w:val="22"/>
            </w:rPr>
            <w:instrText xml:space="preserve"> FILENAME \* MERGEFORMAT </w:instrText>
          </w:r>
          <w:r>
            <w:rPr>
              <w:rFonts w:ascii="Calibri" w:hAnsi="Calibri"/>
              <w:color w:val="auto"/>
              <w:sz w:val="22"/>
              <w:szCs w:val="22"/>
            </w:rPr>
            <w:fldChar w:fldCharType="separate"/>
          </w:r>
          <w:ins w:id="63" w:author="Penny Patterson" w:date="2026-03-18T15:34:00Z" w16du:dateUtc="2026-03-18T19:34:00Z">
            <w:r w:rsidR="00A84F82">
              <w:rPr>
                <w:rFonts w:ascii="Calibri" w:hAnsi="Calibri"/>
                <w:noProof/>
                <w:color w:val="auto"/>
                <w:sz w:val="22"/>
                <w:szCs w:val="22"/>
              </w:rPr>
              <w:t>2.8.1 Allergen Management For Food Fundamentals.docx</w:t>
            </w:r>
          </w:ins>
          <w:del w:id="64" w:author="Penny Patterson" w:date="2026-03-04T13:12:00Z" w16du:dateUtc="2026-03-04T18:12:00Z">
            <w:r w:rsidDel="001E59F4">
              <w:rPr>
                <w:rFonts w:ascii="Calibri" w:hAnsi="Calibri"/>
                <w:noProof/>
                <w:color w:val="auto"/>
                <w:sz w:val="22"/>
                <w:szCs w:val="22"/>
              </w:rPr>
              <w:delText>2.8</w:delText>
            </w:r>
            <w:r w:rsidR="00F60AF5" w:rsidDel="001E59F4">
              <w:rPr>
                <w:rFonts w:ascii="Calibri" w:hAnsi="Calibri"/>
                <w:noProof/>
                <w:color w:val="auto"/>
                <w:sz w:val="22"/>
                <w:szCs w:val="22"/>
              </w:rPr>
              <w:delText>.1</w:delText>
            </w:r>
            <w:r w:rsidDel="001E59F4">
              <w:rPr>
                <w:rFonts w:ascii="Calibri" w:hAnsi="Calibri"/>
                <w:noProof/>
                <w:color w:val="auto"/>
                <w:sz w:val="22"/>
                <w:szCs w:val="22"/>
              </w:rPr>
              <w:delText xml:space="preserve"> Allergen Management </w:delText>
            </w:r>
            <w:r w:rsidR="00907A0F" w:rsidDel="001E59F4">
              <w:rPr>
                <w:rFonts w:ascii="Calibri" w:hAnsi="Calibri"/>
                <w:noProof/>
                <w:color w:val="auto"/>
                <w:sz w:val="22"/>
                <w:szCs w:val="22"/>
              </w:rPr>
              <w:delText>for Food Fundamentals</w:delText>
            </w:r>
          </w:del>
          <w:r>
            <w:rPr>
              <w:rFonts w:ascii="Calibri" w:hAnsi="Calibri"/>
              <w:color w:val="auto"/>
              <w:sz w:val="22"/>
              <w:szCs w:val="22"/>
            </w:rPr>
            <w:fldChar w:fldCharType="end"/>
          </w:r>
        </w:p>
      </w:tc>
      <w:tc>
        <w:tcPr>
          <w:tcW w:w="1563" w:type="dxa"/>
          <w:noWrap/>
          <w:hideMark/>
        </w:tcPr>
        <w:p w14:paraId="154F0A5C" w14:textId="77777777" w:rsidR="00347865" w:rsidRPr="0066470D" w:rsidRDefault="00347865" w:rsidP="00347865">
          <w:pPr>
            <w:jc w:val="right"/>
            <w:rPr>
              <w:rFonts w:ascii="Calibri" w:hAnsi="Calibri"/>
              <w:color w:val="auto"/>
              <w:sz w:val="22"/>
              <w:szCs w:val="22"/>
            </w:rPr>
          </w:pPr>
          <w:r w:rsidRPr="0066470D">
            <w:rPr>
              <w:rFonts w:ascii="Calibri" w:hAnsi="Calibri"/>
              <w:color w:val="auto"/>
              <w:sz w:val="22"/>
              <w:szCs w:val="22"/>
            </w:rPr>
            <w:t>Page:</w:t>
          </w:r>
        </w:p>
      </w:tc>
      <w:tc>
        <w:tcPr>
          <w:tcW w:w="3168" w:type="dxa"/>
          <w:noWrap/>
          <w:hideMark/>
        </w:tcPr>
        <w:p w14:paraId="144D2D23" w14:textId="77777777" w:rsidR="00347865" w:rsidRPr="0066470D" w:rsidRDefault="00347865" w:rsidP="00347865">
          <w:pPr>
            <w:rPr>
              <w:rFonts w:ascii="Calibri" w:hAnsi="Calibri"/>
              <w:color w:val="auto"/>
              <w:sz w:val="22"/>
              <w:szCs w:val="22"/>
            </w:rPr>
          </w:pPr>
          <w:r w:rsidRPr="0066470D">
            <w:rPr>
              <w:rFonts w:ascii="Calibri" w:hAnsi="Calibri"/>
              <w:color w:val="auto"/>
              <w:sz w:val="22"/>
              <w:szCs w:val="22"/>
            </w:rPr>
            <w:t xml:space="preserve">Page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PAGE  \* Arabic  \* MERGEFORMAT </w:instrText>
          </w:r>
          <w:r w:rsidRPr="0066470D">
            <w:rPr>
              <w:rFonts w:ascii="Calibri" w:hAnsi="Calibri"/>
              <w:b/>
              <w:color w:val="auto"/>
              <w:sz w:val="22"/>
              <w:szCs w:val="22"/>
            </w:rPr>
            <w:fldChar w:fldCharType="separate"/>
          </w:r>
          <w:r>
            <w:rPr>
              <w:rFonts w:ascii="Calibri" w:hAnsi="Calibri"/>
              <w:b/>
              <w:noProof/>
              <w:color w:val="auto"/>
              <w:sz w:val="22"/>
              <w:szCs w:val="22"/>
            </w:rPr>
            <w:t>1</w:t>
          </w:r>
          <w:r w:rsidRPr="0066470D">
            <w:rPr>
              <w:rFonts w:ascii="Calibri" w:hAnsi="Calibri"/>
              <w:b/>
              <w:color w:val="auto"/>
              <w:sz w:val="22"/>
              <w:szCs w:val="22"/>
            </w:rPr>
            <w:fldChar w:fldCharType="end"/>
          </w:r>
          <w:r w:rsidRPr="0066470D">
            <w:rPr>
              <w:rFonts w:ascii="Calibri" w:hAnsi="Calibri"/>
              <w:color w:val="auto"/>
              <w:sz w:val="22"/>
              <w:szCs w:val="22"/>
            </w:rPr>
            <w:t xml:space="preserve"> of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NUMPAGES  \* Arabic  \* MERGEFORMAT </w:instrText>
          </w:r>
          <w:r w:rsidRPr="0066470D">
            <w:rPr>
              <w:rFonts w:ascii="Calibri" w:hAnsi="Calibri"/>
              <w:b/>
              <w:color w:val="auto"/>
              <w:sz w:val="22"/>
              <w:szCs w:val="22"/>
            </w:rPr>
            <w:fldChar w:fldCharType="separate"/>
          </w:r>
          <w:r>
            <w:rPr>
              <w:rFonts w:ascii="Calibri" w:hAnsi="Calibri"/>
              <w:b/>
              <w:noProof/>
              <w:color w:val="auto"/>
              <w:sz w:val="22"/>
              <w:szCs w:val="22"/>
            </w:rPr>
            <w:t>3</w:t>
          </w:r>
          <w:r w:rsidRPr="0066470D">
            <w:rPr>
              <w:rFonts w:ascii="Calibri" w:hAnsi="Calibri"/>
              <w:b/>
              <w:color w:val="auto"/>
              <w:sz w:val="22"/>
              <w:szCs w:val="22"/>
            </w:rPr>
            <w:fldChar w:fldCharType="end"/>
          </w:r>
        </w:p>
      </w:tc>
    </w:tr>
    <w:tr w:rsidR="00347865" w:rsidRPr="0066470D" w14:paraId="02A6DA43" w14:textId="77777777" w:rsidTr="00973646">
      <w:trPr>
        <w:trHeight w:val="315"/>
      </w:trPr>
      <w:tc>
        <w:tcPr>
          <w:tcW w:w="1443" w:type="dxa"/>
          <w:noWrap/>
          <w:hideMark/>
        </w:tcPr>
        <w:p w14:paraId="1A0E34B0" w14:textId="77777777" w:rsidR="00347865" w:rsidRPr="0066470D" w:rsidRDefault="00347865" w:rsidP="00347865">
          <w:pPr>
            <w:jc w:val="right"/>
            <w:rPr>
              <w:rFonts w:ascii="Calibri" w:hAnsi="Calibri"/>
              <w:color w:val="auto"/>
              <w:sz w:val="22"/>
              <w:szCs w:val="22"/>
            </w:rPr>
          </w:pPr>
          <w:r w:rsidRPr="0066470D">
            <w:rPr>
              <w:rFonts w:ascii="Calibri" w:hAnsi="Calibri"/>
              <w:color w:val="auto"/>
              <w:sz w:val="22"/>
              <w:szCs w:val="22"/>
            </w:rPr>
            <w:t>Approved By:</w:t>
          </w:r>
        </w:p>
      </w:tc>
      <w:tc>
        <w:tcPr>
          <w:tcW w:w="3402" w:type="dxa"/>
          <w:noWrap/>
          <w:hideMark/>
        </w:tcPr>
        <w:p w14:paraId="2E080CB2" w14:textId="5BDDD9B5" w:rsidR="00347865" w:rsidRPr="0066470D" w:rsidRDefault="00CB3E35" w:rsidP="00347865">
          <w:pPr>
            <w:rPr>
              <w:rFonts w:ascii="Calibri" w:hAnsi="Calibri"/>
              <w:color w:val="auto"/>
              <w:sz w:val="22"/>
              <w:szCs w:val="22"/>
            </w:rPr>
          </w:pPr>
          <w:r>
            <w:rPr>
              <w:rFonts w:ascii="Calibri" w:hAnsi="Calibri"/>
              <w:color w:val="auto"/>
              <w:sz w:val="22"/>
              <w:szCs w:val="22"/>
            </w:rPr>
            <w:t>Glenna DePoe</w:t>
          </w:r>
        </w:p>
      </w:tc>
      <w:tc>
        <w:tcPr>
          <w:tcW w:w="1563" w:type="dxa"/>
          <w:noWrap/>
          <w:hideMark/>
        </w:tcPr>
        <w:p w14:paraId="05DBCA74" w14:textId="77777777" w:rsidR="00347865" w:rsidRPr="0066470D" w:rsidRDefault="00347865" w:rsidP="00347865">
          <w:pPr>
            <w:jc w:val="right"/>
            <w:rPr>
              <w:rFonts w:ascii="Calibri" w:hAnsi="Calibri"/>
              <w:color w:val="auto"/>
              <w:sz w:val="22"/>
              <w:szCs w:val="22"/>
            </w:rPr>
          </w:pPr>
          <w:r w:rsidRPr="0066470D">
            <w:rPr>
              <w:rFonts w:ascii="Calibri" w:hAnsi="Calibri"/>
              <w:color w:val="auto"/>
              <w:sz w:val="22"/>
              <w:szCs w:val="22"/>
            </w:rPr>
            <w:t>Approval Date:</w:t>
          </w:r>
        </w:p>
      </w:tc>
      <w:tc>
        <w:tcPr>
          <w:tcW w:w="3168" w:type="dxa"/>
          <w:noWrap/>
          <w:hideMark/>
        </w:tcPr>
        <w:p w14:paraId="5BF28A0C" w14:textId="6DB61519" w:rsidR="00347865" w:rsidRPr="0066470D" w:rsidRDefault="008823CF" w:rsidP="00347865">
          <w:pPr>
            <w:rPr>
              <w:rFonts w:ascii="Calibri" w:hAnsi="Calibri"/>
              <w:color w:val="auto"/>
              <w:sz w:val="22"/>
              <w:szCs w:val="22"/>
            </w:rPr>
          </w:pPr>
          <w:ins w:id="65" w:author="Penny Patterson" w:date="2026-03-18T15:33:00Z" w16du:dateUtc="2026-03-18T19:33:00Z">
            <w:r>
              <w:rPr>
                <w:rFonts w:ascii="Calibri" w:hAnsi="Calibri"/>
                <w:color w:val="auto"/>
                <w:sz w:val="22"/>
                <w:szCs w:val="22"/>
              </w:rPr>
              <w:t>03/16/2026</w:t>
            </w:r>
          </w:ins>
        </w:p>
      </w:tc>
    </w:tr>
  </w:tbl>
  <w:p w14:paraId="560FDF08" w14:textId="77777777" w:rsidR="001F42B4" w:rsidRDefault="001F42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767C"/>
    <w:multiLevelType w:val="hybridMultilevel"/>
    <w:tmpl w:val="8BE8D9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E70FB0"/>
    <w:multiLevelType w:val="hybridMultilevel"/>
    <w:tmpl w:val="D6E80D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D4591C"/>
    <w:multiLevelType w:val="hybridMultilevel"/>
    <w:tmpl w:val="B90CBA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63C2FCF"/>
    <w:multiLevelType w:val="hybridMultilevel"/>
    <w:tmpl w:val="A10CD0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7F302CB"/>
    <w:multiLevelType w:val="hybridMultilevel"/>
    <w:tmpl w:val="E982C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973F64"/>
    <w:multiLevelType w:val="hybridMultilevel"/>
    <w:tmpl w:val="2668C66A"/>
    <w:lvl w:ilvl="0" w:tplc="0409000B">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DD0D77"/>
    <w:multiLevelType w:val="hybridMultilevel"/>
    <w:tmpl w:val="9AAC2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8F07F5"/>
    <w:multiLevelType w:val="hybridMultilevel"/>
    <w:tmpl w:val="E5046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1E28C7"/>
    <w:multiLevelType w:val="hybridMultilevel"/>
    <w:tmpl w:val="06DA4B0E"/>
    <w:lvl w:ilvl="0" w:tplc="0409000F">
      <w:start w:val="1"/>
      <w:numFmt w:val="decimal"/>
      <w:lvlText w:val="%1."/>
      <w:lvlJc w:val="left"/>
      <w:pPr>
        <w:ind w:left="1620" w:hanging="720"/>
      </w:pPr>
      <w:rPr>
        <w:rFonts w:hint="default"/>
        <w:b w:val="0"/>
      </w:rPr>
    </w:lvl>
    <w:lvl w:ilvl="1" w:tplc="0409000F">
      <w:start w:val="1"/>
      <w:numFmt w:val="decimal"/>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260076B3"/>
    <w:multiLevelType w:val="hybridMultilevel"/>
    <w:tmpl w:val="CC7E84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610AC5"/>
    <w:multiLevelType w:val="hybridMultilevel"/>
    <w:tmpl w:val="CC7E84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5D32F6"/>
    <w:multiLevelType w:val="hybridMultilevel"/>
    <w:tmpl w:val="F3047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B6058D"/>
    <w:multiLevelType w:val="hybridMultilevel"/>
    <w:tmpl w:val="5156D8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0381043"/>
    <w:multiLevelType w:val="hybridMultilevel"/>
    <w:tmpl w:val="3E803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741C85"/>
    <w:multiLevelType w:val="hybridMultilevel"/>
    <w:tmpl w:val="95964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A97884"/>
    <w:multiLevelType w:val="hybridMultilevel"/>
    <w:tmpl w:val="67D4A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6540E2"/>
    <w:multiLevelType w:val="hybridMultilevel"/>
    <w:tmpl w:val="E53CF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D4070A6"/>
    <w:multiLevelType w:val="hybridMultilevel"/>
    <w:tmpl w:val="175EDF1E"/>
    <w:lvl w:ilvl="0" w:tplc="8B1E98A2">
      <w:start w:val="1"/>
      <w:numFmt w:val="decimal"/>
      <w:lvlText w:val="%1."/>
      <w:lvlJc w:val="left"/>
      <w:pPr>
        <w:ind w:left="1620" w:hanging="720"/>
      </w:pPr>
      <w:rPr>
        <w:rFonts w:hint="default"/>
        <w:b w:val="0"/>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8" w15:restartNumberingAfterBreak="0">
    <w:nsid w:val="41E81B7D"/>
    <w:multiLevelType w:val="hybridMultilevel"/>
    <w:tmpl w:val="D88AD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2D3E53"/>
    <w:multiLevelType w:val="hybridMultilevel"/>
    <w:tmpl w:val="8E502A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4534005"/>
    <w:multiLevelType w:val="singleLevel"/>
    <w:tmpl w:val="0409000F"/>
    <w:lvl w:ilvl="0">
      <w:start w:val="1"/>
      <w:numFmt w:val="decimal"/>
      <w:lvlText w:val="%1."/>
      <w:lvlJc w:val="left"/>
      <w:pPr>
        <w:tabs>
          <w:tab w:val="num" w:pos="360"/>
        </w:tabs>
        <w:ind w:left="360" w:hanging="360"/>
      </w:pPr>
    </w:lvl>
  </w:abstractNum>
  <w:abstractNum w:abstractNumId="21" w15:restartNumberingAfterBreak="0">
    <w:nsid w:val="5E047844"/>
    <w:multiLevelType w:val="hybridMultilevel"/>
    <w:tmpl w:val="075A7D8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B11739"/>
    <w:multiLevelType w:val="hybridMultilevel"/>
    <w:tmpl w:val="CEB0AFD8"/>
    <w:lvl w:ilvl="0" w:tplc="C9BA96CC">
      <w:start w:val="1"/>
      <w:numFmt w:val="upperRoman"/>
      <w:lvlText w:val="%1."/>
      <w:lvlJc w:val="left"/>
      <w:pPr>
        <w:ind w:left="1620" w:hanging="720"/>
      </w:pPr>
      <w:rPr>
        <w:rFonts w:hint="default"/>
        <w:b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3" w15:restartNumberingAfterBreak="0">
    <w:nsid w:val="634813D2"/>
    <w:multiLevelType w:val="hybridMultilevel"/>
    <w:tmpl w:val="15001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E44C7D"/>
    <w:multiLevelType w:val="hybridMultilevel"/>
    <w:tmpl w:val="3BBAA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2F590B"/>
    <w:multiLevelType w:val="singleLevel"/>
    <w:tmpl w:val="0409000F"/>
    <w:lvl w:ilvl="0">
      <w:start w:val="1"/>
      <w:numFmt w:val="decimal"/>
      <w:lvlText w:val="%1."/>
      <w:lvlJc w:val="left"/>
      <w:pPr>
        <w:tabs>
          <w:tab w:val="num" w:pos="360"/>
        </w:tabs>
        <w:ind w:left="360" w:hanging="360"/>
      </w:pPr>
    </w:lvl>
  </w:abstractNum>
  <w:abstractNum w:abstractNumId="26" w15:restartNumberingAfterBreak="0">
    <w:nsid w:val="6ADB1557"/>
    <w:multiLevelType w:val="hybridMultilevel"/>
    <w:tmpl w:val="040219C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B306FC6"/>
    <w:multiLevelType w:val="multilevel"/>
    <w:tmpl w:val="B1F0B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5801B2"/>
    <w:multiLevelType w:val="hybridMultilevel"/>
    <w:tmpl w:val="73BC9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9F0597"/>
    <w:multiLevelType w:val="hybridMultilevel"/>
    <w:tmpl w:val="59100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984079"/>
    <w:multiLevelType w:val="hybridMultilevel"/>
    <w:tmpl w:val="25022B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81175696">
    <w:abstractNumId w:val="20"/>
  </w:num>
  <w:num w:numId="2" w16cid:durableId="1139298016">
    <w:abstractNumId w:val="25"/>
  </w:num>
  <w:num w:numId="3" w16cid:durableId="2069835599">
    <w:abstractNumId w:val="19"/>
  </w:num>
  <w:num w:numId="4" w16cid:durableId="591815031">
    <w:abstractNumId w:val="3"/>
  </w:num>
  <w:num w:numId="5" w16cid:durableId="1488202842">
    <w:abstractNumId w:val="2"/>
  </w:num>
  <w:num w:numId="6" w16cid:durableId="2133017787">
    <w:abstractNumId w:val="26"/>
  </w:num>
  <w:num w:numId="7" w16cid:durableId="1477065309">
    <w:abstractNumId w:val="30"/>
  </w:num>
  <w:num w:numId="8" w16cid:durableId="353724866">
    <w:abstractNumId w:val="12"/>
  </w:num>
  <w:num w:numId="9" w16cid:durableId="1921938215">
    <w:abstractNumId w:val="27"/>
  </w:num>
  <w:num w:numId="10" w16cid:durableId="600066920">
    <w:abstractNumId w:val="11"/>
  </w:num>
  <w:num w:numId="11" w16cid:durableId="2104762703">
    <w:abstractNumId w:val="5"/>
  </w:num>
  <w:num w:numId="12" w16cid:durableId="1630435203">
    <w:abstractNumId w:val="1"/>
  </w:num>
  <w:num w:numId="13" w16cid:durableId="70927372">
    <w:abstractNumId w:val="10"/>
  </w:num>
  <w:num w:numId="14" w16cid:durableId="217786486">
    <w:abstractNumId w:val="9"/>
  </w:num>
  <w:num w:numId="15" w16cid:durableId="1384989610">
    <w:abstractNumId w:val="21"/>
  </w:num>
  <w:num w:numId="16" w16cid:durableId="642463134">
    <w:abstractNumId w:val="0"/>
  </w:num>
  <w:num w:numId="17" w16cid:durableId="2039306163">
    <w:abstractNumId w:val="18"/>
  </w:num>
  <w:num w:numId="18" w16cid:durableId="134031948">
    <w:abstractNumId w:val="7"/>
  </w:num>
  <w:num w:numId="19" w16cid:durableId="1559246409">
    <w:abstractNumId w:val="4"/>
  </w:num>
  <w:num w:numId="20" w16cid:durableId="1046877410">
    <w:abstractNumId w:val="6"/>
  </w:num>
  <w:num w:numId="21" w16cid:durableId="1093865884">
    <w:abstractNumId w:val="28"/>
  </w:num>
  <w:num w:numId="22" w16cid:durableId="883251594">
    <w:abstractNumId w:val="24"/>
  </w:num>
  <w:num w:numId="23" w16cid:durableId="1221747640">
    <w:abstractNumId w:val="22"/>
  </w:num>
  <w:num w:numId="24" w16cid:durableId="1874615323">
    <w:abstractNumId w:val="17"/>
  </w:num>
  <w:num w:numId="25" w16cid:durableId="1773629955">
    <w:abstractNumId w:val="8"/>
  </w:num>
  <w:num w:numId="26" w16cid:durableId="534195917">
    <w:abstractNumId w:val="15"/>
  </w:num>
  <w:num w:numId="27" w16cid:durableId="1065375233">
    <w:abstractNumId w:val="14"/>
  </w:num>
  <w:num w:numId="28" w16cid:durableId="1143813639">
    <w:abstractNumId w:val="23"/>
  </w:num>
  <w:num w:numId="29" w16cid:durableId="461773072">
    <w:abstractNumId w:val="16"/>
  </w:num>
  <w:num w:numId="30" w16cid:durableId="839276175">
    <w:abstractNumId w:val="29"/>
  </w:num>
  <w:num w:numId="31" w16cid:durableId="520511068">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nny Patterson">
    <w15:presenceInfo w15:providerId="AD" w15:userId="S::penny@spicesinc.com::7bec89d0-993f-48ca-b90d-5a06f578d1d0"/>
  </w15:person>
  <w15:person w15:author="Arlen Keller">
    <w15:presenceInfo w15:providerId="Windows Live" w15:userId="e787f13c9889a1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C01"/>
    <w:rsid w:val="00004251"/>
    <w:rsid w:val="00007D60"/>
    <w:rsid w:val="00014A4A"/>
    <w:rsid w:val="000173FA"/>
    <w:rsid w:val="000327C3"/>
    <w:rsid w:val="000467AC"/>
    <w:rsid w:val="00046C5F"/>
    <w:rsid w:val="0004733A"/>
    <w:rsid w:val="00060479"/>
    <w:rsid w:val="000838CB"/>
    <w:rsid w:val="0009475E"/>
    <w:rsid w:val="0009476D"/>
    <w:rsid w:val="000A647F"/>
    <w:rsid w:val="000B2639"/>
    <w:rsid w:val="000B6519"/>
    <w:rsid w:val="000C3DFB"/>
    <w:rsid w:val="000C5195"/>
    <w:rsid w:val="000D41AB"/>
    <w:rsid w:val="000E6C05"/>
    <w:rsid w:val="000F4403"/>
    <w:rsid w:val="000F650D"/>
    <w:rsid w:val="00105BCF"/>
    <w:rsid w:val="00113329"/>
    <w:rsid w:val="001163A9"/>
    <w:rsid w:val="00144F9A"/>
    <w:rsid w:val="00153A0B"/>
    <w:rsid w:val="001573D4"/>
    <w:rsid w:val="00162B60"/>
    <w:rsid w:val="00172CB8"/>
    <w:rsid w:val="00173C6B"/>
    <w:rsid w:val="00176B23"/>
    <w:rsid w:val="00180F52"/>
    <w:rsid w:val="00184D26"/>
    <w:rsid w:val="001967C2"/>
    <w:rsid w:val="001A22D8"/>
    <w:rsid w:val="001A3F56"/>
    <w:rsid w:val="001A7963"/>
    <w:rsid w:val="001B5492"/>
    <w:rsid w:val="001B77F6"/>
    <w:rsid w:val="001D10A0"/>
    <w:rsid w:val="001E11F9"/>
    <w:rsid w:val="001E59F4"/>
    <w:rsid w:val="001F42B4"/>
    <w:rsid w:val="001F4F94"/>
    <w:rsid w:val="00212036"/>
    <w:rsid w:val="002129A6"/>
    <w:rsid w:val="00215ECA"/>
    <w:rsid w:val="00216DFD"/>
    <w:rsid w:val="00226655"/>
    <w:rsid w:val="00227A9E"/>
    <w:rsid w:val="00230B0F"/>
    <w:rsid w:val="00232C11"/>
    <w:rsid w:val="00234D74"/>
    <w:rsid w:val="00234EDE"/>
    <w:rsid w:val="0023669A"/>
    <w:rsid w:val="00253729"/>
    <w:rsid w:val="0026475A"/>
    <w:rsid w:val="00266AF3"/>
    <w:rsid w:val="00266E79"/>
    <w:rsid w:val="002878BC"/>
    <w:rsid w:val="002A11EE"/>
    <w:rsid w:val="002A5580"/>
    <w:rsid w:val="002A6EB9"/>
    <w:rsid w:val="002A7D67"/>
    <w:rsid w:val="002C1B7B"/>
    <w:rsid w:val="002C2459"/>
    <w:rsid w:val="002D45E7"/>
    <w:rsid w:val="002E271B"/>
    <w:rsid w:val="002E7946"/>
    <w:rsid w:val="003020D8"/>
    <w:rsid w:val="00302ADE"/>
    <w:rsid w:val="00331E4F"/>
    <w:rsid w:val="00335E3F"/>
    <w:rsid w:val="0033792F"/>
    <w:rsid w:val="003415A0"/>
    <w:rsid w:val="003429A9"/>
    <w:rsid w:val="00345B5D"/>
    <w:rsid w:val="00347865"/>
    <w:rsid w:val="00372A28"/>
    <w:rsid w:val="00372CA9"/>
    <w:rsid w:val="00375510"/>
    <w:rsid w:val="003A5CE5"/>
    <w:rsid w:val="003B7B02"/>
    <w:rsid w:val="003C0E67"/>
    <w:rsid w:val="003C0FAC"/>
    <w:rsid w:val="003D6F3D"/>
    <w:rsid w:val="003E784E"/>
    <w:rsid w:val="003F2756"/>
    <w:rsid w:val="003F5249"/>
    <w:rsid w:val="003F578C"/>
    <w:rsid w:val="003F5FE1"/>
    <w:rsid w:val="00400FAF"/>
    <w:rsid w:val="00402746"/>
    <w:rsid w:val="0040357E"/>
    <w:rsid w:val="0040414B"/>
    <w:rsid w:val="004111D2"/>
    <w:rsid w:val="00412314"/>
    <w:rsid w:val="00417538"/>
    <w:rsid w:val="004451F9"/>
    <w:rsid w:val="004549F6"/>
    <w:rsid w:val="004A371C"/>
    <w:rsid w:val="004A39B6"/>
    <w:rsid w:val="004A5837"/>
    <w:rsid w:val="004A6E70"/>
    <w:rsid w:val="004C6FCC"/>
    <w:rsid w:val="004D2308"/>
    <w:rsid w:val="004E1311"/>
    <w:rsid w:val="004E51DD"/>
    <w:rsid w:val="004E6B90"/>
    <w:rsid w:val="004E6BA3"/>
    <w:rsid w:val="004E7C4D"/>
    <w:rsid w:val="004F1289"/>
    <w:rsid w:val="004F37E9"/>
    <w:rsid w:val="005055C3"/>
    <w:rsid w:val="00512A52"/>
    <w:rsid w:val="0051790A"/>
    <w:rsid w:val="00527E1F"/>
    <w:rsid w:val="005337AF"/>
    <w:rsid w:val="0054390F"/>
    <w:rsid w:val="00547C71"/>
    <w:rsid w:val="00556246"/>
    <w:rsid w:val="005629D4"/>
    <w:rsid w:val="00570A18"/>
    <w:rsid w:val="0059388C"/>
    <w:rsid w:val="005A3C66"/>
    <w:rsid w:val="005A638D"/>
    <w:rsid w:val="005A79B2"/>
    <w:rsid w:val="005B3127"/>
    <w:rsid w:val="005C2BA7"/>
    <w:rsid w:val="005C6DCA"/>
    <w:rsid w:val="005E093E"/>
    <w:rsid w:val="005E3CDF"/>
    <w:rsid w:val="005F4CDB"/>
    <w:rsid w:val="005F5C4A"/>
    <w:rsid w:val="0060708D"/>
    <w:rsid w:val="00632B5F"/>
    <w:rsid w:val="0064148A"/>
    <w:rsid w:val="00646F66"/>
    <w:rsid w:val="00657104"/>
    <w:rsid w:val="00670597"/>
    <w:rsid w:val="00675DA1"/>
    <w:rsid w:val="006841C7"/>
    <w:rsid w:val="006D295F"/>
    <w:rsid w:val="006D2BD0"/>
    <w:rsid w:val="006E00F6"/>
    <w:rsid w:val="006F6D36"/>
    <w:rsid w:val="00702116"/>
    <w:rsid w:val="007044B2"/>
    <w:rsid w:val="0071658A"/>
    <w:rsid w:val="00717F1E"/>
    <w:rsid w:val="00735198"/>
    <w:rsid w:val="007472AB"/>
    <w:rsid w:val="00752264"/>
    <w:rsid w:val="0075227F"/>
    <w:rsid w:val="00754AD1"/>
    <w:rsid w:val="00771845"/>
    <w:rsid w:val="007778BF"/>
    <w:rsid w:val="007832A0"/>
    <w:rsid w:val="00786DF9"/>
    <w:rsid w:val="007933F1"/>
    <w:rsid w:val="00797C0D"/>
    <w:rsid w:val="007A0361"/>
    <w:rsid w:val="007A159F"/>
    <w:rsid w:val="007A42EF"/>
    <w:rsid w:val="007C6A77"/>
    <w:rsid w:val="007D02DC"/>
    <w:rsid w:val="007D37D3"/>
    <w:rsid w:val="007D3E37"/>
    <w:rsid w:val="007D4743"/>
    <w:rsid w:val="007E12A7"/>
    <w:rsid w:val="007E187D"/>
    <w:rsid w:val="007E356B"/>
    <w:rsid w:val="007E7071"/>
    <w:rsid w:val="007F2D7B"/>
    <w:rsid w:val="007F7B38"/>
    <w:rsid w:val="00802C60"/>
    <w:rsid w:val="00810830"/>
    <w:rsid w:val="0082035F"/>
    <w:rsid w:val="0082050A"/>
    <w:rsid w:val="00824470"/>
    <w:rsid w:val="00831612"/>
    <w:rsid w:val="00832651"/>
    <w:rsid w:val="00843D83"/>
    <w:rsid w:val="00850937"/>
    <w:rsid w:val="00860A0B"/>
    <w:rsid w:val="008617D1"/>
    <w:rsid w:val="0086404A"/>
    <w:rsid w:val="00866F7B"/>
    <w:rsid w:val="0087536F"/>
    <w:rsid w:val="00877FBE"/>
    <w:rsid w:val="00880C8F"/>
    <w:rsid w:val="00880EC3"/>
    <w:rsid w:val="00881435"/>
    <w:rsid w:val="008823CF"/>
    <w:rsid w:val="008877DB"/>
    <w:rsid w:val="00892FB8"/>
    <w:rsid w:val="008B3B82"/>
    <w:rsid w:val="008B3BC3"/>
    <w:rsid w:val="008D4C9C"/>
    <w:rsid w:val="008D64B9"/>
    <w:rsid w:val="008D654E"/>
    <w:rsid w:val="008E75D0"/>
    <w:rsid w:val="008F4A86"/>
    <w:rsid w:val="0090156D"/>
    <w:rsid w:val="00901758"/>
    <w:rsid w:val="00904752"/>
    <w:rsid w:val="009051F3"/>
    <w:rsid w:val="00907A0F"/>
    <w:rsid w:val="00920B5A"/>
    <w:rsid w:val="00927A08"/>
    <w:rsid w:val="009310AE"/>
    <w:rsid w:val="00943A42"/>
    <w:rsid w:val="00944F7A"/>
    <w:rsid w:val="00971AA6"/>
    <w:rsid w:val="0097225C"/>
    <w:rsid w:val="00973646"/>
    <w:rsid w:val="009812F3"/>
    <w:rsid w:val="00995039"/>
    <w:rsid w:val="00995D65"/>
    <w:rsid w:val="009B109E"/>
    <w:rsid w:val="009B6AC0"/>
    <w:rsid w:val="009B7183"/>
    <w:rsid w:val="009C5F74"/>
    <w:rsid w:val="009C6D2A"/>
    <w:rsid w:val="009D171C"/>
    <w:rsid w:val="009D659C"/>
    <w:rsid w:val="009E2000"/>
    <w:rsid w:val="009F7B44"/>
    <w:rsid w:val="00A23133"/>
    <w:rsid w:val="00A26C01"/>
    <w:rsid w:val="00A4249D"/>
    <w:rsid w:val="00A639C6"/>
    <w:rsid w:val="00A66253"/>
    <w:rsid w:val="00A776B7"/>
    <w:rsid w:val="00A84F82"/>
    <w:rsid w:val="00A901CA"/>
    <w:rsid w:val="00A90320"/>
    <w:rsid w:val="00AB1CAE"/>
    <w:rsid w:val="00AB623F"/>
    <w:rsid w:val="00AC1698"/>
    <w:rsid w:val="00AC4C0B"/>
    <w:rsid w:val="00AC66C1"/>
    <w:rsid w:val="00AD2945"/>
    <w:rsid w:val="00AE0782"/>
    <w:rsid w:val="00AF047B"/>
    <w:rsid w:val="00B32130"/>
    <w:rsid w:val="00B33329"/>
    <w:rsid w:val="00B41878"/>
    <w:rsid w:val="00B44537"/>
    <w:rsid w:val="00B63FC6"/>
    <w:rsid w:val="00B77759"/>
    <w:rsid w:val="00B77D1F"/>
    <w:rsid w:val="00B80C5C"/>
    <w:rsid w:val="00B81251"/>
    <w:rsid w:val="00B9066A"/>
    <w:rsid w:val="00B91BE7"/>
    <w:rsid w:val="00B91C80"/>
    <w:rsid w:val="00B92527"/>
    <w:rsid w:val="00B9521B"/>
    <w:rsid w:val="00B954D7"/>
    <w:rsid w:val="00BA23E6"/>
    <w:rsid w:val="00BA3FAF"/>
    <w:rsid w:val="00BA57CF"/>
    <w:rsid w:val="00BB7D6E"/>
    <w:rsid w:val="00BC28A1"/>
    <w:rsid w:val="00BE0782"/>
    <w:rsid w:val="00BE0F0B"/>
    <w:rsid w:val="00BE2583"/>
    <w:rsid w:val="00C16953"/>
    <w:rsid w:val="00C16BAD"/>
    <w:rsid w:val="00C20BCF"/>
    <w:rsid w:val="00C313E3"/>
    <w:rsid w:val="00C42DE8"/>
    <w:rsid w:val="00C440F7"/>
    <w:rsid w:val="00C45CDA"/>
    <w:rsid w:val="00C46E39"/>
    <w:rsid w:val="00C50936"/>
    <w:rsid w:val="00C536EE"/>
    <w:rsid w:val="00C5633F"/>
    <w:rsid w:val="00C66ECE"/>
    <w:rsid w:val="00C779D4"/>
    <w:rsid w:val="00C826CF"/>
    <w:rsid w:val="00C852AD"/>
    <w:rsid w:val="00C93A9E"/>
    <w:rsid w:val="00CA29EF"/>
    <w:rsid w:val="00CA2CF2"/>
    <w:rsid w:val="00CA3967"/>
    <w:rsid w:val="00CB3E35"/>
    <w:rsid w:val="00CC3F27"/>
    <w:rsid w:val="00CD07F7"/>
    <w:rsid w:val="00CD0B4E"/>
    <w:rsid w:val="00CD4C6A"/>
    <w:rsid w:val="00CD6B70"/>
    <w:rsid w:val="00CE53E2"/>
    <w:rsid w:val="00CE7DD1"/>
    <w:rsid w:val="00CF4826"/>
    <w:rsid w:val="00D07877"/>
    <w:rsid w:val="00D40E80"/>
    <w:rsid w:val="00D46A65"/>
    <w:rsid w:val="00D50AB4"/>
    <w:rsid w:val="00D53421"/>
    <w:rsid w:val="00D63493"/>
    <w:rsid w:val="00D63509"/>
    <w:rsid w:val="00D700B7"/>
    <w:rsid w:val="00D83E67"/>
    <w:rsid w:val="00D85BF2"/>
    <w:rsid w:val="00DA4652"/>
    <w:rsid w:val="00DA6A08"/>
    <w:rsid w:val="00DA701D"/>
    <w:rsid w:val="00DA7AA7"/>
    <w:rsid w:val="00DB67C0"/>
    <w:rsid w:val="00DC1A82"/>
    <w:rsid w:val="00DC3157"/>
    <w:rsid w:val="00DC66AF"/>
    <w:rsid w:val="00DD06C8"/>
    <w:rsid w:val="00DD5681"/>
    <w:rsid w:val="00DE7CC3"/>
    <w:rsid w:val="00DF44D9"/>
    <w:rsid w:val="00DF690D"/>
    <w:rsid w:val="00E03722"/>
    <w:rsid w:val="00E13EBE"/>
    <w:rsid w:val="00E15433"/>
    <w:rsid w:val="00E15A71"/>
    <w:rsid w:val="00E17C3C"/>
    <w:rsid w:val="00E24F5D"/>
    <w:rsid w:val="00E36825"/>
    <w:rsid w:val="00E46539"/>
    <w:rsid w:val="00E52B31"/>
    <w:rsid w:val="00E53CCD"/>
    <w:rsid w:val="00E565DF"/>
    <w:rsid w:val="00E62B98"/>
    <w:rsid w:val="00E8113A"/>
    <w:rsid w:val="00EA7E9A"/>
    <w:rsid w:val="00EB0D03"/>
    <w:rsid w:val="00EB6806"/>
    <w:rsid w:val="00EB709A"/>
    <w:rsid w:val="00EC19CC"/>
    <w:rsid w:val="00EC4567"/>
    <w:rsid w:val="00ED04B7"/>
    <w:rsid w:val="00ED6D4D"/>
    <w:rsid w:val="00ED787F"/>
    <w:rsid w:val="00EE01D1"/>
    <w:rsid w:val="00EE786C"/>
    <w:rsid w:val="00EF04BD"/>
    <w:rsid w:val="00EF1662"/>
    <w:rsid w:val="00EF51EB"/>
    <w:rsid w:val="00F04B69"/>
    <w:rsid w:val="00F1062C"/>
    <w:rsid w:val="00F21363"/>
    <w:rsid w:val="00F21461"/>
    <w:rsid w:val="00F26FBC"/>
    <w:rsid w:val="00F27E4D"/>
    <w:rsid w:val="00F51BB4"/>
    <w:rsid w:val="00F543B6"/>
    <w:rsid w:val="00F60AF5"/>
    <w:rsid w:val="00F648C3"/>
    <w:rsid w:val="00F71C41"/>
    <w:rsid w:val="00F73178"/>
    <w:rsid w:val="00F75069"/>
    <w:rsid w:val="00F7637E"/>
    <w:rsid w:val="00F801FB"/>
    <w:rsid w:val="00F90327"/>
    <w:rsid w:val="00F90A43"/>
    <w:rsid w:val="00F90E0F"/>
    <w:rsid w:val="00FA1B39"/>
    <w:rsid w:val="00FA2033"/>
    <w:rsid w:val="00FA3F0B"/>
    <w:rsid w:val="00FB11F6"/>
    <w:rsid w:val="00FB19B1"/>
    <w:rsid w:val="00FB44B8"/>
    <w:rsid w:val="00FC2F8F"/>
    <w:rsid w:val="00FC641F"/>
    <w:rsid w:val="00FD0330"/>
    <w:rsid w:val="00FE2424"/>
    <w:rsid w:val="00FE3A20"/>
    <w:rsid w:val="00FF002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28B91B"/>
  <w15:chartTrackingRefBased/>
  <w15:docId w15:val="{C0623828-61F2-4BC2-ABEA-086C63FD7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00B7"/>
    <w:rPr>
      <w:rFonts w:ascii="Arial" w:hAnsi="Arial"/>
      <w:color w:val="000000"/>
    </w:rPr>
  </w:style>
  <w:style w:type="paragraph" w:styleId="Heading1">
    <w:name w:val="heading 1"/>
    <w:basedOn w:val="Normal"/>
    <w:next w:val="Normal"/>
    <w:qFormat/>
    <w:rsid w:val="00400FAF"/>
    <w:pPr>
      <w:keepNext/>
      <w:tabs>
        <w:tab w:val="left" w:pos="900"/>
      </w:tabs>
      <w:jc w:val="both"/>
      <w:outlineLvl w:val="0"/>
    </w:pPr>
    <w:rPr>
      <w:rFonts w:ascii="Times New Roman" w:hAnsi="Times New Roman"/>
      <w:sz w:val="24"/>
    </w:rPr>
  </w:style>
  <w:style w:type="paragraph" w:styleId="Heading2">
    <w:name w:val="heading 2"/>
    <w:basedOn w:val="Normal"/>
    <w:next w:val="Normal"/>
    <w:qFormat/>
    <w:rsid w:val="00CE53E2"/>
    <w:pPr>
      <w:keepNext/>
      <w:spacing w:before="240" w:after="60"/>
      <w:outlineLvl w:val="1"/>
    </w:pPr>
    <w:rPr>
      <w:rFonts w:cs="Arial"/>
      <w:b/>
      <w:bCs/>
      <w:i/>
      <w:iCs/>
      <w:sz w:val="28"/>
      <w:szCs w:val="28"/>
    </w:rPr>
  </w:style>
  <w:style w:type="paragraph" w:styleId="Heading3">
    <w:name w:val="heading 3"/>
    <w:basedOn w:val="Normal"/>
    <w:next w:val="Normal"/>
    <w:qFormat/>
    <w:rsid w:val="00BA23E6"/>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00FAF"/>
    <w:pPr>
      <w:tabs>
        <w:tab w:val="center" w:pos="4320"/>
        <w:tab w:val="right" w:pos="8640"/>
      </w:tabs>
    </w:pPr>
  </w:style>
  <w:style w:type="paragraph" w:styleId="Footer">
    <w:name w:val="footer"/>
    <w:basedOn w:val="Normal"/>
    <w:rsid w:val="00400FAF"/>
    <w:pPr>
      <w:tabs>
        <w:tab w:val="center" w:pos="4320"/>
        <w:tab w:val="right" w:pos="8640"/>
      </w:tabs>
    </w:pPr>
  </w:style>
  <w:style w:type="table" w:styleId="TableGrid">
    <w:name w:val="Table Grid"/>
    <w:basedOn w:val="TableNormal"/>
    <w:rsid w:val="00400F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0C3DFB"/>
    <w:rPr>
      <w:rFonts w:ascii="Times New Roman" w:hAnsi="Times New Roman"/>
      <w:color w:val="auto"/>
      <w:sz w:val="24"/>
    </w:rPr>
  </w:style>
  <w:style w:type="paragraph" w:styleId="BalloonText">
    <w:name w:val="Balloon Text"/>
    <w:basedOn w:val="Normal"/>
    <w:semiHidden/>
    <w:rsid w:val="00920B5A"/>
    <w:rPr>
      <w:rFonts w:ascii="Tahoma" w:hAnsi="Tahoma" w:cs="Tahoma"/>
      <w:sz w:val="16"/>
      <w:szCs w:val="16"/>
    </w:rPr>
  </w:style>
  <w:style w:type="character" w:styleId="Hyperlink">
    <w:name w:val="Hyperlink"/>
    <w:rsid w:val="00F51BB4"/>
    <w:rPr>
      <w:color w:val="0000FF"/>
      <w:u w:val="single"/>
    </w:rPr>
  </w:style>
  <w:style w:type="character" w:styleId="Strong">
    <w:name w:val="Strong"/>
    <w:uiPriority w:val="22"/>
    <w:qFormat/>
    <w:rsid w:val="00173C6B"/>
    <w:rPr>
      <w:b/>
      <w:bCs/>
    </w:rPr>
  </w:style>
  <w:style w:type="paragraph" w:styleId="ListParagraph">
    <w:name w:val="List Paragraph"/>
    <w:basedOn w:val="Normal"/>
    <w:uiPriority w:val="34"/>
    <w:qFormat/>
    <w:rsid w:val="008D654E"/>
    <w:pPr>
      <w:ind w:left="720"/>
    </w:pPr>
  </w:style>
  <w:style w:type="paragraph" w:styleId="NormalWeb">
    <w:name w:val="Normal (Web)"/>
    <w:basedOn w:val="Normal"/>
    <w:uiPriority w:val="99"/>
    <w:unhideWhenUsed/>
    <w:rsid w:val="00C16953"/>
    <w:pPr>
      <w:spacing w:before="100" w:beforeAutospacing="1" w:after="100" w:afterAutospacing="1"/>
    </w:pPr>
    <w:rPr>
      <w:rFonts w:ascii="Times New Roman" w:hAnsi="Times New Roman"/>
      <w:color w:val="auto"/>
      <w:sz w:val="24"/>
      <w:szCs w:val="24"/>
    </w:rPr>
  </w:style>
  <w:style w:type="paragraph" w:styleId="Revision">
    <w:name w:val="Revision"/>
    <w:hidden/>
    <w:uiPriority w:val="99"/>
    <w:semiHidden/>
    <w:rsid w:val="001E11F9"/>
    <w:rPr>
      <w:rFonts w:ascii="Arial" w:hAnsi="Arial"/>
      <w:color w:val="000000"/>
    </w:rPr>
  </w:style>
  <w:style w:type="character" w:styleId="CommentReference">
    <w:name w:val="annotation reference"/>
    <w:basedOn w:val="DefaultParagraphFont"/>
    <w:uiPriority w:val="99"/>
    <w:semiHidden/>
    <w:unhideWhenUsed/>
    <w:rsid w:val="001E11F9"/>
    <w:rPr>
      <w:sz w:val="16"/>
      <w:szCs w:val="16"/>
    </w:rPr>
  </w:style>
  <w:style w:type="paragraph" w:styleId="CommentText">
    <w:name w:val="annotation text"/>
    <w:basedOn w:val="Normal"/>
    <w:link w:val="CommentTextChar"/>
    <w:uiPriority w:val="99"/>
    <w:unhideWhenUsed/>
    <w:rsid w:val="001E11F9"/>
  </w:style>
  <w:style w:type="character" w:customStyle="1" w:styleId="CommentTextChar">
    <w:name w:val="Comment Text Char"/>
    <w:basedOn w:val="DefaultParagraphFont"/>
    <w:link w:val="CommentText"/>
    <w:uiPriority w:val="99"/>
    <w:rsid w:val="001E11F9"/>
    <w:rPr>
      <w:rFonts w:ascii="Arial" w:hAnsi="Arial"/>
      <w:color w:val="000000"/>
    </w:rPr>
  </w:style>
  <w:style w:type="paragraph" w:styleId="CommentSubject">
    <w:name w:val="annotation subject"/>
    <w:basedOn w:val="CommentText"/>
    <w:next w:val="CommentText"/>
    <w:link w:val="CommentSubjectChar"/>
    <w:uiPriority w:val="99"/>
    <w:semiHidden/>
    <w:unhideWhenUsed/>
    <w:rsid w:val="001E11F9"/>
    <w:rPr>
      <w:b/>
      <w:bCs/>
    </w:rPr>
  </w:style>
  <w:style w:type="character" w:customStyle="1" w:styleId="CommentSubjectChar">
    <w:name w:val="Comment Subject Char"/>
    <w:basedOn w:val="CommentTextChar"/>
    <w:link w:val="CommentSubject"/>
    <w:uiPriority w:val="99"/>
    <w:semiHidden/>
    <w:rsid w:val="001E11F9"/>
    <w:rPr>
      <w:rFonts w:ascii="Arial" w:hAnsi="Arial"/>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865247">
      <w:bodyDiv w:val="1"/>
      <w:marLeft w:val="0"/>
      <w:marRight w:val="0"/>
      <w:marTop w:val="0"/>
      <w:marBottom w:val="0"/>
      <w:divBdr>
        <w:top w:val="none" w:sz="0" w:space="0" w:color="auto"/>
        <w:left w:val="none" w:sz="0" w:space="0" w:color="auto"/>
        <w:bottom w:val="none" w:sz="0" w:space="0" w:color="auto"/>
        <w:right w:val="none" w:sz="0" w:space="0" w:color="auto"/>
      </w:divBdr>
    </w:div>
    <w:div w:id="1126697850">
      <w:bodyDiv w:val="1"/>
      <w:marLeft w:val="2"/>
      <w:marRight w:val="2"/>
      <w:marTop w:val="1"/>
      <w:marBottom w:val="2"/>
      <w:divBdr>
        <w:top w:val="none" w:sz="0" w:space="0" w:color="auto"/>
        <w:left w:val="none" w:sz="0" w:space="0" w:color="auto"/>
        <w:bottom w:val="none" w:sz="0" w:space="0" w:color="auto"/>
        <w:right w:val="none" w:sz="0" w:space="0" w:color="auto"/>
      </w:divBdr>
      <w:divsChild>
        <w:div w:id="912272899">
          <w:marLeft w:val="0"/>
          <w:marRight w:val="0"/>
          <w:marTop w:val="0"/>
          <w:marBottom w:val="0"/>
          <w:divBdr>
            <w:top w:val="none" w:sz="0" w:space="2" w:color="auto"/>
            <w:left w:val="none" w:sz="0" w:space="2" w:color="auto"/>
            <w:bottom w:val="none" w:sz="0" w:space="2" w:color="auto"/>
            <w:right w:val="none" w:sz="0" w:space="2" w:color="auto"/>
          </w:divBdr>
          <w:divsChild>
            <w:div w:id="590283517">
              <w:marLeft w:val="0"/>
              <w:marRight w:val="0"/>
              <w:marTop w:val="0"/>
              <w:marBottom w:val="0"/>
              <w:divBdr>
                <w:top w:val="none" w:sz="0" w:space="0" w:color="auto"/>
                <w:left w:val="none" w:sz="0" w:space="0" w:color="auto"/>
                <w:bottom w:val="none" w:sz="0" w:space="0" w:color="auto"/>
                <w:right w:val="none" w:sz="0" w:space="0" w:color="auto"/>
              </w:divBdr>
              <w:divsChild>
                <w:div w:id="1593049499">
                  <w:marLeft w:val="0"/>
                  <w:marRight w:val="0"/>
                  <w:marTop w:val="0"/>
                  <w:marBottom w:val="0"/>
                  <w:divBdr>
                    <w:top w:val="none" w:sz="0" w:space="0" w:color="auto"/>
                    <w:left w:val="none" w:sz="0" w:space="0" w:color="auto"/>
                    <w:bottom w:val="none" w:sz="0" w:space="0" w:color="auto"/>
                    <w:right w:val="none" w:sz="0" w:space="0" w:color="auto"/>
                  </w:divBdr>
                  <w:divsChild>
                    <w:div w:id="109374416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56893076E5AD4A8D9A6C29746943B6" ma:contentTypeVersion="14" ma:contentTypeDescription="Create a new document." ma:contentTypeScope="" ma:versionID="36d9f7101ca3022fe052181f60c6ad3e">
  <xsd:schema xmlns:xsd="http://www.w3.org/2001/XMLSchema" xmlns:xs="http://www.w3.org/2001/XMLSchema" xmlns:p="http://schemas.microsoft.com/office/2006/metadata/properties" xmlns:ns2="33a1576e-cc5a-4b44-902b-55685dc4354d" xmlns:ns3="6a5d6d6f-54f3-4441-ab41-59169cc1f342" targetNamespace="http://schemas.microsoft.com/office/2006/metadata/properties" ma:root="true" ma:fieldsID="0d932fbee37062385a7e0200a7697b20" ns2:_="" ns3:_="">
    <xsd:import namespace="33a1576e-cc5a-4b44-902b-55685dc4354d"/>
    <xsd:import namespace="6a5d6d6f-54f3-4441-ab41-59169cc1f3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1576e-cc5a-4b44-902b-55685dc4354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6188ebd-beed-4cf4-b2d3-ef95f0529a34}" ma:internalName="TaxCatchAll" ma:showField="CatchAllData" ma:web="33a1576e-cc5a-4b44-902b-55685dc435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5d6d6f-54f3-4441-ab41-59169cc1f3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903c933-dcc0-44e9-9e4d-b2fd12c9ac9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3a1576e-cc5a-4b44-902b-55685dc4354d" xsi:nil="true"/>
    <lcf76f155ced4ddcb4097134ff3c332f xmlns="6a5d6d6f-54f3-4441-ab41-59169cc1f34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5D8BB7-C22B-4A02-8C4F-611DAA41AB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a1576e-cc5a-4b44-902b-55685dc4354d"/>
    <ds:schemaRef ds:uri="6a5d6d6f-54f3-4441-ab41-59169cc1f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F95B156-31BB-479F-959A-5F14C5409C96}">
  <ds:schemaRefs>
    <ds:schemaRef ds:uri="http://schemas.microsoft.com/office/2006/metadata/properties"/>
    <ds:schemaRef ds:uri="http://schemas.microsoft.com/office/infopath/2007/PartnerControls"/>
    <ds:schemaRef ds:uri="33a1576e-cc5a-4b44-902b-55685dc4354d"/>
    <ds:schemaRef ds:uri="6a5d6d6f-54f3-4441-ab41-59169cc1f342"/>
  </ds:schemaRefs>
</ds:datastoreItem>
</file>

<file path=customXml/itemProps3.xml><?xml version="1.0" encoding="utf-8"?>
<ds:datastoreItem xmlns:ds="http://schemas.openxmlformats.org/officeDocument/2006/customXml" ds:itemID="{D6B8ACE5-33BB-46AC-B7E6-04BDAB8C5BC5}">
  <ds:schemaRefs>
    <ds:schemaRef ds:uri="http://schemas.microsoft.com/sharepoint/v3/contenttype/forms"/>
  </ds:schemaRefs>
</ds:datastoreItem>
</file>

<file path=customXml/itemProps4.xml><?xml version="1.0" encoding="utf-8"?>
<ds:datastoreItem xmlns:ds="http://schemas.openxmlformats.org/officeDocument/2006/customXml" ds:itemID="{F6389B8D-6869-489E-ABE1-37C969FF2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6</Pages>
  <Words>1519</Words>
  <Characters>9333</Characters>
  <Application>Microsoft Office Word</Application>
  <DocSecurity>0</DocSecurity>
  <Lines>239</Lines>
  <Paragraphs>106</Paragraphs>
  <ScaleCrop>false</ScaleCrop>
  <HeadingPairs>
    <vt:vector size="2" baseType="variant">
      <vt:variant>
        <vt:lpstr>Title</vt:lpstr>
      </vt:variant>
      <vt:variant>
        <vt:i4>1</vt:i4>
      </vt:variant>
    </vt:vector>
  </HeadingPairs>
  <TitlesOfParts>
    <vt:vector size="1" baseType="lpstr">
      <vt:lpstr>POLICY STATEMENT</vt:lpstr>
    </vt:vector>
  </TitlesOfParts>
  <Company>c</Company>
  <LinksUpToDate>false</LinksUpToDate>
  <CharactersWithSpaces>10746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STATEMENT</dc:title>
  <dc:subject/>
  <dc:creator>Alan McConnell</dc:creator>
  <cp:keywords/>
  <cp:lastModifiedBy>Penny Patterson</cp:lastModifiedBy>
  <cp:revision>96</cp:revision>
  <cp:lastPrinted>2026-03-18T19:34:00Z</cp:lastPrinted>
  <dcterms:created xsi:type="dcterms:W3CDTF">2025-02-05T03:22:00Z</dcterms:created>
  <dcterms:modified xsi:type="dcterms:W3CDTF">2026-03-23T17:11:00Z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0x0101006C56893076E5AD4A8D9A6C29746943B6</vt:lpwstr>
  </property>
  <property fmtid="{D5CDD505-2E9C-101B-9397-08002B2CF9AE}" pid="3" name="MediaServiceImageTags">
    <vt:lpwstr/>
  </property>
</Properties>
</file>