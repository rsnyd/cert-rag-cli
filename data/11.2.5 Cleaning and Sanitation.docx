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CA75" w14:textId="77777777" w:rsidR="008D654E" w:rsidRPr="001A22D8" w:rsidRDefault="008D654E" w:rsidP="00D46A65">
      <w:pPr>
        <w:tabs>
          <w:tab w:val="left" w:pos="900"/>
        </w:tabs>
        <w:rPr>
          <w:rFonts w:ascii="Calibri" w:hAnsi="Calibri"/>
          <w:b/>
          <w:sz w:val="22"/>
          <w:szCs w:val="22"/>
        </w:rPr>
      </w:pPr>
      <w:r w:rsidRPr="001A22D8">
        <w:rPr>
          <w:rFonts w:ascii="Calibri" w:hAnsi="Calibri"/>
          <w:b/>
          <w:sz w:val="22"/>
          <w:szCs w:val="22"/>
        </w:rPr>
        <w:t>PURPOSE</w:t>
      </w:r>
    </w:p>
    <w:p w14:paraId="60ADEED3" w14:textId="77777777" w:rsidR="008D654E" w:rsidRPr="001A22D8" w:rsidRDefault="008D654E" w:rsidP="00D46A65">
      <w:pPr>
        <w:tabs>
          <w:tab w:val="left" w:pos="900"/>
        </w:tabs>
        <w:rPr>
          <w:rFonts w:ascii="Calibri" w:hAnsi="Calibri"/>
          <w:sz w:val="22"/>
          <w:szCs w:val="22"/>
        </w:rPr>
      </w:pPr>
    </w:p>
    <w:p w14:paraId="7BDAF5B6" w14:textId="104EBC35" w:rsidR="00581A67" w:rsidRDefault="000C304B" w:rsidP="00581A67">
      <w:pPr>
        <w:rPr>
          <w:rFonts w:ascii="Calibri" w:hAnsi="Calibri"/>
          <w:sz w:val="22"/>
          <w:szCs w:val="22"/>
        </w:rPr>
      </w:pPr>
      <w:r w:rsidRPr="000C304B">
        <w:rPr>
          <w:rFonts w:ascii="Calibri" w:hAnsi="Calibri"/>
          <w:sz w:val="22"/>
          <w:szCs w:val="22"/>
        </w:rPr>
        <w:t>To define the methods and responsibilities for cleaning and sanitation activities to prevent contamination of spices, packaging materials, and food contact surfaces.</w:t>
      </w:r>
    </w:p>
    <w:p w14:paraId="5A36B040" w14:textId="77777777" w:rsidR="000C304B" w:rsidRPr="00581A67" w:rsidRDefault="000C304B" w:rsidP="00581A67">
      <w:pPr>
        <w:rPr>
          <w:rFonts w:ascii="Calibri" w:hAnsi="Calibri"/>
          <w:sz w:val="22"/>
          <w:szCs w:val="22"/>
        </w:rPr>
      </w:pPr>
    </w:p>
    <w:p w14:paraId="1A114812" w14:textId="77777777" w:rsidR="00581A67" w:rsidRPr="00581A67" w:rsidRDefault="00581A67" w:rsidP="00581A67">
      <w:pPr>
        <w:rPr>
          <w:rFonts w:ascii="Calibri" w:hAnsi="Calibri"/>
          <w:b/>
          <w:sz w:val="22"/>
          <w:szCs w:val="22"/>
        </w:rPr>
      </w:pPr>
      <w:r w:rsidRPr="00581A67">
        <w:rPr>
          <w:rFonts w:ascii="Calibri" w:hAnsi="Calibri"/>
          <w:b/>
          <w:sz w:val="22"/>
          <w:szCs w:val="22"/>
        </w:rPr>
        <w:t>SCOPE</w:t>
      </w:r>
    </w:p>
    <w:p w14:paraId="2406A53F" w14:textId="77777777" w:rsidR="00581A67" w:rsidRPr="00581A67" w:rsidRDefault="00581A67" w:rsidP="00581A67">
      <w:pPr>
        <w:rPr>
          <w:rFonts w:ascii="Calibri" w:hAnsi="Calibri"/>
          <w:b/>
          <w:sz w:val="22"/>
          <w:szCs w:val="22"/>
        </w:rPr>
      </w:pPr>
    </w:p>
    <w:p w14:paraId="08133C20" w14:textId="3FFAE613" w:rsidR="00581A67" w:rsidRDefault="00221FA6" w:rsidP="00581A67">
      <w:pPr>
        <w:rPr>
          <w:rFonts w:ascii="Calibri" w:hAnsi="Calibri"/>
          <w:sz w:val="22"/>
          <w:szCs w:val="22"/>
        </w:rPr>
      </w:pPr>
      <w:r w:rsidRPr="00221FA6">
        <w:rPr>
          <w:rFonts w:ascii="Calibri" w:hAnsi="Calibri"/>
          <w:sz w:val="22"/>
          <w:szCs w:val="22"/>
        </w:rPr>
        <w:t>This program applies to all processing areas, equipment, storage areas, hallways, staff amenities, and support spaces within the facility.</w:t>
      </w:r>
    </w:p>
    <w:p w14:paraId="3CBBE1F0" w14:textId="77777777" w:rsidR="00221FA6" w:rsidRPr="00581A67" w:rsidRDefault="00221FA6" w:rsidP="00581A67">
      <w:pPr>
        <w:rPr>
          <w:rFonts w:ascii="Calibri" w:hAnsi="Calibri"/>
          <w:sz w:val="22"/>
          <w:szCs w:val="22"/>
        </w:rPr>
      </w:pPr>
    </w:p>
    <w:p w14:paraId="64F64089" w14:textId="77777777" w:rsidR="00581A67" w:rsidRPr="00581A67" w:rsidRDefault="00581A67" w:rsidP="00581A67">
      <w:pPr>
        <w:rPr>
          <w:rFonts w:ascii="Calibri" w:hAnsi="Calibri"/>
          <w:b/>
          <w:sz w:val="22"/>
          <w:szCs w:val="22"/>
        </w:rPr>
      </w:pPr>
      <w:r w:rsidRPr="00581A67">
        <w:rPr>
          <w:rFonts w:ascii="Calibri" w:hAnsi="Calibri"/>
          <w:b/>
          <w:sz w:val="22"/>
          <w:szCs w:val="22"/>
        </w:rPr>
        <w:t>RESPONSIBILITY</w:t>
      </w:r>
    </w:p>
    <w:p w14:paraId="5616A85A" w14:textId="77777777" w:rsidR="00581A67" w:rsidRPr="00581A67" w:rsidRDefault="00581A67" w:rsidP="00581A67">
      <w:pPr>
        <w:rPr>
          <w:rFonts w:ascii="Calibri" w:hAnsi="Calibri"/>
          <w:b/>
          <w:sz w:val="22"/>
          <w:szCs w:val="22"/>
        </w:rPr>
      </w:pPr>
    </w:p>
    <w:p w14:paraId="6A81DAD7" w14:textId="7DD07C22" w:rsidR="00221FA6" w:rsidRPr="00221FA6" w:rsidRDefault="00221FA6" w:rsidP="00221FA6">
      <w:pPr>
        <w:pStyle w:val="ListParagraph"/>
        <w:numPr>
          <w:ilvl w:val="0"/>
          <w:numId w:val="19"/>
        </w:numPr>
        <w:autoSpaceDE w:val="0"/>
        <w:autoSpaceDN w:val="0"/>
        <w:adjustRightInd w:val="0"/>
        <w:rPr>
          <w:rFonts w:ascii="Calibri" w:hAnsi="Calibri"/>
          <w:sz w:val="22"/>
          <w:szCs w:val="22"/>
        </w:rPr>
      </w:pPr>
      <w:r w:rsidRPr="00221FA6">
        <w:rPr>
          <w:rFonts w:ascii="Calibri" w:hAnsi="Calibri"/>
          <w:sz w:val="22"/>
          <w:szCs w:val="22"/>
        </w:rPr>
        <w:t>The SQF Practitioner is responsible for maintaining the written Cleaning and Sanitation Program.</w:t>
      </w:r>
    </w:p>
    <w:p w14:paraId="12B563DE" w14:textId="1D29FAEC" w:rsidR="00221FA6" w:rsidRPr="00221FA6" w:rsidRDefault="00221FA6" w:rsidP="00221FA6">
      <w:pPr>
        <w:pStyle w:val="ListParagraph"/>
        <w:numPr>
          <w:ilvl w:val="0"/>
          <w:numId w:val="19"/>
        </w:numPr>
        <w:autoSpaceDE w:val="0"/>
        <w:autoSpaceDN w:val="0"/>
        <w:adjustRightInd w:val="0"/>
        <w:rPr>
          <w:rFonts w:ascii="Calibri" w:hAnsi="Calibri"/>
          <w:sz w:val="22"/>
          <w:szCs w:val="22"/>
        </w:rPr>
      </w:pPr>
      <w:r w:rsidRPr="00221FA6">
        <w:rPr>
          <w:rFonts w:ascii="Calibri" w:hAnsi="Calibri"/>
          <w:sz w:val="22"/>
          <w:szCs w:val="22"/>
        </w:rPr>
        <w:t>Area Managers and designated personnel are responsible for implementing cleaning procedures and conducting sanitation inspections.</w:t>
      </w:r>
    </w:p>
    <w:p w14:paraId="79DFBA43" w14:textId="77777777" w:rsidR="00581A67" w:rsidRDefault="00581A67" w:rsidP="00581A67">
      <w:pPr>
        <w:autoSpaceDE w:val="0"/>
        <w:autoSpaceDN w:val="0"/>
        <w:adjustRightInd w:val="0"/>
        <w:rPr>
          <w:rFonts w:cs="Arial"/>
        </w:rPr>
      </w:pPr>
    </w:p>
    <w:p w14:paraId="16F9A802" w14:textId="562A53C4" w:rsidR="00581A67" w:rsidRDefault="00116C82" w:rsidP="00116C82">
      <w:pPr>
        <w:autoSpaceDE w:val="0"/>
        <w:autoSpaceDN w:val="0"/>
        <w:adjustRightInd w:val="0"/>
        <w:rPr>
          <w:rFonts w:ascii="Calibri" w:hAnsi="Calibri" w:cs="Arial"/>
          <w:b/>
          <w:bCs/>
          <w:sz w:val="22"/>
          <w:szCs w:val="22"/>
        </w:rPr>
      </w:pPr>
      <w:commentRangeStart w:id="0"/>
      <w:commentRangeStart w:id="1"/>
      <w:r w:rsidRPr="00116C82">
        <w:rPr>
          <w:rFonts w:ascii="Calibri" w:hAnsi="Calibri" w:cs="Arial"/>
          <w:b/>
          <w:bCs/>
          <w:sz w:val="22"/>
          <w:szCs w:val="22"/>
        </w:rPr>
        <w:t>PROCEDURE</w:t>
      </w:r>
      <w:commentRangeEnd w:id="0"/>
      <w:r w:rsidR="004018D4">
        <w:rPr>
          <w:rStyle w:val="CommentReference"/>
          <w:rFonts w:ascii="Calibri" w:hAnsi="Calibri" w:cs="Arial"/>
          <w:b/>
          <w:bCs/>
          <w:sz w:val="22"/>
          <w:szCs w:val="22"/>
        </w:rPr>
        <w:commentReference w:id="0"/>
      </w:r>
      <w:commentRangeEnd w:id="1"/>
      <w:r w:rsidR="00B079C6">
        <w:rPr>
          <w:rStyle w:val="CommentReference"/>
          <w:rFonts w:ascii="Calibri" w:hAnsi="Calibri" w:cs="Arial"/>
          <w:b/>
          <w:bCs/>
          <w:sz w:val="22"/>
          <w:szCs w:val="22"/>
        </w:rPr>
        <w:commentReference w:id="1"/>
      </w:r>
    </w:p>
    <w:p w14:paraId="30DC6C1B" w14:textId="132C22D9" w:rsidR="00EF1C00" w:rsidRDefault="00EF1C00" w:rsidP="00116C82">
      <w:pPr>
        <w:autoSpaceDE w:val="0"/>
        <w:autoSpaceDN w:val="0"/>
        <w:adjustRightInd w:val="0"/>
        <w:rPr>
          <w:rFonts w:ascii="Calibri" w:hAnsi="Calibri" w:cs="Arial"/>
          <w:b/>
          <w:bCs/>
          <w:sz w:val="22"/>
          <w:szCs w:val="22"/>
        </w:rPr>
      </w:pPr>
    </w:p>
    <w:p w14:paraId="043033F1" w14:textId="243CAE2B" w:rsidR="00305759" w:rsidRPr="00305759" w:rsidRDefault="00305759" w:rsidP="00305759">
      <w:pPr>
        <w:autoSpaceDE w:val="0"/>
        <w:autoSpaceDN w:val="0"/>
        <w:adjustRightInd w:val="0"/>
        <w:rPr>
          <w:rFonts w:ascii="Calibri" w:hAnsi="Calibri" w:cs="Arial"/>
          <w:sz w:val="22"/>
          <w:szCs w:val="22"/>
        </w:rPr>
      </w:pPr>
      <w:r w:rsidRPr="00305759">
        <w:rPr>
          <w:rFonts w:ascii="Calibri" w:hAnsi="Calibri" w:cs="Arial"/>
          <w:sz w:val="22"/>
          <w:szCs w:val="22"/>
        </w:rPr>
        <w:t>Detailed Sanitation Standard Operating Procedures (SSOPs) are maintained for major equipment and processes that are not fully covered by this general program. These SSOPs are controlled as separate documents.</w:t>
      </w:r>
      <w:ins w:id="2" w:author="Penny Patterson" w:date="2026-03-17T11:38:00Z" w16du:dateUtc="2026-03-17T15:38:00Z">
        <w:r w:rsidR="00B079C6">
          <w:rPr>
            <w:rFonts w:ascii="Calibri" w:hAnsi="Calibri" w:cs="Arial"/>
            <w:sz w:val="22"/>
            <w:szCs w:val="22"/>
          </w:rPr>
          <w:br/>
        </w:r>
      </w:ins>
    </w:p>
    <w:p w14:paraId="4845490A" w14:textId="1D724EFD" w:rsidR="00305759" w:rsidRPr="00305759" w:rsidRDefault="00305759" w:rsidP="00305759">
      <w:pPr>
        <w:autoSpaceDE w:val="0"/>
        <w:autoSpaceDN w:val="0"/>
        <w:adjustRightInd w:val="0"/>
        <w:rPr>
          <w:rFonts w:ascii="Calibri" w:hAnsi="Calibri" w:cs="Arial"/>
          <w:sz w:val="22"/>
          <w:szCs w:val="22"/>
        </w:rPr>
      </w:pPr>
      <w:r w:rsidRPr="00305759">
        <w:rPr>
          <w:rFonts w:ascii="Calibri" w:hAnsi="Calibri" w:cs="Arial"/>
          <w:sz w:val="22"/>
          <w:szCs w:val="22"/>
        </w:rPr>
        <w:t>A Master Sanitation Schedule is maintained and defines the frequency, responsibility, and areas of the facility and equipment to be cleaned.</w:t>
      </w:r>
      <w:ins w:id="3" w:author="Penny Patterson" w:date="2026-03-17T11:38:00Z" w16du:dateUtc="2026-03-17T15:38:00Z">
        <w:r w:rsidR="00B079C6">
          <w:rPr>
            <w:rFonts w:ascii="Calibri" w:hAnsi="Calibri" w:cs="Arial"/>
            <w:sz w:val="22"/>
            <w:szCs w:val="22"/>
          </w:rPr>
          <w:br/>
        </w:r>
      </w:ins>
    </w:p>
    <w:p w14:paraId="7A896F17" w14:textId="77777777" w:rsidR="00B079C6" w:rsidRDefault="00305759" w:rsidP="00305759">
      <w:pPr>
        <w:autoSpaceDE w:val="0"/>
        <w:autoSpaceDN w:val="0"/>
        <w:adjustRightInd w:val="0"/>
        <w:rPr>
          <w:ins w:id="4" w:author="Penny Patterson" w:date="2026-03-17T11:41:00Z" w16du:dateUtc="2026-03-17T15:41:00Z"/>
          <w:rFonts w:ascii="Calibri" w:hAnsi="Calibri" w:cs="Arial"/>
          <w:sz w:val="22"/>
          <w:szCs w:val="22"/>
        </w:rPr>
      </w:pPr>
      <w:r w:rsidRPr="00305759">
        <w:rPr>
          <w:rFonts w:ascii="Calibri" w:hAnsi="Calibri" w:cs="Arial"/>
          <w:sz w:val="22"/>
          <w:szCs w:val="22"/>
        </w:rPr>
        <w:t xml:space="preserve">This facility operates as a dry processing plant. The introduction of water into processing and storage areas is minimized to prevent moisture accumulation and potential pathogen growth. Dry cleaning methods are the primary sanitation method and include vacuuming, dry wiping, sweeping, and the use of a wet floor scrubber with water pickup when necessary. </w:t>
      </w:r>
      <w:commentRangeStart w:id="5"/>
      <w:commentRangeStart w:id="6"/>
      <w:r w:rsidRPr="00305759">
        <w:rPr>
          <w:rFonts w:ascii="Calibri" w:hAnsi="Calibri" w:cs="Arial"/>
          <w:sz w:val="22"/>
          <w:szCs w:val="22"/>
        </w:rPr>
        <w:t>Limited wet cleaning may be performed using controlled manual methods (no hoses) when conditions require it</w:t>
      </w:r>
      <w:commentRangeEnd w:id="5"/>
      <w:r w:rsidR="00E3358F" w:rsidRPr="00305759">
        <w:rPr>
          <w:rStyle w:val="CommentReference"/>
          <w:rFonts w:ascii="Calibri" w:hAnsi="Calibri" w:cs="Arial"/>
          <w:sz w:val="22"/>
          <w:szCs w:val="22"/>
        </w:rPr>
        <w:commentReference w:id="5"/>
      </w:r>
      <w:commentRangeEnd w:id="6"/>
      <w:r w:rsidR="00B079C6" w:rsidRPr="00305759">
        <w:rPr>
          <w:rStyle w:val="CommentReference"/>
          <w:rFonts w:ascii="Calibri" w:hAnsi="Calibri" w:cs="Arial"/>
          <w:sz w:val="22"/>
          <w:szCs w:val="22"/>
        </w:rPr>
        <w:commentReference w:id="6"/>
      </w:r>
      <w:r w:rsidRPr="00305759">
        <w:rPr>
          <w:rFonts w:ascii="Calibri" w:hAnsi="Calibri" w:cs="Arial"/>
          <w:sz w:val="22"/>
          <w:szCs w:val="22"/>
        </w:rPr>
        <w:t>.</w:t>
      </w:r>
    </w:p>
    <w:p w14:paraId="68040D93" w14:textId="7BE1F340" w:rsidR="00B079C6" w:rsidRPr="00B079C6" w:rsidRDefault="00B079C6" w:rsidP="00B079C6">
      <w:pPr>
        <w:pStyle w:val="NormalWeb"/>
        <w:rPr>
          <w:ins w:id="7" w:author="Penny Patterson" w:date="2026-03-17T11:41:00Z" w16du:dateUtc="2026-03-17T15:41:00Z"/>
          <w:rFonts w:asciiTheme="minorHAnsi" w:hAnsiTheme="minorHAnsi" w:cstheme="minorHAnsi"/>
          <w:sz w:val="22"/>
          <w:szCs w:val="22"/>
          <w:rPrChange w:id="8" w:author="Penny Patterson" w:date="2026-03-17T11:42:00Z" w16du:dateUtc="2026-03-17T15:42:00Z">
            <w:rPr>
              <w:ins w:id="9" w:author="Penny Patterson" w:date="2026-03-17T11:41:00Z" w16du:dateUtc="2026-03-17T15:41:00Z"/>
            </w:rPr>
          </w:rPrChange>
        </w:rPr>
      </w:pPr>
      <w:ins w:id="10" w:author="Penny Patterson" w:date="2026-03-17T11:41:00Z" w16du:dateUtc="2026-03-17T15:41:00Z">
        <w:r w:rsidRPr="00B079C6">
          <w:rPr>
            <w:rStyle w:val="Strong"/>
            <w:rFonts w:asciiTheme="minorHAnsi" w:hAnsiTheme="minorHAnsi" w:cstheme="minorHAnsi"/>
            <w:b w:val="0"/>
            <w:bCs w:val="0"/>
            <w:sz w:val="22"/>
            <w:szCs w:val="22"/>
            <w:rPrChange w:id="11" w:author="Penny Patterson" w:date="2026-03-17T11:42:00Z" w16du:dateUtc="2026-03-17T15:42:00Z">
              <w:rPr>
                <w:rStyle w:val="Strong"/>
              </w:rPr>
            </w:rPrChange>
          </w:rPr>
          <w:t xml:space="preserve">A designated sanitation area (dish room) is used for cleaning utensils, equipment parts, and cleaning tools, and includes sinks and a washer and dryer for laundering reusable </w:t>
        </w:r>
      </w:ins>
      <w:ins w:id="12" w:author="Penny Patterson" w:date="2026-03-17T11:42:00Z" w16du:dateUtc="2026-03-17T15:42:00Z">
        <w:r>
          <w:rPr>
            <w:rStyle w:val="Strong"/>
            <w:rFonts w:asciiTheme="minorHAnsi" w:hAnsiTheme="minorHAnsi" w:cstheme="minorHAnsi"/>
            <w:b w:val="0"/>
            <w:bCs w:val="0"/>
            <w:sz w:val="22"/>
            <w:szCs w:val="22"/>
          </w:rPr>
          <w:t xml:space="preserve">aprons and </w:t>
        </w:r>
      </w:ins>
      <w:ins w:id="13" w:author="Penny Patterson" w:date="2026-03-17T11:41:00Z" w16du:dateUtc="2026-03-17T15:41:00Z">
        <w:r w:rsidRPr="00B079C6">
          <w:rPr>
            <w:rStyle w:val="Strong"/>
            <w:rFonts w:asciiTheme="minorHAnsi" w:hAnsiTheme="minorHAnsi" w:cstheme="minorHAnsi"/>
            <w:b w:val="0"/>
            <w:bCs w:val="0"/>
            <w:sz w:val="22"/>
            <w:szCs w:val="22"/>
            <w:rPrChange w:id="14" w:author="Penny Patterson" w:date="2026-03-17T11:42:00Z" w16du:dateUtc="2026-03-17T15:42:00Z">
              <w:rPr>
                <w:rStyle w:val="Strong"/>
              </w:rPr>
            </w:rPrChange>
          </w:rPr>
          <w:t>cleaning materials. These activities are conducted in a controlled area separated from production and storage to prevent cross-contamination.</w:t>
        </w:r>
      </w:ins>
    </w:p>
    <w:p w14:paraId="7E89B669" w14:textId="77777777" w:rsidR="00B079C6" w:rsidRPr="00B079C6" w:rsidRDefault="00B079C6" w:rsidP="00B079C6">
      <w:pPr>
        <w:pStyle w:val="NormalWeb"/>
        <w:rPr>
          <w:ins w:id="15" w:author="Penny Patterson" w:date="2026-03-17T11:41:00Z" w16du:dateUtc="2026-03-17T15:41:00Z"/>
          <w:rFonts w:asciiTheme="minorHAnsi" w:hAnsiTheme="minorHAnsi" w:cstheme="minorHAnsi"/>
          <w:sz w:val="22"/>
          <w:szCs w:val="22"/>
          <w:rPrChange w:id="16" w:author="Penny Patterson" w:date="2026-03-17T11:42:00Z" w16du:dateUtc="2026-03-17T15:42:00Z">
            <w:rPr>
              <w:ins w:id="17" w:author="Penny Patterson" w:date="2026-03-17T11:41:00Z" w16du:dateUtc="2026-03-17T15:41:00Z"/>
            </w:rPr>
          </w:rPrChange>
        </w:rPr>
      </w:pPr>
      <w:ins w:id="18" w:author="Penny Patterson" w:date="2026-03-17T11:41:00Z" w16du:dateUtc="2026-03-17T15:41:00Z">
        <w:r w:rsidRPr="00B079C6">
          <w:rPr>
            <w:rStyle w:val="Strong"/>
            <w:rFonts w:asciiTheme="minorHAnsi" w:hAnsiTheme="minorHAnsi" w:cstheme="minorHAnsi"/>
            <w:b w:val="0"/>
            <w:bCs w:val="0"/>
            <w:sz w:val="22"/>
            <w:szCs w:val="22"/>
            <w:rPrChange w:id="19" w:author="Penny Patterson" w:date="2026-03-17T11:42:00Z" w16du:dateUtc="2026-03-17T15:42:00Z">
              <w:rPr>
                <w:rStyle w:val="Strong"/>
              </w:rPr>
            </w:rPrChange>
          </w:rPr>
          <w:t>When wet cleaning is performed, procedures are in place to ensure that all equipment, tools, and affected areas are thoroughly dried prior to use or return to production areas. Drying is accomplished through air drying, use of clean dry cloths, and/or adequate time to ensure moisture is eliminated. No equipment or materials are returned to production areas in a wet condition.</w:t>
        </w:r>
      </w:ins>
    </w:p>
    <w:p w14:paraId="250FF015" w14:textId="6F98496F" w:rsidR="00305759" w:rsidRPr="00305759" w:rsidDel="00B079C6" w:rsidRDefault="00305759" w:rsidP="00305759">
      <w:pPr>
        <w:autoSpaceDE w:val="0"/>
        <w:autoSpaceDN w:val="0"/>
        <w:adjustRightInd w:val="0"/>
        <w:rPr>
          <w:del w:id="20" w:author="Penny Patterson" w:date="2026-03-17T11:42:00Z" w16du:dateUtc="2026-03-17T15:42:00Z"/>
          <w:rFonts w:ascii="Calibri" w:hAnsi="Calibri" w:cs="Arial"/>
          <w:sz w:val="22"/>
          <w:szCs w:val="22"/>
        </w:rPr>
      </w:pPr>
    </w:p>
    <w:p w14:paraId="6F7A1B3C" w14:textId="77777777" w:rsidR="00305759" w:rsidRPr="00305759" w:rsidRDefault="00305759" w:rsidP="00B079C6">
      <w:pPr>
        <w:autoSpaceDE w:val="0"/>
        <w:autoSpaceDN w:val="0"/>
        <w:adjustRightInd w:val="0"/>
        <w:rPr>
          <w:rFonts w:ascii="Calibri" w:hAnsi="Calibri" w:cs="Arial"/>
          <w:sz w:val="22"/>
          <w:szCs w:val="22"/>
        </w:rPr>
      </w:pPr>
      <w:r w:rsidRPr="00305759">
        <w:rPr>
          <w:rFonts w:ascii="Calibri" w:hAnsi="Calibri" w:cs="Arial"/>
          <w:sz w:val="22"/>
          <w:szCs w:val="22"/>
        </w:rPr>
        <w:t xml:space="preserve">In addition to routine daily cleaning, certain areas and equipment — including overhead structures such as fans, piping, ducts, and building framework — are scheduled for periodic or intensified cleaning as </w:t>
      </w:r>
      <w:r w:rsidRPr="00305759">
        <w:rPr>
          <w:rFonts w:ascii="Calibri" w:hAnsi="Calibri" w:cs="Arial"/>
          <w:sz w:val="22"/>
          <w:szCs w:val="22"/>
        </w:rPr>
        <w:lastRenderedPageBreak/>
        <w:t>identified on the Master Sanitation Schedule. The SQF Practitioner and Production Manager, in coordination with Processing and Maintenance personnel, determine the scheduling of these activities.</w:t>
      </w:r>
    </w:p>
    <w:p w14:paraId="43C2E0B0" w14:textId="77777777" w:rsidR="00581A67" w:rsidRPr="00581A67" w:rsidRDefault="00581A67" w:rsidP="00581A67">
      <w:pPr>
        <w:autoSpaceDE w:val="0"/>
        <w:autoSpaceDN w:val="0"/>
        <w:adjustRightInd w:val="0"/>
        <w:rPr>
          <w:rFonts w:ascii="Calibri" w:hAnsi="Calibri" w:cs="Arial"/>
          <w:sz w:val="22"/>
          <w:szCs w:val="22"/>
        </w:rPr>
      </w:pPr>
    </w:p>
    <w:p w14:paraId="26328EB0" w14:textId="77777777" w:rsidR="00581A67" w:rsidRPr="00581A67" w:rsidRDefault="00581A67" w:rsidP="00581A67">
      <w:pPr>
        <w:autoSpaceDE w:val="0"/>
        <w:autoSpaceDN w:val="0"/>
        <w:adjustRightInd w:val="0"/>
        <w:rPr>
          <w:rFonts w:ascii="Calibri" w:hAnsi="Calibri" w:cs="Arial"/>
          <w:sz w:val="22"/>
          <w:szCs w:val="22"/>
        </w:rPr>
      </w:pPr>
      <w:r w:rsidRPr="00581A67">
        <w:rPr>
          <w:rFonts w:ascii="Calibri" w:hAnsi="Calibri" w:cs="Arial"/>
          <w:sz w:val="22"/>
          <w:szCs w:val="22"/>
        </w:rPr>
        <w:tab/>
      </w:r>
    </w:p>
    <w:p w14:paraId="7C98CC1A" w14:textId="77777777" w:rsidR="00581A67" w:rsidRPr="00581A67" w:rsidRDefault="00581A67" w:rsidP="0022143D">
      <w:pPr>
        <w:autoSpaceDE w:val="0"/>
        <w:autoSpaceDN w:val="0"/>
        <w:adjustRightInd w:val="0"/>
        <w:jc w:val="both"/>
        <w:rPr>
          <w:rFonts w:ascii="Calibri" w:hAnsi="Calibri" w:cs="Arial"/>
          <w:b/>
          <w:sz w:val="22"/>
          <w:szCs w:val="22"/>
        </w:rPr>
      </w:pPr>
      <w:r w:rsidRPr="00581A67">
        <w:rPr>
          <w:rFonts w:ascii="Calibri" w:hAnsi="Calibri" w:cs="Arial"/>
          <w:b/>
          <w:sz w:val="22"/>
          <w:szCs w:val="22"/>
        </w:rPr>
        <w:t>Allergens &amp; Restricted Ingredients</w:t>
      </w:r>
    </w:p>
    <w:p w14:paraId="0CDAFD4E" w14:textId="77777777" w:rsidR="00784F37" w:rsidRDefault="00784F37" w:rsidP="00581A67">
      <w:pPr>
        <w:autoSpaceDE w:val="0"/>
        <w:autoSpaceDN w:val="0"/>
        <w:adjustRightInd w:val="0"/>
        <w:rPr>
          <w:rFonts w:ascii="Calibri" w:hAnsi="Calibri" w:cs="Arial"/>
          <w:sz w:val="22"/>
          <w:szCs w:val="22"/>
        </w:rPr>
      </w:pPr>
    </w:p>
    <w:p w14:paraId="43C853D1" w14:textId="77777777" w:rsidR="0022143D" w:rsidRPr="0022143D" w:rsidRDefault="0022143D" w:rsidP="0022143D">
      <w:pPr>
        <w:autoSpaceDE w:val="0"/>
        <w:autoSpaceDN w:val="0"/>
        <w:adjustRightInd w:val="0"/>
        <w:rPr>
          <w:rFonts w:ascii="Calibri" w:hAnsi="Calibri" w:cs="Arial"/>
          <w:sz w:val="22"/>
          <w:szCs w:val="22"/>
        </w:rPr>
      </w:pPr>
      <w:r w:rsidRPr="0022143D">
        <w:rPr>
          <w:rFonts w:ascii="Calibri" w:hAnsi="Calibri" w:cs="Arial"/>
          <w:sz w:val="22"/>
          <w:szCs w:val="22"/>
        </w:rPr>
        <w:t>Cleaning of utensils, processing equipment, and storage containers is performed between products containing different allergens and between allergen and non-allergen products, in accordance with the Allergen Management Program.</w:t>
      </w:r>
    </w:p>
    <w:p w14:paraId="77444354" w14:textId="77777777" w:rsidR="0022143D" w:rsidRPr="0022143D" w:rsidRDefault="0022143D" w:rsidP="0022143D">
      <w:pPr>
        <w:autoSpaceDE w:val="0"/>
        <w:autoSpaceDN w:val="0"/>
        <w:adjustRightInd w:val="0"/>
        <w:rPr>
          <w:rFonts w:ascii="Calibri" w:hAnsi="Calibri" w:cs="Arial"/>
          <w:sz w:val="22"/>
          <w:szCs w:val="22"/>
        </w:rPr>
      </w:pPr>
      <w:r w:rsidRPr="0022143D">
        <w:rPr>
          <w:rFonts w:ascii="Calibri" w:hAnsi="Calibri" w:cs="Arial"/>
          <w:sz w:val="22"/>
          <w:szCs w:val="22"/>
        </w:rPr>
        <w:t>Allergen cleaning procedures are validated and verified as defined in the Allergen Management Program to ensure effective removal and prevention of cross-contact.</w:t>
      </w:r>
    </w:p>
    <w:p w14:paraId="1AE9486D" w14:textId="77777777" w:rsidR="00581A67" w:rsidRPr="00581A67" w:rsidRDefault="00581A67" w:rsidP="00581A67">
      <w:pPr>
        <w:autoSpaceDE w:val="0"/>
        <w:autoSpaceDN w:val="0"/>
        <w:adjustRightInd w:val="0"/>
        <w:rPr>
          <w:rFonts w:ascii="Calibri" w:hAnsi="Calibri" w:cs="Arial"/>
          <w:sz w:val="22"/>
          <w:szCs w:val="22"/>
        </w:rPr>
      </w:pPr>
    </w:p>
    <w:p w14:paraId="028C31FA" w14:textId="77777777" w:rsidR="00581A67" w:rsidRPr="00581A67" w:rsidRDefault="00581A67" w:rsidP="0022143D">
      <w:pPr>
        <w:autoSpaceDE w:val="0"/>
        <w:autoSpaceDN w:val="0"/>
        <w:adjustRightInd w:val="0"/>
        <w:rPr>
          <w:rFonts w:ascii="Calibri" w:hAnsi="Calibri" w:cs="Arial"/>
          <w:b/>
          <w:bCs/>
          <w:sz w:val="22"/>
          <w:szCs w:val="22"/>
        </w:rPr>
      </w:pPr>
      <w:r w:rsidRPr="00581A67">
        <w:rPr>
          <w:rFonts w:ascii="Calibri" w:hAnsi="Calibri" w:cs="Arial"/>
          <w:b/>
          <w:bCs/>
          <w:sz w:val="22"/>
          <w:szCs w:val="22"/>
        </w:rPr>
        <w:t>Pre-Operational Inspection</w:t>
      </w:r>
      <w:r w:rsidR="00914D26">
        <w:rPr>
          <w:rFonts w:ascii="Calibri" w:hAnsi="Calibri" w:cs="Arial"/>
          <w:b/>
          <w:bCs/>
          <w:sz w:val="22"/>
          <w:szCs w:val="22"/>
        </w:rPr>
        <w:t xml:space="preserve"> &amp; Verification of Cleaning Procedures</w:t>
      </w:r>
    </w:p>
    <w:p w14:paraId="5765F605" w14:textId="77777777" w:rsidR="00581A67" w:rsidRPr="00581A67" w:rsidRDefault="00581A67" w:rsidP="00581A67">
      <w:pPr>
        <w:autoSpaceDE w:val="0"/>
        <w:autoSpaceDN w:val="0"/>
        <w:adjustRightInd w:val="0"/>
        <w:rPr>
          <w:rFonts w:ascii="Calibri" w:hAnsi="Calibri" w:cs="Arial"/>
          <w:b/>
          <w:bCs/>
          <w:sz w:val="22"/>
          <w:szCs w:val="22"/>
        </w:rPr>
      </w:pPr>
    </w:p>
    <w:p w14:paraId="0797E39F" w14:textId="338C33D4" w:rsidR="005E121C" w:rsidRPr="005E121C" w:rsidRDefault="005E121C" w:rsidP="005E121C">
      <w:pPr>
        <w:autoSpaceDE w:val="0"/>
        <w:autoSpaceDN w:val="0"/>
        <w:adjustRightInd w:val="0"/>
        <w:rPr>
          <w:rFonts w:ascii="Calibri" w:hAnsi="Calibri" w:cs="Arial"/>
          <w:sz w:val="22"/>
          <w:szCs w:val="22"/>
        </w:rPr>
      </w:pPr>
      <w:r w:rsidRPr="005E121C">
        <w:rPr>
          <w:rFonts w:ascii="Calibri" w:hAnsi="Calibri" w:cs="Arial"/>
          <w:sz w:val="22"/>
          <w:szCs w:val="22"/>
        </w:rPr>
        <w:t xml:space="preserve">The </w:t>
      </w:r>
      <w:r>
        <w:rPr>
          <w:rFonts w:ascii="Calibri" w:hAnsi="Calibri" w:cs="Arial"/>
          <w:sz w:val="22"/>
          <w:szCs w:val="22"/>
        </w:rPr>
        <w:t>Operations</w:t>
      </w:r>
      <w:r w:rsidRPr="005E121C">
        <w:rPr>
          <w:rFonts w:ascii="Calibri" w:hAnsi="Calibri" w:cs="Arial"/>
          <w:sz w:val="22"/>
          <w:szCs w:val="22"/>
        </w:rPr>
        <w:t xml:space="preserve"> Manager, </w:t>
      </w:r>
      <w:r w:rsidR="0063608F">
        <w:rPr>
          <w:rFonts w:ascii="Calibri" w:hAnsi="Calibri" w:cs="Arial"/>
          <w:sz w:val="22"/>
          <w:szCs w:val="22"/>
        </w:rPr>
        <w:t>Area Lead</w:t>
      </w:r>
      <w:r>
        <w:rPr>
          <w:rFonts w:ascii="Calibri" w:hAnsi="Calibri" w:cs="Arial"/>
          <w:sz w:val="22"/>
          <w:szCs w:val="22"/>
        </w:rPr>
        <w:t>,</w:t>
      </w:r>
      <w:r w:rsidRPr="005E121C">
        <w:rPr>
          <w:rFonts w:ascii="Calibri" w:hAnsi="Calibri" w:cs="Arial"/>
          <w:sz w:val="22"/>
          <w:szCs w:val="22"/>
        </w:rPr>
        <w:t xml:space="preserve"> or designated qualified personnel conduct a documented pre-operational inspection in their respective areas prior to the start of daily operations.</w:t>
      </w:r>
    </w:p>
    <w:p w14:paraId="6903F77E" w14:textId="77777777" w:rsidR="005E121C" w:rsidRPr="005E121C" w:rsidRDefault="005E121C" w:rsidP="005E121C">
      <w:pPr>
        <w:autoSpaceDE w:val="0"/>
        <w:autoSpaceDN w:val="0"/>
        <w:adjustRightInd w:val="0"/>
        <w:rPr>
          <w:rFonts w:ascii="Calibri" w:hAnsi="Calibri" w:cs="Arial"/>
          <w:sz w:val="22"/>
          <w:szCs w:val="22"/>
        </w:rPr>
      </w:pPr>
      <w:r w:rsidRPr="005E121C">
        <w:rPr>
          <w:rFonts w:ascii="Calibri" w:hAnsi="Calibri" w:cs="Arial"/>
          <w:sz w:val="22"/>
          <w:szCs w:val="22"/>
        </w:rPr>
        <w:t>The inspection includes visual verification of:</w:t>
      </w:r>
    </w:p>
    <w:p w14:paraId="583A8778" w14:textId="77777777" w:rsidR="005E121C" w:rsidRPr="005E121C" w:rsidRDefault="005E121C" w:rsidP="005E121C">
      <w:pPr>
        <w:numPr>
          <w:ilvl w:val="0"/>
          <w:numId w:val="20"/>
        </w:numPr>
        <w:autoSpaceDE w:val="0"/>
        <w:autoSpaceDN w:val="0"/>
        <w:adjustRightInd w:val="0"/>
        <w:rPr>
          <w:rFonts w:ascii="Calibri" w:hAnsi="Calibri" w:cs="Arial"/>
          <w:sz w:val="22"/>
          <w:szCs w:val="22"/>
        </w:rPr>
      </w:pPr>
      <w:r w:rsidRPr="005E121C">
        <w:rPr>
          <w:rFonts w:ascii="Calibri" w:hAnsi="Calibri" w:cs="Arial"/>
          <w:sz w:val="22"/>
          <w:szCs w:val="22"/>
        </w:rPr>
        <w:t>Processing equipment and food contact surfaces</w:t>
      </w:r>
    </w:p>
    <w:p w14:paraId="586BF99C" w14:textId="77777777" w:rsidR="005E121C" w:rsidRPr="005E121C" w:rsidRDefault="005E121C" w:rsidP="005E121C">
      <w:pPr>
        <w:numPr>
          <w:ilvl w:val="0"/>
          <w:numId w:val="20"/>
        </w:numPr>
        <w:autoSpaceDE w:val="0"/>
        <w:autoSpaceDN w:val="0"/>
        <w:adjustRightInd w:val="0"/>
        <w:rPr>
          <w:rFonts w:ascii="Calibri" w:hAnsi="Calibri" w:cs="Arial"/>
          <w:sz w:val="22"/>
          <w:szCs w:val="22"/>
        </w:rPr>
      </w:pPr>
      <w:r w:rsidRPr="005E121C">
        <w:rPr>
          <w:rFonts w:ascii="Calibri" w:hAnsi="Calibri" w:cs="Arial"/>
          <w:sz w:val="22"/>
          <w:szCs w:val="22"/>
        </w:rPr>
        <w:t>General plant environment</w:t>
      </w:r>
    </w:p>
    <w:p w14:paraId="4153A88B" w14:textId="77777777" w:rsidR="005E121C" w:rsidRPr="005E121C" w:rsidRDefault="005E121C" w:rsidP="005E121C">
      <w:pPr>
        <w:numPr>
          <w:ilvl w:val="0"/>
          <w:numId w:val="20"/>
        </w:numPr>
        <w:autoSpaceDE w:val="0"/>
        <w:autoSpaceDN w:val="0"/>
        <w:adjustRightInd w:val="0"/>
        <w:rPr>
          <w:rFonts w:ascii="Calibri" w:hAnsi="Calibri" w:cs="Arial"/>
          <w:sz w:val="22"/>
          <w:szCs w:val="22"/>
        </w:rPr>
      </w:pPr>
      <w:r w:rsidRPr="005E121C">
        <w:rPr>
          <w:rFonts w:ascii="Calibri" w:hAnsi="Calibri" w:cs="Arial"/>
          <w:sz w:val="22"/>
          <w:szCs w:val="22"/>
        </w:rPr>
        <w:t>Raw materials and packaging in storage</w:t>
      </w:r>
    </w:p>
    <w:p w14:paraId="4175B24A" w14:textId="77777777" w:rsidR="005E121C" w:rsidRPr="005E121C" w:rsidRDefault="005E121C" w:rsidP="005E121C">
      <w:pPr>
        <w:numPr>
          <w:ilvl w:val="0"/>
          <w:numId w:val="20"/>
        </w:numPr>
        <w:autoSpaceDE w:val="0"/>
        <w:autoSpaceDN w:val="0"/>
        <w:adjustRightInd w:val="0"/>
        <w:rPr>
          <w:rFonts w:ascii="Calibri" w:hAnsi="Calibri" w:cs="Arial"/>
          <w:sz w:val="22"/>
          <w:szCs w:val="22"/>
        </w:rPr>
      </w:pPr>
      <w:r w:rsidRPr="005E121C">
        <w:rPr>
          <w:rFonts w:ascii="Calibri" w:hAnsi="Calibri" w:cs="Arial"/>
          <w:sz w:val="22"/>
          <w:szCs w:val="22"/>
        </w:rPr>
        <w:t>Pest control devices and conditions</w:t>
      </w:r>
    </w:p>
    <w:p w14:paraId="5B4599E5" w14:textId="77777777" w:rsidR="005E121C" w:rsidRPr="005E121C" w:rsidRDefault="005E121C" w:rsidP="005E121C">
      <w:pPr>
        <w:numPr>
          <w:ilvl w:val="0"/>
          <w:numId w:val="20"/>
        </w:numPr>
        <w:autoSpaceDE w:val="0"/>
        <w:autoSpaceDN w:val="0"/>
        <w:adjustRightInd w:val="0"/>
        <w:rPr>
          <w:rFonts w:ascii="Calibri" w:hAnsi="Calibri" w:cs="Arial"/>
          <w:sz w:val="22"/>
          <w:szCs w:val="22"/>
        </w:rPr>
      </w:pPr>
      <w:r w:rsidRPr="005E121C">
        <w:rPr>
          <w:rFonts w:ascii="Calibri" w:hAnsi="Calibri" w:cs="Arial"/>
          <w:sz w:val="22"/>
          <w:szCs w:val="22"/>
        </w:rPr>
        <w:t>Any condition that may impact sanitary production</w:t>
      </w:r>
    </w:p>
    <w:p w14:paraId="182DDE4E" w14:textId="77777777" w:rsidR="005E121C" w:rsidRPr="005E121C" w:rsidRDefault="005E121C" w:rsidP="005E121C">
      <w:pPr>
        <w:autoSpaceDE w:val="0"/>
        <w:autoSpaceDN w:val="0"/>
        <w:adjustRightInd w:val="0"/>
        <w:rPr>
          <w:rFonts w:ascii="Calibri" w:hAnsi="Calibri" w:cs="Arial"/>
          <w:sz w:val="22"/>
          <w:szCs w:val="22"/>
        </w:rPr>
      </w:pPr>
      <w:r w:rsidRPr="005E121C">
        <w:rPr>
          <w:rFonts w:ascii="Calibri" w:hAnsi="Calibri" w:cs="Arial"/>
          <w:sz w:val="22"/>
          <w:szCs w:val="22"/>
        </w:rPr>
        <w:t>A Sanitation Checklist is used to document inspection results, including any deviations and corrective actions taken. Completed checklists are maintained in the QA office.</w:t>
      </w:r>
    </w:p>
    <w:p w14:paraId="7E5856C6" w14:textId="77777777" w:rsidR="00581A67" w:rsidRPr="00581A67" w:rsidRDefault="00581A67" w:rsidP="00581A67">
      <w:pPr>
        <w:autoSpaceDE w:val="0"/>
        <w:autoSpaceDN w:val="0"/>
        <w:adjustRightInd w:val="0"/>
        <w:rPr>
          <w:rFonts w:ascii="Calibri" w:hAnsi="Calibri" w:cs="Arial"/>
          <w:sz w:val="22"/>
          <w:szCs w:val="22"/>
        </w:rPr>
      </w:pPr>
    </w:p>
    <w:p w14:paraId="1E05DD19" w14:textId="77777777" w:rsidR="00581A67" w:rsidRPr="00581A67" w:rsidDel="007B27B8" w:rsidRDefault="00581A67" w:rsidP="00581A67">
      <w:pPr>
        <w:autoSpaceDE w:val="0"/>
        <w:autoSpaceDN w:val="0"/>
        <w:adjustRightInd w:val="0"/>
        <w:rPr>
          <w:del w:id="21" w:author="Penny Patterson" w:date="2026-03-17T11:50:00Z" w16du:dateUtc="2026-03-17T15:50:00Z"/>
          <w:rFonts w:ascii="Calibri" w:hAnsi="Calibri" w:cs="Arial"/>
          <w:sz w:val="22"/>
          <w:szCs w:val="22"/>
        </w:rPr>
      </w:pPr>
    </w:p>
    <w:p w14:paraId="61FFC299" w14:textId="5FCB4238" w:rsidR="00581A67" w:rsidRPr="00581A67" w:rsidDel="007B27B8" w:rsidRDefault="00581A67" w:rsidP="005E121C">
      <w:pPr>
        <w:autoSpaceDE w:val="0"/>
        <w:autoSpaceDN w:val="0"/>
        <w:adjustRightInd w:val="0"/>
        <w:rPr>
          <w:del w:id="22" w:author="Penny Patterson" w:date="2026-03-17T11:50:00Z" w16du:dateUtc="2026-03-17T15:50:00Z"/>
          <w:rFonts w:ascii="Calibri" w:hAnsi="Calibri" w:cs="Arial"/>
          <w:b/>
          <w:bCs/>
          <w:sz w:val="22"/>
          <w:szCs w:val="22"/>
        </w:rPr>
      </w:pPr>
      <w:del w:id="23" w:author="Penny Patterson" w:date="2026-03-17T11:50:00Z" w16du:dateUtc="2026-03-17T15:50:00Z">
        <w:r w:rsidRPr="00581A67" w:rsidDel="007B27B8">
          <w:rPr>
            <w:rFonts w:ascii="Calibri" w:hAnsi="Calibri" w:cs="Arial"/>
            <w:b/>
            <w:bCs/>
            <w:sz w:val="22"/>
            <w:szCs w:val="22"/>
          </w:rPr>
          <w:delText>Operational Inspection</w:delText>
        </w:r>
      </w:del>
    </w:p>
    <w:p w14:paraId="2BD96277" w14:textId="13B83890" w:rsidR="00581A67" w:rsidRPr="00581A67" w:rsidDel="007B27B8" w:rsidRDefault="00581A67" w:rsidP="00581A67">
      <w:pPr>
        <w:autoSpaceDE w:val="0"/>
        <w:autoSpaceDN w:val="0"/>
        <w:adjustRightInd w:val="0"/>
        <w:rPr>
          <w:del w:id="24" w:author="Penny Patterson" w:date="2026-03-17T11:50:00Z" w16du:dateUtc="2026-03-17T15:50:00Z"/>
          <w:rFonts w:ascii="Calibri" w:hAnsi="Calibri" w:cs="Arial"/>
          <w:sz w:val="22"/>
          <w:szCs w:val="22"/>
        </w:rPr>
      </w:pPr>
    </w:p>
    <w:p w14:paraId="52034D27" w14:textId="53D6E687" w:rsidR="008E759F" w:rsidRPr="008E759F" w:rsidDel="007B27B8" w:rsidRDefault="008E759F" w:rsidP="008E759F">
      <w:pPr>
        <w:autoSpaceDE w:val="0"/>
        <w:autoSpaceDN w:val="0"/>
        <w:adjustRightInd w:val="0"/>
        <w:rPr>
          <w:del w:id="25" w:author="Penny Patterson" w:date="2026-03-17T11:50:00Z" w16du:dateUtc="2026-03-17T15:50:00Z"/>
          <w:rFonts w:ascii="Calibri" w:hAnsi="Calibri" w:cs="Arial"/>
          <w:sz w:val="22"/>
          <w:szCs w:val="22"/>
        </w:rPr>
      </w:pPr>
      <w:del w:id="26" w:author="Penny Patterson" w:date="2026-03-17T11:50:00Z" w16du:dateUtc="2026-03-17T15:50:00Z">
        <w:r w:rsidRPr="008E759F" w:rsidDel="007B27B8">
          <w:rPr>
            <w:rFonts w:ascii="Calibri" w:hAnsi="Calibri" w:cs="Arial"/>
            <w:sz w:val="22"/>
            <w:szCs w:val="22"/>
          </w:rPr>
          <w:delText>At least one documented operational inspection is conducted daily during production by the Area Lead or designated qualified personnel.</w:delText>
        </w:r>
      </w:del>
    </w:p>
    <w:p w14:paraId="63B3B56C" w14:textId="735D7929" w:rsidR="008E759F" w:rsidRPr="008E759F" w:rsidDel="007B27B8" w:rsidRDefault="008E759F" w:rsidP="008E759F">
      <w:pPr>
        <w:autoSpaceDE w:val="0"/>
        <w:autoSpaceDN w:val="0"/>
        <w:adjustRightInd w:val="0"/>
        <w:rPr>
          <w:del w:id="27" w:author="Penny Patterson" w:date="2026-03-17T11:50:00Z" w16du:dateUtc="2026-03-17T15:50:00Z"/>
          <w:rFonts w:ascii="Calibri" w:hAnsi="Calibri" w:cs="Arial"/>
          <w:sz w:val="22"/>
          <w:szCs w:val="22"/>
        </w:rPr>
      </w:pPr>
      <w:del w:id="28" w:author="Penny Patterson" w:date="2026-03-17T11:50:00Z" w16du:dateUtc="2026-03-17T15:50:00Z">
        <w:r w:rsidRPr="008E759F" w:rsidDel="007B27B8">
          <w:rPr>
            <w:rFonts w:ascii="Calibri" w:hAnsi="Calibri" w:cs="Arial"/>
            <w:sz w:val="22"/>
            <w:szCs w:val="22"/>
          </w:rPr>
          <w:delText>The inspection includes visual observations of:</w:delText>
        </w:r>
      </w:del>
    </w:p>
    <w:p w14:paraId="0043CB6D" w14:textId="24EE91D5" w:rsidR="008E759F" w:rsidRPr="008E759F" w:rsidDel="007B27B8" w:rsidRDefault="008E759F" w:rsidP="008E759F">
      <w:pPr>
        <w:numPr>
          <w:ilvl w:val="0"/>
          <w:numId w:val="21"/>
        </w:numPr>
        <w:autoSpaceDE w:val="0"/>
        <w:autoSpaceDN w:val="0"/>
        <w:adjustRightInd w:val="0"/>
        <w:rPr>
          <w:del w:id="29" w:author="Penny Patterson" w:date="2026-03-17T11:50:00Z" w16du:dateUtc="2026-03-17T15:50:00Z"/>
          <w:rFonts w:ascii="Calibri" w:hAnsi="Calibri" w:cs="Arial"/>
          <w:sz w:val="22"/>
          <w:szCs w:val="22"/>
        </w:rPr>
      </w:pPr>
      <w:del w:id="30" w:author="Penny Patterson" w:date="2026-03-17T11:50:00Z" w16du:dateUtc="2026-03-17T15:50:00Z">
        <w:r w:rsidRPr="008E759F" w:rsidDel="007B27B8">
          <w:rPr>
            <w:rFonts w:ascii="Calibri" w:hAnsi="Calibri" w:cs="Arial"/>
            <w:sz w:val="22"/>
            <w:szCs w:val="22"/>
          </w:rPr>
          <w:delText>General plant environment and sanitation conditions</w:delText>
        </w:r>
      </w:del>
    </w:p>
    <w:p w14:paraId="43DFCA3F" w14:textId="6CD45875" w:rsidR="008E759F" w:rsidRPr="008E759F" w:rsidDel="007B27B8" w:rsidRDefault="008E759F" w:rsidP="008E759F">
      <w:pPr>
        <w:numPr>
          <w:ilvl w:val="0"/>
          <w:numId w:val="21"/>
        </w:numPr>
        <w:autoSpaceDE w:val="0"/>
        <w:autoSpaceDN w:val="0"/>
        <w:adjustRightInd w:val="0"/>
        <w:rPr>
          <w:del w:id="31" w:author="Penny Patterson" w:date="2026-03-17T11:50:00Z" w16du:dateUtc="2026-03-17T15:50:00Z"/>
          <w:rFonts w:ascii="Calibri" w:hAnsi="Calibri" w:cs="Arial"/>
          <w:sz w:val="22"/>
          <w:szCs w:val="22"/>
        </w:rPr>
      </w:pPr>
      <w:del w:id="32" w:author="Penny Patterson" w:date="2026-03-17T11:50:00Z" w16du:dateUtc="2026-03-17T15:50:00Z">
        <w:r w:rsidRPr="008E759F" w:rsidDel="007B27B8">
          <w:rPr>
            <w:rFonts w:ascii="Calibri" w:hAnsi="Calibri" w:cs="Arial"/>
            <w:sz w:val="22"/>
            <w:szCs w:val="22"/>
          </w:rPr>
          <w:delText>Processing equipment and food contact surfaces</w:delText>
        </w:r>
      </w:del>
    </w:p>
    <w:p w14:paraId="7B5EAED2" w14:textId="590FE051" w:rsidR="008E759F" w:rsidRPr="008E759F" w:rsidDel="007B27B8" w:rsidRDefault="008E759F" w:rsidP="008E759F">
      <w:pPr>
        <w:numPr>
          <w:ilvl w:val="0"/>
          <w:numId w:val="21"/>
        </w:numPr>
        <w:autoSpaceDE w:val="0"/>
        <w:autoSpaceDN w:val="0"/>
        <w:adjustRightInd w:val="0"/>
        <w:rPr>
          <w:del w:id="33" w:author="Penny Patterson" w:date="2026-03-17T11:50:00Z" w16du:dateUtc="2026-03-17T15:50:00Z"/>
          <w:rFonts w:ascii="Calibri" w:hAnsi="Calibri" w:cs="Arial"/>
          <w:sz w:val="22"/>
          <w:szCs w:val="22"/>
        </w:rPr>
      </w:pPr>
      <w:del w:id="34" w:author="Penny Patterson" w:date="2026-03-17T11:50:00Z" w16du:dateUtc="2026-03-17T15:50:00Z">
        <w:r w:rsidRPr="008E759F" w:rsidDel="007B27B8">
          <w:rPr>
            <w:rFonts w:ascii="Calibri" w:hAnsi="Calibri" w:cs="Arial"/>
            <w:sz w:val="22"/>
            <w:szCs w:val="22"/>
          </w:rPr>
          <w:delText>Raw materials and packaging in storage</w:delText>
        </w:r>
      </w:del>
    </w:p>
    <w:p w14:paraId="7A65B801" w14:textId="6EE3279F" w:rsidR="008E759F" w:rsidRPr="008E759F" w:rsidDel="007B27B8" w:rsidRDefault="008E759F" w:rsidP="008E759F">
      <w:pPr>
        <w:numPr>
          <w:ilvl w:val="0"/>
          <w:numId w:val="21"/>
        </w:numPr>
        <w:autoSpaceDE w:val="0"/>
        <w:autoSpaceDN w:val="0"/>
        <w:adjustRightInd w:val="0"/>
        <w:rPr>
          <w:del w:id="35" w:author="Penny Patterson" w:date="2026-03-17T11:50:00Z" w16du:dateUtc="2026-03-17T15:50:00Z"/>
          <w:rFonts w:ascii="Calibri" w:hAnsi="Calibri" w:cs="Arial"/>
          <w:sz w:val="22"/>
          <w:szCs w:val="22"/>
        </w:rPr>
      </w:pPr>
      <w:del w:id="36" w:author="Penny Patterson" w:date="2026-03-17T11:50:00Z" w16du:dateUtc="2026-03-17T15:50:00Z">
        <w:r w:rsidRPr="008E759F" w:rsidDel="007B27B8">
          <w:rPr>
            <w:rFonts w:ascii="Calibri" w:hAnsi="Calibri" w:cs="Arial"/>
            <w:sz w:val="22"/>
            <w:szCs w:val="22"/>
          </w:rPr>
          <w:delText>Production practices and employee hygiene</w:delText>
        </w:r>
      </w:del>
    </w:p>
    <w:p w14:paraId="2B50F92C" w14:textId="4B4E43CF" w:rsidR="008E759F" w:rsidRPr="008E759F" w:rsidDel="007B27B8" w:rsidRDefault="008E759F" w:rsidP="008E759F">
      <w:pPr>
        <w:numPr>
          <w:ilvl w:val="0"/>
          <w:numId w:val="21"/>
        </w:numPr>
        <w:autoSpaceDE w:val="0"/>
        <w:autoSpaceDN w:val="0"/>
        <w:adjustRightInd w:val="0"/>
        <w:rPr>
          <w:del w:id="37" w:author="Penny Patterson" w:date="2026-03-17T11:50:00Z" w16du:dateUtc="2026-03-17T15:50:00Z"/>
          <w:rFonts w:ascii="Calibri" w:hAnsi="Calibri" w:cs="Arial"/>
          <w:sz w:val="22"/>
          <w:szCs w:val="22"/>
        </w:rPr>
      </w:pPr>
      <w:del w:id="38" w:author="Penny Patterson" w:date="2026-03-17T11:50:00Z" w16du:dateUtc="2026-03-17T15:50:00Z">
        <w:r w:rsidRPr="008E759F" w:rsidDel="007B27B8">
          <w:rPr>
            <w:rFonts w:ascii="Calibri" w:hAnsi="Calibri" w:cs="Arial"/>
            <w:sz w:val="22"/>
            <w:szCs w:val="22"/>
          </w:rPr>
          <w:delText>Product at various stages of production</w:delText>
        </w:r>
      </w:del>
    </w:p>
    <w:p w14:paraId="5C73DBBC" w14:textId="61D6D13E" w:rsidR="008E759F" w:rsidRPr="008E759F" w:rsidDel="007B27B8" w:rsidRDefault="008E759F" w:rsidP="008E759F">
      <w:pPr>
        <w:autoSpaceDE w:val="0"/>
        <w:autoSpaceDN w:val="0"/>
        <w:adjustRightInd w:val="0"/>
        <w:rPr>
          <w:del w:id="39" w:author="Penny Patterson" w:date="2026-03-17T11:50:00Z" w16du:dateUtc="2026-03-17T15:50:00Z"/>
          <w:rFonts w:ascii="Calibri" w:hAnsi="Calibri" w:cs="Arial"/>
          <w:sz w:val="22"/>
          <w:szCs w:val="22"/>
        </w:rPr>
      </w:pPr>
      <w:del w:id="40" w:author="Penny Patterson" w:date="2026-03-17T11:50:00Z" w16du:dateUtc="2026-03-17T15:50:00Z">
        <w:r w:rsidRPr="008E759F" w:rsidDel="007B27B8">
          <w:rPr>
            <w:rFonts w:ascii="Calibri" w:hAnsi="Calibri" w:cs="Arial"/>
            <w:sz w:val="22"/>
            <w:szCs w:val="22"/>
          </w:rPr>
          <w:delText>A Sanitation Checklist is used to document findings, including any deviations and corrective actions taken.</w:delText>
        </w:r>
      </w:del>
    </w:p>
    <w:p w14:paraId="401C8D7D" w14:textId="0926285E" w:rsidR="00DC1259" w:rsidDel="007B27B8" w:rsidRDefault="00DC1259" w:rsidP="00581A67">
      <w:pPr>
        <w:autoSpaceDE w:val="0"/>
        <w:autoSpaceDN w:val="0"/>
        <w:adjustRightInd w:val="0"/>
        <w:rPr>
          <w:del w:id="41" w:author="Penny Patterson" w:date="2026-03-17T11:50:00Z" w16du:dateUtc="2026-03-17T15:50:00Z"/>
          <w:rFonts w:ascii="Calibri" w:hAnsi="Calibri" w:cs="Arial"/>
          <w:sz w:val="22"/>
          <w:szCs w:val="22"/>
        </w:rPr>
      </w:pPr>
    </w:p>
    <w:p w14:paraId="3113BCA8" w14:textId="77777777" w:rsidR="00443E2A" w:rsidRPr="00443E2A" w:rsidRDefault="00443E2A" w:rsidP="00443E2A">
      <w:pPr>
        <w:autoSpaceDE w:val="0"/>
        <w:autoSpaceDN w:val="0"/>
        <w:adjustRightInd w:val="0"/>
        <w:rPr>
          <w:rFonts w:ascii="Calibri" w:hAnsi="Calibri" w:cs="Arial"/>
          <w:b/>
          <w:bCs/>
          <w:sz w:val="22"/>
          <w:szCs w:val="22"/>
        </w:rPr>
      </w:pPr>
      <w:r w:rsidRPr="00443E2A">
        <w:rPr>
          <w:rFonts w:ascii="Calibri" w:hAnsi="Calibri" w:cs="Arial"/>
          <w:b/>
          <w:bCs/>
          <w:sz w:val="22"/>
          <w:szCs w:val="22"/>
        </w:rPr>
        <w:t>Employee Hygiene &amp; Cross-Contamination Control</w:t>
      </w:r>
    </w:p>
    <w:p w14:paraId="1B3B68EB" w14:textId="77777777" w:rsidR="00443E2A" w:rsidRPr="00443E2A" w:rsidRDefault="00443E2A" w:rsidP="00443E2A">
      <w:pPr>
        <w:autoSpaceDE w:val="0"/>
        <w:autoSpaceDN w:val="0"/>
        <w:adjustRightInd w:val="0"/>
        <w:rPr>
          <w:rFonts w:ascii="Calibri" w:hAnsi="Calibri" w:cs="Arial"/>
          <w:b/>
          <w:bCs/>
          <w:sz w:val="22"/>
          <w:szCs w:val="22"/>
        </w:rPr>
      </w:pPr>
    </w:p>
    <w:p w14:paraId="5D393B7E" w14:textId="77777777" w:rsidR="00443E2A" w:rsidRPr="00443E2A" w:rsidRDefault="00443E2A" w:rsidP="00443E2A">
      <w:pPr>
        <w:autoSpaceDE w:val="0"/>
        <w:autoSpaceDN w:val="0"/>
        <w:adjustRightInd w:val="0"/>
        <w:rPr>
          <w:rFonts w:ascii="Calibri" w:hAnsi="Calibri" w:cs="Arial"/>
          <w:sz w:val="22"/>
          <w:szCs w:val="22"/>
        </w:rPr>
      </w:pPr>
      <w:r w:rsidRPr="00443E2A">
        <w:rPr>
          <w:rFonts w:ascii="Calibri" w:hAnsi="Calibri" w:cs="Arial"/>
          <w:sz w:val="22"/>
          <w:szCs w:val="22"/>
        </w:rPr>
        <w:t>Employees follow established hygiene practices to prevent cross-contamination, including proper handwashing, glove use and changes, and adherence to Good Manufacturing Practices (GMPs).</w:t>
      </w:r>
    </w:p>
    <w:p w14:paraId="77AC2F08" w14:textId="77777777" w:rsidR="00443E2A" w:rsidRPr="00443E2A" w:rsidRDefault="00443E2A" w:rsidP="00443E2A">
      <w:pPr>
        <w:autoSpaceDE w:val="0"/>
        <w:autoSpaceDN w:val="0"/>
        <w:adjustRightInd w:val="0"/>
        <w:rPr>
          <w:rFonts w:ascii="Calibri" w:hAnsi="Calibri" w:cs="Arial"/>
          <w:sz w:val="22"/>
          <w:szCs w:val="22"/>
        </w:rPr>
      </w:pPr>
      <w:r w:rsidRPr="00443E2A">
        <w:rPr>
          <w:rFonts w:ascii="Calibri" w:hAnsi="Calibri" w:cs="Arial"/>
          <w:sz w:val="22"/>
          <w:szCs w:val="22"/>
        </w:rPr>
        <w:t>Work surfaces, tools, and equipment are cleaned using approved dry cleaning methods and food-grade sanitizers as applicable to prevent buildup of spice residues and potential contaminants.</w:t>
      </w:r>
    </w:p>
    <w:p w14:paraId="23953314" w14:textId="77777777" w:rsidR="00443E2A" w:rsidRPr="00443E2A" w:rsidRDefault="00443E2A" w:rsidP="00443E2A">
      <w:pPr>
        <w:autoSpaceDE w:val="0"/>
        <w:autoSpaceDN w:val="0"/>
        <w:adjustRightInd w:val="0"/>
        <w:rPr>
          <w:rFonts w:ascii="Calibri" w:hAnsi="Calibri" w:cs="Arial"/>
          <w:sz w:val="22"/>
          <w:szCs w:val="22"/>
        </w:rPr>
      </w:pPr>
      <w:r w:rsidRPr="00443E2A">
        <w:rPr>
          <w:rFonts w:ascii="Calibri" w:hAnsi="Calibri" w:cs="Arial"/>
          <w:sz w:val="22"/>
          <w:szCs w:val="22"/>
        </w:rPr>
        <w:t>Compliance with hygiene and cross-contamination controls is monitored during pre-operational and operational inspections and documented on the Sanitation Checklist.</w:t>
      </w:r>
    </w:p>
    <w:p w14:paraId="1C4F1153" w14:textId="77777777" w:rsidR="00FA0E02" w:rsidRPr="00DC1259" w:rsidRDefault="00FA0E02" w:rsidP="00581A67">
      <w:pPr>
        <w:autoSpaceDE w:val="0"/>
        <w:autoSpaceDN w:val="0"/>
        <w:adjustRightInd w:val="0"/>
        <w:rPr>
          <w:rFonts w:ascii="Calibri" w:hAnsi="Calibri" w:cs="Arial"/>
          <w:sz w:val="22"/>
          <w:szCs w:val="22"/>
        </w:rPr>
      </w:pPr>
    </w:p>
    <w:p w14:paraId="0A79C8C8" w14:textId="77777777" w:rsidR="00376740" w:rsidRDefault="00376740" w:rsidP="00376740">
      <w:pPr>
        <w:autoSpaceDE w:val="0"/>
        <w:autoSpaceDN w:val="0"/>
        <w:adjustRightInd w:val="0"/>
        <w:rPr>
          <w:rFonts w:ascii="Calibri" w:hAnsi="Calibri" w:cs="Arial"/>
          <w:b/>
          <w:bCs/>
          <w:sz w:val="22"/>
          <w:szCs w:val="22"/>
        </w:rPr>
      </w:pPr>
      <w:r w:rsidRPr="00376740">
        <w:rPr>
          <w:rFonts w:ascii="Calibri" w:hAnsi="Calibri" w:cs="Arial"/>
          <w:b/>
          <w:bCs/>
          <w:sz w:val="22"/>
          <w:szCs w:val="22"/>
        </w:rPr>
        <w:t>Evaluation of Product Following Sanitation Deviations</w:t>
      </w:r>
    </w:p>
    <w:p w14:paraId="34019FDB" w14:textId="77777777" w:rsidR="00376740" w:rsidRPr="00376740" w:rsidRDefault="00376740" w:rsidP="00376740">
      <w:pPr>
        <w:autoSpaceDE w:val="0"/>
        <w:autoSpaceDN w:val="0"/>
        <w:adjustRightInd w:val="0"/>
        <w:rPr>
          <w:rFonts w:ascii="Calibri" w:hAnsi="Calibri" w:cs="Arial"/>
          <w:b/>
          <w:bCs/>
          <w:sz w:val="22"/>
          <w:szCs w:val="22"/>
        </w:rPr>
      </w:pPr>
    </w:p>
    <w:p w14:paraId="7D184CB6" w14:textId="2DACE493" w:rsidR="00376740" w:rsidRPr="007B27B8" w:rsidDel="007B27B8" w:rsidRDefault="007B27B8">
      <w:pPr>
        <w:autoSpaceDE w:val="0"/>
        <w:autoSpaceDN w:val="0"/>
        <w:adjustRightInd w:val="0"/>
        <w:rPr>
          <w:del w:id="42" w:author="Penny Patterson" w:date="2026-03-17T11:45:00Z" w16du:dateUtc="2026-03-17T15:45:00Z"/>
          <w:rFonts w:asciiTheme="minorHAnsi" w:hAnsiTheme="minorHAnsi" w:cstheme="minorHAnsi"/>
          <w:sz w:val="22"/>
          <w:szCs w:val="22"/>
          <w:rPrChange w:id="43" w:author="Penny Patterson" w:date="2026-03-17T11:45:00Z" w16du:dateUtc="2026-03-17T15:45:00Z">
            <w:rPr>
              <w:del w:id="44" w:author="Penny Patterson" w:date="2026-03-17T11:45:00Z" w16du:dateUtc="2026-03-17T15:45:00Z"/>
              <w:rFonts w:ascii="Calibri" w:hAnsi="Calibri" w:cs="Arial"/>
              <w:sz w:val="22"/>
              <w:szCs w:val="22"/>
            </w:rPr>
          </w:rPrChange>
        </w:rPr>
      </w:pPr>
      <w:ins w:id="45" w:author="Penny Patterson" w:date="2026-03-17T11:45:00Z" w16du:dateUtc="2026-03-17T15:45:00Z">
        <w:r w:rsidRPr="007B27B8">
          <w:rPr>
            <w:rFonts w:asciiTheme="minorHAnsi" w:hAnsiTheme="minorHAnsi" w:cstheme="minorHAnsi"/>
            <w:sz w:val="22"/>
            <w:szCs w:val="22"/>
            <w:rPrChange w:id="46" w:author="Penny Patterson" w:date="2026-03-17T11:45:00Z" w16du:dateUtc="2026-03-17T15:45:00Z">
              <w:rPr/>
            </w:rPrChange>
          </w:rPr>
          <w:t xml:space="preserve">If a deviation from established sanitation procedures is identified, immediate corrective action is taken in accordance with the company’s </w:t>
        </w:r>
        <w:r w:rsidRPr="007B27B8">
          <w:rPr>
            <w:rStyle w:val="Strong"/>
            <w:rFonts w:asciiTheme="minorHAnsi" w:hAnsiTheme="minorHAnsi" w:cstheme="minorHAnsi"/>
            <w:b w:val="0"/>
            <w:bCs w:val="0"/>
            <w:sz w:val="22"/>
            <w:szCs w:val="22"/>
            <w:rPrChange w:id="47" w:author="Penny Patterson" w:date="2026-03-17T11:45:00Z" w16du:dateUtc="2026-03-17T15:45:00Z">
              <w:rPr>
                <w:rStyle w:val="Strong"/>
              </w:rPr>
            </w:rPrChange>
          </w:rPr>
          <w:t>Non-Conforming Product and Corrective Action procedures</w:t>
        </w:r>
        <w:r w:rsidRPr="007B27B8">
          <w:rPr>
            <w:rFonts w:asciiTheme="minorHAnsi" w:hAnsiTheme="minorHAnsi" w:cstheme="minorHAnsi"/>
            <w:sz w:val="22"/>
            <w:szCs w:val="22"/>
            <w:rPrChange w:id="48" w:author="Penny Patterson" w:date="2026-03-17T11:45:00Z" w16du:dateUtc="2026-03-17T15:45:00Z">
              <w:rPr/>
            </w:rPrChange>
          </w:rPr>
          <w:t>.</w:t>
        </w:r>
        <w:r w:rsidRPr="007B27B8">
          <w:rPr>
            <w:rFonts w:asciiTheme="minorHAnsi" w:hAnsiTheme="minorHAnsi" w:cstheme="minorHAnsi"/>
            <w:sz w:val="22"/>
            <w:szCs w:val="22"/>
            <w:rPrChange w:id="49" w:author="Penny Patterson" w:date="2026-03-17T11:45:00Z" w16du:dateUtc="2026-03-17T15:45:00Z">
              <w:rPr/>
            </w:rPrChange>
          </w:rPr>
          <w:br/>
        </w:r>
      </w:ins>
      <w:del w:id="50" w:author="Penny Patterson" w:date="2026-03-17T11:45:00Z" w16du:dateUtc="2026-03-17T15:45:00Z">
        <w:r w:rsidR="00376740" w:rsidRPr="007B27B8" w:rsidDel="007B27B8">
          <w:rPr>
            <w:rFonts w:asciiTheme="minorHAnsi" w:hAnsiTheme="minorHAnsi" w:cstheme="minorHAnsi"/>
            <w:sz w:val="22"/>
            <w:szCs w:val="22"/>
            <w:rPrChange w:id="51" w:author="Penny Patterson" w:date="2026-03-17T11:45:00Z" w16du:dateUtc="2026-03-17T15:45:00Z">
              <w:rPr>
                <w:rFonts w:ascii="Calibri" w:hAnsi="Calibri" w:cs="Arial"/>
                <w:sz w:val="22"/>
                <w:szCs w:val="22"/>
              </w:rPr>
            </w:rPrChange>
          </w:rPr>
          <w:delText>If a deviation from established sanitation procedures is identified, immediate corrective action is taken.</w:delText>
        </w:r>
      </w:del>
    </w:p>
    <w:p w14:paraId="2843DAD4" w14:textId="77777777" w:rsidR="00376740" w:rsidRPr="007B27B8" w:rsidRDefault="00376740">
      <w:pPr>
        <w:autoSpaceDE w:val="0"/>
        <w:autoSpaceDN w:val="0"/>
        <w:adjustRightInd w:val="0"/>
        <w:rPr>
          <w:rFonts w:asciiTheme="minorHAnsi" w:hAnsiTheme="minorHAnsi" w:cstheme="minorHAnsi"/>
          <w:sz w:val="22"/>
          <w:szCs w:val="22"/>
          <w:rPrChange w:id="52" w:author="Penny Patterson" w:date="2026-03-17T11:45:00Z" w16du:dateUtc="2026-03-17T15:45:00Z">
            <w:rPr>
              <w:rFonts w:ascii="Calibri" w:hAnsi="Calibri" w:cs="Arial"/>
              <w:sz w:val="22"/>
              <w:szCs w:val="22"/>
            </w:rPr>
          </w:rPrChange>
        </w:rPr>
        <w:pPrChange w:id="53" w:author="Penny Patterson" w:date="2026-03-17T11:45:00Z" w16du:dateUtc="2026-03-17T15:45:00Z">
          <w:pPr>
            <w:autoSpaceDE w:val="0"/>
            <w:autoSpaceDN w:val="0"/>
            <w:adjustRightInd w:val="0"/>
            <w:ind w:firstLine="720"/>
          </w:pPr>
        </w:pPrChange>
      </w:pPr>
      <w:r w:rsidRPr="007B27B8">
        <w:rPr>
          <w:rFonts w:asciiTheme="minorHAnsi" w:hAnsiTheme="minorHAnsi" w:cstheme="minorHAnsi"/>
          <w:sz w:val="22"/>
          <w:szCs w:val="22"/>
          <w:rPrChange w:id="54" w:author="Penny Patterson" w:date="2026-03-17T11:45:00Z" w16du:dateUtc="2026-03-17T15:45:00Z">
            <w:rPr>
              <w:rFonts w:ascii="Calibri" w:hAnsi="Calibri" w:cs="Arial"/>
              <w:sz w:val="22"/>
              <w:szCs w:val="22"/>
            </w:rPr>
          </w:rPrChange>
        </w:rPr>
        <w:t>The responsible manager will:</w:t>
      </w:r>
    </w:p>
    <w:p w14:paraId="4E2EC278" w14:textId="77777777" w:rsidR="00376740" w:rsidRPr="00376740" w:rsidRDefault="00376740" w:rsidP="00376740">
      <w:pPr>
        <w:numPr>
          <w:ilvl w:val="0"/>
          <w:numId w:val="22"/>
        </w:numPr>
        <w:autoSpaceDE w:val="0"/>
        <w:autoSpaceDN w:val="0"/>
        <w:adjustRightInd w:val="0"/>
        <w:rPr>
          <w:rFonts w:ascii="Calibri" w:hAnsi="Calibri" w:cs="Arial"/>
          <w:sz w:val="22"/>
          <w:szCs w:val="22"/>
        </w:rPr>
      </w:pPr>
      <w:r w:rsidRPr="00376740">
        <w:rPr>
          <w:rFonts w:ascii="Calibri" w:hAnsi="Calibri" w:cs="Arial"/>
          <w:sz w:val="22"/>
          <w:szCs w:val="22"/>
        </w:rPr>
        <w:t>Evaluate affected product to determine potential contamination risk</w:t>
      </w:r>
    </w:p>
    <w:p w14:paraId="72E74C0F" w14:textId="77777777" w:rsidR="00376740" w:rsidRPr="00376740" w:rsidRDefault="00376740" w:rsidP="00376740">
      <w:pPr>
        <w:numPr>
          <w:ilvl w:val="0"/>
          <w:numId w:val="22"/>
        </w:numPr>
        <w:autoSpaceDE w:val="0"/>
        <w:autoSpaceDN w:val="0"/>
        <w:adjustRightInd w:val="0"/>
        <w:rPr>
          <w:rFonts w:ascii="Calibri" w:hAnsi="Calibri" w:cs="Arial"/>
          <w:sz w:val="22"/>
          <w:szCs w:val="22"/>
        </w:rPr>
      </w:pPr>
      <w:r w:rsidRPr="00376740">
        <w:rPr>
          <w:rFonts w:ascii="Calibri" w:hAnsi="Calibri" w:cs="Arial"/>
          <w:sz w:val="22"/>
          <w:szCs w:val="22"/>
        </w:rPr>
        <w:t xml:space="preserve">Segregate and control any product suspected of being </w:t>
      </w:r>
      <w:commentRangeStart w:id="55"/>
      <w:commentRangeStart w:id="56"/>
      <w:r w:rsidRPr="00376740">
        <w:rPr>
          <w:rFonts w:ascii="Calibri" w:hAnsi="Calibri" w:cs="Arial"/>
          <w:sz w:val="22"/>
          <w:szCs w:val="22"/>
        </w:rPr>
        <w:t>compromised</w:t>
      </w:r>
      <w:commentRangeEnd w:id="55"/>
      <w:r w:rsidR="00E3358F" w:rsidRPr="00376740">
        <w:rPr>
          <w:rStyle w:val="CommentReference"/>
          <w:rFonts w:ascii="Calibri" w:hAnsi="Calibri" w:cs="Arial"/>
          <w:sz w:val="22"/>
          <w:szCs w:val="22"/>
        </w:rPr>
        <w:commentReference w:id="55"/>
      </w:r>
      <w:commentRangeEnd w:id="56"/>
      <w:r w:rsidR="007B27B8" w:rsidRPr="00376740">
        <w:rPr>
          <w:rStyle w:val="CommentReference"/>
          <w:rFonts w:ascii="Calibri" w:hAnsi="Calibri" w:cs="Arial"/>
          <w:sz w:val="22"/>
          <w:szCs w:val="22"/>
        </w:rPr>
        <w:commentReference w:id="56"/>
      </w:r>
    </w:p>
    <w:p w14:paraId="2E5DCCD1" w14:textId="77777777" w:rsidR="00376740" w:rsidRPr="00376740" w:rsidRDefault="00376740" w:rsidP="00376740">
      <w:pPr>
        <w:numPr>
          <w:ilvl w:val="0"/>
          <w:numId w:val="22"/>
        </w:numPr>
        <w:autoSpaceDE w:val="0"/>
        <w:autoSpaceDN w:val="0"/>
        <w:adjustRightInd w:val="0"/>
        <w:rPr>
          <w:rFonts w:ascii="Calibri" w:hAnsi="Calibri" w:cs="Arial"/>
          <w:sz w:val="22"/>
          <w:szCs w:val="22"/>
        </w:rPr>
      </w:pPr>
      <w:r w:rsidRPr="00376740">
        <w:rPr>
          <w:rFonts w:ascii="Calibri" w:hAnsi="Calibri" w:cs="Arial"/>
          <w:sz w:val="22"/>
          <w:szCs w:val="22"/>
        </w:rPr>
        <w:t>Re-clean and sanitize affected equipment and processing areas prior to resuming production</w:t>
      </w:r>
    </w:p>
    <w:p w14:paraId="5F874105" w14:textId="77777777" w:rsidR="00376740" w:rsidRPr="00376740" w:rsidRDefault="00376740" w:rsidP="00376740">
      <w:pPr>
        <w:numPr>
          <w:ilvl w:val="0"/>
          <w:numId w:val="22"/>
        </w:numPr>
        <w:autoSpaceDE w:val="0"/>
        <w:autoSpaceDN w:val="0"/>
        <w:adjustRightInd w:val="0"/>
        <w:rPr>
          <w:rFonts w:ascii="Calibri" w:hAnsi="Calibri" w:cs="Arial"/>
          <w:sz w:val="22"/>
          <w:szCs w:val="22"/>
        </w:rPr>
      </w:pPr>
      <w:r w:rsidRPr="00376740">
        <w:rPr>
          <w:rFonts w:ascii="Calibri" w:hAnsi="Calibri" w:cs="Arial"/>
          <w:sz w:val="22"/>
          <w:szCs w:val="22"/>
        </w:rPr>
        <w:t>Document all corrective actions taken</w:t>
      </w:r>
    </w:p>
    <w:p w14:paraId="62D64783" w14:textId="77777777" w:rsidR="00376740" w:rsidRPr="00376740" w:rsidRDefault="00376740" w:rsidP="00376740">
      <w:pPr>
        <w:autoSpaceDE w:val="0"/>
        <w:autoSpaceDN w:val="0"/>
        <w:adjustRightInd w:val="0"/>
        <w:ind w:firstLine="720"/>
        <w:rPr>
          <w:rFonts w:ascii="Calibri" w:hAnsi="Calibri" w:cs="Arial"/>
          <w:sz w:val="22"/>
          <w:szCs w:val="22"/>
        </w:rPr>
      </w:pPr>
      <w:r w:rsidRPr="00376740">
        <w:rPr>
          <w:rFonts w:ascii="Calibri" w:hAnsi="Calibri" w:cs="Arial"/>
          <w:sz w:val="22"/>
          <w:szCs w:val="22"/>
        </w:rPr>
        <w:lastRenderedPageBreak/>
        <w:t>Product determined to be unsafe or non-compliant is prevented from entering commerce and disposed of according to company procedures.</w:t>
      </w:r>
    </w:p>
    <w:p w14:paraId="51825F9B" w14:textId="77777777" w:rsidR="00376740" w:rsidRPr="00376740" w:rsidRDefault="00376740" w:rsidP="00376740">
      <w:pPr>
        <w:autoSpaceDE w:val="0"/>
        <w:autoSpaceDN w:val="0"/>
        <w:adjustRightInd w:val="0"/>
        <w:rPr>
          <w:rFonts w:ascii="Calibri" w:hAnsi="Calibri" w:cs="Arial"/>
          <w:sz w:val="22"/>
          <w:szCs w:val="22"/>
        </w:rPr>
      </w:pPr>
      <w:r w:rsidRPr="00376740">
        <w:rPr>
          <w:rFonts w:ascii="Calibri" w:hAnsi="Calibri" w:cs="Arial"/>
          <w:sz w:val="22"/>
          <w:szCs w:val="22"/>
        </w:rPr>
        <w:t>Employees involved in the deviation may receive retraining as necessary to prevent recurrence.</w:t>
      </w:r>
    </w:p>
    <w:p w14:paraId="0E5BF2AD" w14:textId="77777777" w:rsidR="00A34942" w:rsidRDefault="00A34942" w:rsidP="00581A67">
      <w:pPr>
        <w:autoSpaceDE w:val="0"/>
        <w:autoSpaceDN w:val="0"/>
        <w:adjustRightInd w:val="0"/>
        <w:ind w:firstLine="720"/>
        <w:rPr>
          <w:rFonts w:ascii="Calibri" w:hAnsi="Calibri" w:cs="Arial"/>
          <w:b/>
          <w:bCs/>
          <w:sz w:val="22"/>
          <w:szCs w:val="22"/>
        </w:rPr>
      </w:pPr>
    </w:p>
    <w:p w14:paraId="6A7CFB28" w14:textId="77777777" w:rsidR="00A34942" w:rsidRDefault="00A34942" w:rsidP="00581A67">
      <w:pPr>
        <w:autoSpaceDE w:val="0"/>
        <w:autoSpaceDN w:val="0"/>
        <w:adjustRightInd w:val="0"/>
        <w:ind w:firstLine="720"/>
        <w:rPr>
          <w:rFonts w:ascii="Calibri" w:hAnsi="Calibri" w:cs="Arial"/>
          <w:b/>
          <w:bCs/>
          <w:sz w:val="22"/>
          <w:szCs w:val="22"/>
        </w:rPr>
      </w:pPr>
    </w:p>
    <w:p w14:paraId="10AB9804" w14:textId="77777777" w:rsidR="00CF34A9" w:rsidRDefault="00CF34A9" w:rsidP="00CF34A9">
      <w:pPr>
        <w:tabs>
          <w:tab w:val="left" w:pos="900"/>
        </w:tabs>
        <w:rPr>
          <w:rFonts w:ascii="Calibri" w:hAnsi="Calibri" w:cs="Arial"/>
          <w:b/>
          <w:bCs/>
          <w:sz w:val="22"/>
          <w:szCs w:val="22"/>
        </w:rPr>
      </w:pPr>
      <w:r w:rsidRPr="00CF34A9">
        <w:rPr>
          <w:rFonts w:ascii="Calibri" w:hAnsi="Calibri" w:cs="Arial"/>
          <w:b/>
          <w:bCs/>
          <w:sz w:val="22"/>
          <w:szCs w:val="22"/>
        </w:rPr>
        <w:t>Physical &amp; Chemical Hazard Evaluation</w:t>
      </w:r>
    </w:p>
    <w:p w14:paraId="6EFD61F3" w14:textId="77777777" w:rsidR="00CF34A9" w:rsidRPr="00CF34A9" w:rsidRDefault="00CF34A9" w:rsidP="00CF34A9">
      <w:pPr>
        <w:tabs>
          <w:tab w:val="left" w:pos="900"/>
        </w:tabs>
        <w:rPr>
          <w:rFonts w:ascii="Calibri" w:hAnsi="Calibri" w:cs="Arial"/>
          <w:b/>
          <w:bCs/>
          <w:sz w:val="22"/>
          <w:szCs w:val="22"/>
        </w:rPr>
      </w:pPr>
    </w:p>
    <w:p w14:paraId="21F38ED2" w14:textId="77777777" w:rsidR="00CF34A9" w:rsidRPr="00CF34A9" w:rsidRDefault="00CF34A9" w:rsidP="00CF34A9">
      <w:pPr>
        <w:tabs>
          <w:tab w:val="left" w:pos="900"/>
        </w:tabs>
        <w:rPr>
          <w:rFonts w:ascii="Calibri" w:hAnsi="Calibri" w:cs="Arial"/>
          <w:sz w:val="22"/>
          <w:szCs w:val="22"/>
        </w:rPr>
      </w:pPr>
      <w:r w:rsidRPr="00CF34A9">
        <w:rPr>
          <w:rFonts w:ascii="Calibri" w:hAnsi="Calibri" w:cs="Arial"/>
          <w:sz w:val="22"/>
          <w:szCs w:val="22"/>
        </w:rPr>
        <w:t>During pre-operational and operational inspections, processing areas and food or food packaging storage areas are evaluated for physical and chemical hazards.</w:t>
      </w:r>
    </w:p>
    <w:p w14:paraId="17BADF11" w14:textId="77777777" w:rsidR="00CF34A9" w:rsidRPr="00CF34A9" w:rsidRDefault="00CF34A9" w:rsidP="00CF34A9">
      <w:pPr>
        <w:tabs>
          <w:tab w:val="left" w:pos="900"/>
        </w:tabs>
        <w:rPr>
          <w:rFonts w:ascii="Calibri" w:hAnsi="Calibri" w:cs="Arial"/>
          <w:sz w:val="22"/>
          <w:szCs w:val="22"/>
        </w:rPr>
      </w:pPr>
      <w:r w:rsidRPr="00CF34A9">
        <w:rPr>
          <w:rFonts w:ascii="Calibri" w:hAnsi="Calibri" w:cs="Arial"/>
          <w:sz w:val="22"/>
          <w:szCs w:val="22"/>
        </w:rPr>
        <w:t>Physical Hazards</w:t>
      </w:r>
    </w:p>
    <w:p w14:paraId="770C3B4E" w14:textId="77777777" w:rsidR="00CF34A9" w:rsidRPr="00CF34A9" w:rsidRDefault="00CF34A9" w:rsidP="00CF34A9">
      <w:pPr>
        <w:tabs>
          <w:tab w:val="left" w:pos="900"/>
        </w:tabs>
        <w:rPr>
          <w:rFonts w:ascii="Calibri" w:hAnsi="Calibri" w:cs="Arial"/>
          <w:sz w:val="22"/>
          <w:szCs w:val="22"/>
        </w:rPr>
      </w:pPr>
      <w:r w:rsidRPr="00CF34A9">
        <w:rPr>
          <w:rFonts w:ascii="Calibri" w:hAnsi="Calibri" w:cs="Arial"/>
          <w:sz w:val="22"/>
          <w:szCs w:val="22"/>
        </w:rPr>
        <w:t>Inspections include observation of food contact surfaces, packaging, equipment, and surrounding areas for potential sources of contamination, including but not limited to:</w:t>
      </w:r>
    </w:p>
    <w:p w14:paraId="2B4C1F04" w14:textId="77777777" w:rsidR="00CF34A9" w:rsidRPr="00CF34A9" w:rsidRDefault="00CF34A9" w:rsidP="00CF34A9">
      <w:pPr>
        <w:numPr>
          <w:ilvl w:val="0"/>
          <w:numId w:val="23"/>
        </w:numPr>
        <w:tabs>
          <w:tab w:val="left" w:pos="900"/>
        </w:tabs>
        <w:rPr>
          <w:rFonts w:ascii="Calibri" w:hAnsi="Calibri" w:cs="Arial"/>
          <w:sz w:val="22"/>
          <w:szCs w:val="22"/>
        </w:rPr>
      </w:pPr>
      <w:r w:rsidRPr="00CF34A9">
        <w:rPr>
          <w:rFonts w:ascii="Calibri" w:hAnsi="Calibri" w:cs="Arial"/>
          <w:sz w:val="22"/>
          <w:szCs w:val="22"/>
        </w:rPr>
        <w:t>Loose or damaged equipment parts</w:t>
      </w:r>
    </w:p>
    <w:p w14:paraId="224EA3B6" w14:textId="77777777" w:rsidR="00CF34A9" w:rsidRPr="00CF34A9" w:rsidRDefault="00CF34A9" w:rsidP="00CF34A9">
      <w:pPr>
        <w:numPr>
          <w:ilvl w:val="0"/>
          <w:numId w:val="23"/>
        </w:numPr>
        <w:tabs>
          <w:tab w:val="left" w:pos="900"/>
        </w:tabs>
        <w:rPr>
          <w:rFonts w:ascii="Calibri" w:hAnsi="Calibri" w:cs="Arial"/>
          <w:sz w:val="22"/>
          <w:szCs w:val="22"/>
        </w:rPr>
      </w:pPr>
      <w:r w:rsidRPr="00CF34A9">
        <w:rPr>
          <w:rFonts w:ascii="Calibri" w:hAnsi="Calibri" w:cs="Arial"/>
          <w:sz w:val="22"/>
          <w:szCs w:val="22"/>
        </w:rPr>
        <w:t>Dirt and debris</w:t>
      </w:r>
    </w:p>
    <w:p w14:paraId="3DEB4CFE" w14:textId="77777777" w:rsidR="00CF34A9" w:rsidRPr="00CF34A9" w:rsidRDefault="00CF34A9" w:rsidP="00CF34A9">
      <w:pPr>
        <w:numPr>
          <w:ilvl w:val="0"/>
          <w:numId w:val="23"/>
        </w:numPr>
        <w:tabs>
          <w:tab w:val="left" w:pos="900"/>
        </w:tabs>
        <w:rPr>
          <w:rFonts w:ascii="Calibri" w:hAnsi="Calibri" w:cs="Arial"/>
          <w:sz w:val="22"/>
          <w:szCs w:val="22"/>
        </w:rPr>
      </w:pPr>
      <w:r w:rsidRPr="00CF34A9">
        <w:rPr>
          <w:rFonts w:ascii="Calibri" w:hAnsi="Calibri" w:cs="Arial"/>
          <w:sz w:val="22"/>
          <w:szCs w:val="22"/>
        </w:rPr>
        <w:t>Pallet splinters or wood fragments</w:t>
      </w:r>
    </w:p>
    <w:p w14:paraId="06F577E1" w14:textId="77777777" w:rsidR="00CF34A9" w:rsidRPr="00CF34A9" w:rsidRDefault="00CF34A9" w:rsidP="00CF34A9">
      <w:pPr>
        <w:numPr>
          <w:ilvl w:val="0"/>
          <w:numId w:val="23"/>
        </w:numPr>
        <w:tabs>
          <w:tab w:val="left" w:pos="900"/>
        </w:tabs>
        <w:rPr>
          <w:rFonts w:ascii="Calibri" w:hAnsi="Calibri" w:cs="Arial"/>
          <w:sz w:val="22"/>
          <w:szCs w:val="22"/>
        </w:rPr>
      </w:pPr>
      <w:r w:rsidRPr="00CF34A9">
        <w:rPr>
          <w:rFonts w:ascii="Calibri" w:hAnsi="Calibri" w:cs="Arial"/>
          <w:sz w:val="22"/>
          <w:szCs w:val="22"/>
        </w:rPr>
        <w:t>Broken or unprotected glass or brittle plastics</w:t>
      </w:r>
    </w:p>
    <w:p w14:paraId="1204B0C8" w14:textId="77777777" w:rsidR="00CF34A9" w:rsidRPr="00CF34A9" w:rsidRDefault="00CF34A9" w:rsidP="00CF34A9">
      <w:pPr>
        <w:numPr>
          <w:ilvl w:val="0"/>
          <w:numId w:val="23"/>
        </w:numPr>
        <w:tabs>
          <w:tab w:val="left" w:pos="900"/>
        </w:tabs>
        <w:rPr>
          <w:rFonts w:ascii="Calibri" w:hAnsi="Calibri" w:cs="Arial"/>
          <w:sz w:val="22"/>
          <w:szCs w:val="22"/>
        </w:rPr>
      </w:pPr>
      <w:r w:rsidRPr="00CF34A9">
        <w:rPr>
          <w:rFonts w:ascii="Calibri" w:hAnsi="Calibri" w:cs="Arial"/>
          <w:sz w:val="22"/>
          <w:szCs w:val="22"/>
        </w:rPr>
        <w:t>Personal belongings in production areas</w:t>
      </w:r>
    </w:p>
    <w:p w14:paraId="58FEAB6B" w14:textId="77777777" w:rsidR="00CF34A9" w:rsidRPr="00CF34A9" w:rsidRDefault="00CF34A9" w:rsidP="00CF34A9">
      <w:pPr>
        <w:tabs>
          <w:tab w:val="left" w:pos="900"/>
        </w:tabs>
        <w:rPr>
          <w:rFonts w:ascii="Calibri" w:hAnsi="Calibri" w:cs="Arial"/>
          <w:sz w:val="22"/>
          <w:szCs w:val="22"/>
        </w:rPr>
      </w:pPr>
      <w:r w:rsidRPr="00CF34A9">
        <w:rPr>
          <w:rFonts w:ascii="Calibri" w:hAnsi="Calibri" w:cs="Arial"/>
          <w:sz w:val="22"/>
          <w:szCs w:val="22"/>
        </w:rPr>
        <w:t>Chemical Hazards</w:t>
      </w:r>
    </w:p>
    <w:p w14:paraId="3D02FBA4" w14:textId="77777777" w:rsidR="00CF34A9" w:rsidRPr="00CF34A9" w:rsidRDefault="00CF34A9" w:rsidP="00CF34A9">
      <w:pPr>
        <w:tabs>
          <w:tab w:val="left" w:pos="900"/>
        </w:tabs>
        <w:rPr>
          <w:rFonts w:ascii="Calibri" w:hAnsi="Calibri" w:cs="Arial"/>
          <w:sz w:val="22"/>
          <w:szCs w:val="22"/>
        </w:rPr>
      </w:pPr>
      <w:r w:rsidRPr="00CF34A9">
        <w:rPr>
          <w:rFonts w:ascii="Calibri" w:hAnsi="Calibri" w:cs="Arial"/>
          <w:sz w:val="22"/>
          <w:szCs w:val="22"/>
        </w:rPr>
        <w:t>Inspections also include evaluation of potential chemical risks in areas where food, packaging, or food contact surfaces are exposed, including but not limited to:</w:t>
      </w:r>
    </w:p>
    <w:p w14:paraId="367C9F44" w14:textId="77777777" w:rsidR="00CF34A9" w:rsidRPr="00CF34A9" w:rsidRDefault="00CF34A9" w:rsidP="00CF34A9">
      <w:pPr>
        <w:numPr>
          <w:ilvl w:val="0"/>
          <w:numId w:val="24"/>
        </w:numPr>
        <w:tabs>
          <w:tab w:val="left" w:pos="900"/>
        </w:tabs>
        <w:rPr>
          <w:rFonts w:ascii="Calibri" w:hAnsi="Calibri" w:cs="Arial"/>
          <w:sz w:val="22"/>
          <w:szCs w:val="22"/>
        </w:rPr>
      </w:pPr>
      <w:r w:rsidRPr="00CF34A9">
        <w:rPr>
          <w:rFonts w:ascii="Calibri" w:hAnsi="Calibri" w:cs="Arial"/>
          <w:sz w:val="22"/>
          <w:szCs w:val="22"/>
        </w:rPr>
        <w:t>Cleaning, sanitizing, or maintenance chemicals improperly stored or labeled</w:t>
      </w:r>
    </w:p>
    <w:p w14:paraId="65F6C1A0" w14:textId="77777777" w:rsidR="00CF34A9" w:rsidRPr="00CF34A9" w:rsidRDefault="00CF34A9" w:rsidP="00CF34A9">
      <w:pPr>
        <w:numPr>
          <w:ilvl w:val="0"/>
          <w:numId w:val="24"/>
        </w:numPr>
        <w:tabs>
          <w:tab w:val="left" w:pos="900"/>
        </w:tabs>
        <w:rPr>
          <w:rFonts w:ascii="Calibri" w:hAnsi="Calibri" w:cs="Arial"/>
          <w:sz w:val="22"/>
          <w:szCs w:val="22"/>
        </w:rPr>
      </w:pPr>
      <w:r w:rsidRPr="00CF34A9">
        <w:rPr>
          <w:rFonts w:ascii="Calibri" w:hAnsi="Calibri" w:cs="Arial"/>
          <w:sz w:val="22"/>
          <w:szCs w:val="22"/>
        </w:rPr>
        <w:t>Non-food grade lubricants used near food or food contact surfaces</w:t>
      </w:r>
    </w:p>
    <w:p w14:paraId="466F13BB" w14:textId="77777777" w:rsidR="00CF34A9" w:rsidRPr="00CF34A9" w:rsidRDefault="00CF34A9" w:rsidP="00CF34A9">
      <w:pPr>
        <w:numPr>
          <w:ilvl w:val="0"/>
          <w:numId w:val="24"/>
        </w:numPr>
        <w:tabs>
          <w:tab w:val="left" w:pos="900"/>
        </w:tabs>
        <w:rPr>
          <w:rFonts w:ascii="Calibri" w:hAnsi="Calibri" w:cs="Arial"/>
          <w:sz w:val="22"/>
          <w:szCs w:val="22"/>
        </w:rPr>
      </w:pPr>
      <w:r w:rsidRPr="00CF34A9">
        <w:rPr>
          <w:rFonts w:ascii="Calibri" w:hAnsi="Calibri" w:cs="Arial"/>
          <w:sz w:val="22"/>
          <w:szCs w:val="22"/>
        </w:rPr>
        <w:t>Restricted or allergenic ingredients improperly handled or stored</w:t>
      </w:r>
    </w:p>
    <w:p w14:paraId="2E54C966" w14:textId="77777777" w:rsidR="00CF34A9" w:rsidRDefault="00CF34A9" w:rsidP="00CF34A9">
      <w:pPr>
        <w:tabs>
          <w:tab w:val="left" w:pos="900"/>
        </w:tabs>
        <w:rPr>
          <w:rFonts w:ascii="Calibri" w:hAnsi="Calibri" w:cs="Arial"/>
          <w:sz w:val="22"/>
          <w:szCs w:val="22"/>
        </w:rPr>
      </w:pPr>
      <w:r w:rsidRPr="00CF34A9">
        <w:rPr>
          <w:rFonts w:ascii="Calibri" w:hAnsi="Calibri" w:cs="Arial"/>
          <w:sz w:val="22"/>
          <w:szCs w:val="22"/>
        </w:rPr>
        <w:t>Any identified hazards are corrected immediately and documented on the Sanitation Checklist.</w:t>
      </w:r>
    </w:p>
    <w:p w14:paraId="6E5B6410" w14:textId="77777777" w:rsidR="001C7C8E" w:rsidRDefault="001C7C8E" w:rsidP="00CF34A9">
      <w:pPr>
        <w:tabs>
          <w:tab w:val="left" w:pos="900"/>
        </w:tabs>
        <w:rPr>
          <w:rFonts w:ascii="Calibri" w:hAnsi="Calibri" w:cs="Arial"/>
          <w:sz w:val="22"/>
          <w:szCs w:val="22"/>
        </w:rPr>
      </w:pPr>
    </w:p>
    <w:p w14:paraId="37C5AF4A" w14:textId="77777777" w:rsidR="007B27B8" w:rsidRPr="007B27B8" w:rsidRDefault="007B27B8" w:rsidP="007B27B8">
      <w:pPr>
        <w:pStyle w:val="Heading2"/>
        <w:rPr>
          <w:ins w:id="57" w:author="Penny Patterson" w:date="2026-03-17T11:50:00Z" w16du:dateUtc="2026-03-17T15:50:00Z"/>
          <w:rFonts w:asciiTheme="minorHAnsi" w:hAnsiTheme="minorHAnsi" w:cstheme="minorHAnsi"/>
          <w:b w:val="0"/>
          <w:bCs w:val="0"/>
          <w:i w:val="0"/>
          <w:iCs w:val="0"/>
          <w:color w:val="auto"/>
          <w:sz w:val="22"/>
          <w:szCs w:val="22"/>
          <w:u w:val="single"/>
          <w:rPrChange w:id="58" w:author="Penny Patterson" w:date="2026-03-17T11:51:00Z" w16du:dateUtc="2026-03-17T15:51:00Z">
            <w:rPr>
              <w:ins w:id="59" w:author="Penny Patterson" w:date="2026-03-17T11:50:00Z" w16du:dateUtc="2026-03-17T15:50:00Z"/>
              <w:rFonts w:ascii="Times New Roman" w:hAnsi="Times New Roman"/>
              <w:color w:val="auto"/>
            </w:rPr>
          </w:rPrChange>
        </w:rPr>
      </w:pPr>
      <w:ins w:id="60" w:author="Penny Patterson" w:date="2026-03-17T11:50:00Z" w16du:dateUtc="2026-03-17T15:50:00Z">
        <w:r w:rsidRPr="007B27B8">
          <w:rPr>
            <w:rFonts w:asciiTheme="minorHAnsi" w:hAnsiTheme="minorHAnsi" w:cstheme="minorHAnsi"/>
            <w:b w:val="0"/>
            <w:bCs w:val="0"/>
            <w:i w:val="0"/>
            <w:iCs w:val="0"/>
            <w:sz w:val="22"/>
            <w:szCs w:val="22"/>
            <w:u w:val="single"/>
            <w:rPrChange w:id="61" w:author="Penny Patterson" w:date="2026-03-17T11:51:00Z" w16du:dateUtc="2026-03-17T15:51:00Z">
              <w:rPr/>
            </w:rPrChange>
          </w:rPr>
          <w:t>Pre-Operational and Operational Inspection &amp; Verification of Cleaning</w:t>
        </w:r>
      </w:ins>
    </w:p>
    <w:p w14:paraId="35E28A64" w14:textId="77777777" w:rsidR="007B27B8" w:rsidRPr="007B27B8" w:rsidRDefault="007B27B8" w:rsidP="007B27B8">
      <w:pPr>
        <w:pStyle w:val="NormalWeb"/>
        <w:rPr>
          <w:ins w:id="62" w:author="Penny Patterson" w:date="2026-03-17T11:50:00Z" w16du:dateUtc="2026-03-17T15:50:00Z"/>
          <w:rFonts w:asciiTheme="minorHAnsi" w:hAnsiTheme="minorHAnsi" w:cstheme="minorHAnsi"/>
          <w:sz w:val="22"/>
          <w:szCs w:val="22"/>
          <w:rPrChange w:id="63" w:author="Penny Patterson" w:date="2026-03-17T11:50:00Z" w16du:dateUtc="2026-03-17T15:50:00Z">
            <w:rPr>
              <w:ins w:id="64" w:author="Penny Patterson" w:date="2026-03-17T11:50:00Z" w16du:dateUtc="2026-03-17T15:50:00Z"/>
            </w:rPr>
          </w:rPrChange>
        </w:rPr>
      </w:pPr>
      <w:ins w:id="65" w:author="Penny Patterson" w:date="2026-03-17T11:50:00Z" w16du:dateUtc="2026-03-17T15:50:00Z">
        <w:r w:rsidRPr="007B27B8">
          <w:rPr>
            <w:rFonts w:asciiTheme="minorHAnsi" w:hAnsiTheme="minorHAnsi" w:cstheme="minorHAnsi"/>
            <w:sz w:val="22"/>
            <w:szCs w:val="22"/>
            <w:rPrChange w:id="66" w:author="Penny Patterson" w:date="2026-03-17T11:50:00Z" w16du:dateUtc="2026-03-17T15:50:00Z">
              <w:rPr/>
            </w:rPrChange>
          </w:rPr>
          <w:t>Pre-operational and operational inspections are conducted to verify the effectiveness of cleaning and sanitation and to ensure the facility is maintained in a sanitary condition during production.</w:t>
        </w:r>
      </w:ins>
    </w:p>
    <w:p w14:paraId="4EE3F65E" w14:textId="77777777" w:rsidR="007B27B8" w:rsidRPr="007B27B8" w:rsidRDefault="007B27B8" w:rsidP="007B27B8">
      <w:pPr>
        <w:pStyle w:val="Heading3"/>
        <w:rPr>
          <w:ins w:id="67" w:author="Penny Patterson" w:date="2026-03-17T11:50:00Z" w16du:dateUtc="2026-03-17T15:50:00Z"/>
          <w:rFonts w:asciiTheme="minorHAnsi" w:hAnsiTheme="minorHAnsi" w:cstheme="minorHAnsi"/>
          <w:b w:val="0"/>
          <w:bCs w:val="0"/>
          <w:sz w:val="22"/>
          <w:szCs w:val="22"/>
          <w:u w:val="single"/>
          <w:rPrChange w:id="68" w:author="Penny Patterson" w:date="2026-03-17T11:51:00Z" w16du:dateUtc="2026-03-17T15:51:00Z">
            <w:rPr>
              <w:ins w:id="69" w:author="Penny Patterson" w:date="2026-03-17T11:50:00Z" w16du:dateUtc="2026-03-17T15:50:00Z"/>
            </w:rPr>
          </w:rPrChange>
        </w:rPr>
      </w:pPr>
      <w:ins w:id="70" w:author="Penny Patterson" w:date="2026-03-17T11:50:00Z" w16du:dateUtc="2026-03-17T15:50:00Z">
        <w:r w:rsidRPr="007B27B8">
          <w:rPr>
            <w:rFonts w:asciiTheme="minorHAnsi" w:hAnsiTheme="minorHAnsi" w:cstheme="minorHAnsi"/>
            <w:b w:val="0"/>
            <w:bCs w:val="0"/>
            <w:sz w:val="22"/>
            <w:szCs w:val="22"/>
            <w:u w:val="single"/>
            <w:rPrChange w:id="71" w:author="Penny Patterson" w:date="2026-03-17T11:51:00Z" w16du:dateUtc="2026-03-17T15:51:00Z">
              <w:rPr/>
            </w:rPrChange>
          </w:rPr>
          <w:t>Pre-Operational Inspection</w:t>
        </w:r>
      </w:ins>
    </w:p>
    <w:p w14:paraId="1A6F5E66" w14:textId="77777777" w:rsidR="007B27B8" w:rsidRPr="007B27B8" w:rsidRDefault="007B27B8" w:rsidP="007B27B8">
      <w:pPr>
        <w:pStyle w:val="NormalWeb"/>
        <w:rPr>
          <w:ins w:id="72" w:author="Penny Patterson" w:date="2026-03-17T11:50:00Z" w16du:dateUtc="2026-03-17T15:50:00Z"/>
          <w:rFonts w:asciiTheme="minorHAnsi" w:hAnsiTheme="minorHAnsi" w:cstheme="minorHAnsi"/>
          <w:sz w:val="22"/>
          <w:szCs w:val="22"/>
          <w:rPrChange w:id="73" w:author="Penny Patterson" w:date="2026-03-17T11:50:00Z" w16du:dateUtc="2026-03-17T15:50:00Z">
            <w:rPr>
              <w:ins w:id="74" w:author="Penny Patterson" w:date="2026-03-17T11:50:00Z" w16du:dateUtc="2026-03-17T15:50:00Z"/>
            </w:rPr>
          </w:rPrChange>
        </w:rPr>
      </w:pPr>
      <w:ins w:id="75" w:author="Penny Patterson" w:date="2026-03-17T11:50:00Z" w16du:dateUtc="2026-03-17T15:50:00Z">
        <w:r w:rsidRPr="007B27B8">
          <w:rPr>
            <w:rFonts w:asciiTheme="minorHAnsi" w:hAnsiTheme="minorHAnsi" w:cstheme="minorHAnsi"/>
            <w:sz w:val="22"/>
            <w:szCs w:val="22"/>
            <w:rPrChange w:id="76" w:author="Penny Patterson" w:date="2026-03-17T11:50:00Z" w16du:dateUtc="2026-03-17T15:50:00Z">
              <w:rPr/>
            </w:rPrChange>
          </w:rPr>
          <w:t>Pre-operational inspections are conducted by qualified personnel prior to the start of production. Inspections verify that equipment, utensils, and processing areas are clean, dry, and free from product residue, debris, and chemical contamination.</w:t>
        </w:r>
      </w:ins>
    </w:p>
    <w:p w14:paraId="3D853843" w14:textId="77777777" w:rsidR="007B27B8" w:rsidRPr="007B27B8" w:rsidRDefault="007B27B8" w:rsidP="007B27B8">
      <w:pPr>
        <w:pStyle w:val="NormalWeb"/>
        <w:rPr>
          <w:ins w:id="77" w:author="Penny Patterson" w:date="2026-03-17T11:50:00Z" w16du:dateUtc="2026-03-17T15:50:00Z"/>
          <w:rFonts w:asciiTheme="minorHAnsi" w:hAnsiTheme="minorHAnsi" w:cstheme="minorHAnsi"/>
          <w:sz w:val="22"/>
          <w:szCs w:val="22"/>
          <w:rPrChange w:id="78" w:author="Penny Patterson" w:date="2026-03-17T11:50:00Z" w16du:dateUtc="2026-03-17T15:50:00Z">
            <w:rPr>
              <w:ins w:id="79" w:author="Penny Patterson" w:date="2026-03-17T11:50:00Z" w16du:dateUtc="2026-03-17T15:50:00Z"/>
            </w:rPr>
          </w:rPrChange>
        </w:rPr>
      </w:pPr>
      <w:ins w:id="80" w:author="Penny Patterson" w:date="2026-03-17T11:50:00Z" w16du:dateUtc="2026-03-17T15:50:00Z">
        <w:r w:rsidRPr="007B27B8">
          <w:rPr>
            <w:rFonts w:asciiTheme="minorHAnsi" w:hAnsiTheme="minorHAnsi" w:cstheme="minorHAnsi"/>
            <w:sz w:val="22"/>
            <w:szCs w:val="22"/>
            <w:rPrChange w:id="81" w:author="Penny Patterson" w:date="2026-03-17T11:50:00Z" w16du:dateUtc="2026-03-17T15:50:00Z">
              <w:rPr/>
            </w:rPrChange>
          </w:rPr>
          <w:t>Verification methods may include:</w:t>
        </w:r>
      </w:ins>
    </w:p>
    <w:p w14:paraId="3ACC2793" w14:textId="77777777" w:rsidR="007B27B8" w:rsidRPr="007B27B8" w:rsidRDefault="007B27B8" w:rsidP="007B27B8">
      <w:pPr>
        <w:numPr>
          <w:ilvl w:val="0"/>
          <w:numId w:val="25"/>
        </w:numPr>
        <w:spacing w:before="100" w:beforeAutospacing="1" w:after="100" w:afterAutospacing="1"/>
        <w:rPr>
          <w:ins w:id="82" w:author="Penny Patterson" w:date="2026-03-17T11:50:00Z" w16du:dateUtc="2026-03-17T15:50:00Z"/>
          <w:rFonts w:asciiTheme="minorHAnsi" w:hAnsiTheme="minorHAnsi" w:cstheme="minorHAnsi"/>
          <w:sz w:val="22"/>
          <w:szCs w:val="22"/>
          <w:rPrChange w:id="83" w:author="Penny Patterson" w:date="2026-03-17T11:50:00Z" w16du:dateUtc="2026-03-17T15:50:00Z">
            <w:rPr>
              <w:ins w:id="84" w:author="Penny Patterson" w:date="2026-03-17T11:50:00Z" w16du:dateUtc="2026-03-17T15:50:00Z"/>
            </w:rPr>
          </w:rPrChange>
        </w:rPr>
      </w:pPr>
      <w:ins w:id="85" w:author="Penny Patterson" w:date="2026-03-17T11:50:00Z" w16du:dateUtc="2026-03-17T15:50:00Z">
        <w:r w:rsidRPr="007B27B8">
          <w:rPr>
            <w:rFonts w:asciiTheme="minorHAnsi" w:hAnsiTheme="minorHAnsi" w:cstheme="minorHAnsi"/>
            <w:sz w:val="22"/>
            <w:szCs w:val="22"/>
            <w:rPrChange w:id="86" w:author="Penny Patterson" w:date="2026-03-17T11:50:00Z" w16du:dateUtc="2026-03-17T15:50:00Z">
              <w:rPr/>
            </w:rPrChange>
          </w:rPr>
          <w:t>Visual inspection</w:t>
        </w:r>
      </w:ins>
    </w:p>
    <w:p w14:paraId="451705F3" w14:textId="77777777" w:rsidR="007B27B8" w:rsidRPr="007B27B8" w:rsidRDefault="007B27B8" w:rsidP="007B27B8">
      <w:pPr>
        <w:numPr>
          <w:ilvl w:val="0"/>
          <w:numId w:val="25"/>
        </w:numPr>
        <w:spacing w:before="100" w:beforeAutospacing="1" w:after="100" w:afterAutospacing="1"/>
        <w:rPr>
          <w:ins w:id="87" w:author="Penny Patterson" w:date="2026-03-17T11:50:00Z" w16du:dateUtc="2026-03-17T15:50:00Z"/>
          <w:rFonts w:asciiTheme="minorHAnsi" w:hAnsiTheme="minorHAnsi" w:cstheme="minorHAnsi"/>
          <w:sz w:val="22"/>
          <w:szCs w:val="22"/>
          <w:rPrChange w:id="88" w:author="Penny Patterson" w:date="2026-03-17T11:50:00Z" w16du:dateUtc="2026-03-17T15:50:00Z">
            <w:rPr>
              <w:ins w:id="89" w:author="Penny Patterson" w:date="2026-03-17T11:50:00Z" w16du:dateUtc="2026-03-17T15:50:00Z"/>
            </w:rPr>
          </w:rPrChange>
        </w:rPr>
      </w:pPr>
      <w:ins w:id="90" w:author="Penny Patterson" w:date="2026-03-17T11:50:00Z" w16du:dateUtc="2026-03-17T15:50:00Z">
        <w:r w:rsidRPr="007B27B8">
          <w:rPr>
            <w:rFonts w:asciiTheme="minorHAnsi" w:hAnsiTheme="minorHAnsi" w:cstheme="minorHAnsi"/>
            <w:sz w:val="22"/>
            <w:szCs w:val="22"/>
            <w:rPrChange w:id="91" w:author="Penny Patterson" w:date="2026-03-17T11:50:00Z" w16du:dateUtc="2026-03-17T15:50:00Z">
              <w:rPr/>
            </w:rPrChange>
          </w:rPr>
          <w:t>Allergen swab testing (as defined in the Allergen Management Program)</w:t>
        </w:r>
      </w:ins>
    </w:p>
    <w:p w14:paraId="1F4C0310" w14:textId="77777777" w:rsidR="007B27B8" w:rsidRPr="007B27B8" w:rsidRDefault="007B27B8" w:rsidP="007B27B8">
      <w:pPr>
        <w:numPr>
          <w:ilvl w:val="0"/>
          <w:numId w:val="25"/>
        </w:numPr>
        <w:spacing w:before="100" w:beforeAutospacing="1" w:after="100" w:afterAutospacing="1"/>
        <w:rPr>
          <w:ins w:id="92" w:author="Penny Patterson" w:date="2026-03-17T11:50:00Z" w16du:dateUtc="2026-03-17T15:50:00Z"/>
          <w:rFonts w:asciiTheme="minorHAnsi" w:hAnsiTheme="minorHAnsi" w:cstheme="minorHAnsi"/>
          <w:sz w:val="22"/>
          <w:szCs w:val="22"/>
          <w:rPrChange w:id="93" w:author="Penny Patterson" w:date="2026-03-17T11:50:00Z" w16du:dateUtc="2026-03-17T15:50:00Z">
            <w:rPr>
              <w:ins w:id="94" w:author="Penny Patterson" w:date="2026-03-17T11:50:00Z" w16du:dateUtc="2026-03-17T15:50:00Z"/>
            </w:rPr>
          </w:rPrChange>
        </w:rPr>
      </w:pPr>
      <w:ins w:id="95" w:author="Penny Patterson" w:date="2026-03-17T11:50:00Z" w16du:dateUtc="2026-03-17T15:50:00Z">
        <w:r w:rsidRPr="007B27B8">
          <w:rPr>
            <w:rFonts w:asciiTheme="minorHAnsi" w:hAnsiTheme="minorHAnsi" w:cstheme="minorHAnsi"/>
            <w:sz w:val="22"/>
            <w:szCs w:val="22"/>
            <w:rPrChange w:id="96" w:author="Penny Patterson" w:date="2026-03-17T11:50:00Z" w16du:dateUtc="2026-03-17T15:50:00Z">
              <w:rPr/>
            </w:rPrChange>
          </w:rPr>
          <w:t>Environmental monitoring (as defined in the Environmental Monitoring Program)</w:t>
        </w:r>
      </w:ins>
    </w:p>
    <w:p w14:paraId="1B4097C8" w14:textId="73516E3B" w:rsidR="007B27B8" w:rsidRPr="007B27B8" w:rsidRDefault="007B27B8">
      <w:pPr>
        <w:pStyle w:val="NormalWeb"/>
        <w:rPr>
          <w:ins w:id="97" w:author="Penny Patterson" w:date="2026-03-17T11:50:00Z" w16du:dateUtc="2026-03-17T15:50:00Z"/>
          <w:rFonts w:asciiTheme="minorHAnsi" w:hAnsiTheme="minorHAnsi" w:cstheme="minorHAnsi"/>
          <w:sz w:val="22"/>
          <w:szCs w:val="22"/>
          <w:rPrChange w:id="98" w:author="Penny Patterson" w:date="2026-03-17T11:50:00Z" w16du:dateUtc="2026-03-17T15:50:00Z">
            <w:rPr>
              <w:ins w:id="99" w:author="Penny Patterson" w:date="2026-03-17T11:50:00Z" w16du:dateUtc="2026-03-17T15:50:00Z"/>
            </w:rPr>
          </w:rPrChange>
        </w:rPr>
        <w:pPrChange w:id="100" w:author="Penny Patterson" w:date="2026-03-17T11:51:00Z" w16du:dateUtc="2026-03-17T15:51:00Z">
          <w:pPr/>
        </w:pPrChange>
      </w:pPr>
      <w:ins w:id="101" w:author="Penny Patterson" w:date="2026-03-17T11:50:00Z" w16du:dateUtc="2026-03-17T15:50:00Z">
        <w:r w:rsidRPr="007B27B8">
          <w:rPr>
            <w:rFonts w:asciiTheme="minorHAnsi" w:hAnsiTheme="minorHAnsi" w:cstheme="minorHAnsi"/>
            <w:sz w:val="22"/>
            <w:szCs w:val="22"/>
            <w:rPrChange w:id="102" w:author="Penny Patterson" w:date="2026-03-17T11:50:00Z" w16du:dateUtc="2026-03-17T15:50:00Z">
              <w:rPr/>
            </w:rPrChange>
          </w:rPr>
          <w:lastRenderedPageBreak/>
          <w:t>If cleaning is found to be ineffective, the affected area or equipment is re-cleaned and re-inspected prior to use.</w:t>
        </w:r>
      </w:ins>
    </w:p>
    <w:p w14:paraId="180B9452" w14:textId="77777777" w:rsidR="007B27B8" w:rsidRPr="007B27B8" w:rsidRDefault="007B27B8" w:rsidP="007B27B8">
      <w:pPr>
        <w:pStyle w:val="Heading3"/>
        <w:rPr>
          <w:ins w:id="103" w:author="Penny Patterson" w:date="2026-03-17T11:50:00Z" w16du:dateUtc="2026-03-17T15:50:00Z"/>
          <w:rFonts w:asciiTheme="minorHAnsi" w:hAnsiTheme="minorHAnsi" w:cstheme="minorHAnsi"/>
          <w:b w:val="0"/>
          <w:bCs w:val="0"/>
          <w:sz w:val="22"/>
          <w:szCs w:val="22"/>
          <w:u w:val="single"/>
          <w:rPrChange w:id="104" w:author="Penny Patterson" w:date="2026-03-17T11:51:00Z" w16du:dateUtc="2026-03-17T15:51:00Z">
            <w:rPr>
              <w:ins w:id="105" w:author="Penny Patterson" w:date="2026-03-17T11:50:00Z" w16du:dateUtc="2026-03-17T15:50:00Z"/>
            </w:rPr>
          </w:rPrChange>
        </w:rPr>
      </w:pPr>
      <w:ins w:id="106" w:author="Penny Patterson" w:date="2026-03-17T11:50:00Z" w16du:dateUtc="2026-03-17T15:50:00Z">
        <w:r w:rsidRPr="007B27B8">
          <w:rPr>
            <w:rFonts w:asciiTheme="minorHAnsi" w:hAnsiTheme="minorHAnsi" w:cstheme="minorHAnsi"/>
            <w:b w:val="0"/>
            <w:bCs w:val="0"/>
            <w:sz w:val="22"/>
            <w:szCs w:val="22"/>
            <w:u w:val="single"/>
            <w:rPrChange w:id="107" w:author="Penny Patterson" w:date="2026-03-17T11:51:00Z" w16du:dateUtc="2026-03-17T15:51:00Z">
              <w:rPr/>
            </w:rPrChange>
          </w:rPr>
          <w:t>Operational Inspection</w:t>
        </w:r>
      </w:ins>
    </w:p>
    <w:p w14:paraId="0F45DE44" w14:textId="77777777" w:rsidR="007B27B8" w:rsidRPr="007B27B8" w:rsidRDefault="007B27B8" w:rsidP="007B27B8">
      <w:pPr>
        <w:pStyle w:val="NormalWeb"/>
        <w:rPr>
          <w:ins w:id="108" w:author="Penny Patterson" w:date="2026-03-17T11:50:00Z" w16du:dateUtc="2026-03-17T15:50:00Z"/>
          <w:rFonts w:asciiTheme="minorHAnsi" w:hAnsiTheme="minorHAnsi" w:cstheme="minorHAnsi"/>
          <w:sz w:val="22"/>
          <w:szCs w:val="22"/>
          <w:rPrChange w:id="109" w:author="Penny Patterson" w:date="2026-03-17T11:50:00Z" w16du:dateUtc="2026-03-17T15:50:00Z">
            <w:rPr>
              <w:ins w:id="110" w:author="Penny Patterson" w:date="2026-03-17T11:50:00Z" w16du:dateUtc="2026-03-17T15:50:00Z"/>
            </w:rPr>
          </w:rPrChange>
        </w:rPr>
      </w:pPr>
      <w:ins w:id="111" w:author="Penny Patterson" w:date="2026-03-17T11:50:00Z" w16du:dateUtc="2026-03-17T15:50:00Z">
        <w:r w:rsidRPr="007B27B8">
          <w:rPr>
            <w:rFonts w:asciiTheme="minorHAnsi" w:hAnsiTheme="minorHAnsi" w:cstheme="minorHAnsi"/>
            <w:sz w:val="22"/>
            <w:szCs w:val="22"/>
            <w:rPrChange w:id="112" w:author="Penny Patterson" w:date="2026-03-17T11:50:00Z" w16du:dateUtc="2026-03-17T15:50:00Z">
              <w:rPr/>
            </w:rPrChange>
          </w:rPr>
          <w:t>At least one documented operational inspection is conducted daily during production by the Area Lead or designated personnel.</w:t>
        </w:r>
      </w:ins>
    </w:p>
    <w:p w14:paraId="066C8D54" w14:textId="77777777" w:rsidR="007B27B8" w:rsidRPr="007B27B8" w:rsidRDefault="007B27B8" w:rsidP="007B27B8">
      <w:pPr>
        <w:pStyle w:val="NormalWeb"/>
        <w:rPr>
          <w:ins w:id="113" w:author="Penny Patterson" w:date="2026-03-17T11:50:00Z" w16du:dateUtc="2026-03-17T15:50:00Z"/>
          <w:rFonts w:asciiTheme="minorHAnsi" w:hAnsiTheme="minorHAnsi" w:cstheme="minorHAnsi"/>
          <w:sz w:val="22"/>
          <w:szCs w:val="22"/>
          <w:rPrChange w:id="114" w:author="Penny Patterson" w:date="2026-03-17T11:50:00Z" w16du:dateUtc="2026-03-17T15:50:00Z">
            <w:rPr>
              <w:ins w:id="115" w:author="Penny Patterson" w:date="2026-03-17T11:50:00Z" w16du:dateUtc="2026-03-17T15:50:00Z"/>
            </w:rPr>
          </w:rPrChange>
        </w:rPr>
      </w:pPr>
      <w:ins w:id="116" w:author="Penny Patterson" w:date="2026-03-17T11:50:00Z" w16du:dateUtc="2026-03-17T15:50:00Z">
        <w:r w:rsidRPr="007B27B8">
          <w:rPr>
            <w:rFonts w:asciiTheme="minorHAnsi" w:hAnsiTheme="minorHAnsi" w:cstheme="minorHAnsi"/>
            <w:sz w:val="22"/>
            <w:szCs w:val="22"/>
            <w:rPrChange w:id="117" w:author="Penny Patterson" w:date="2026-03-17T11:50:00Z" w16du:dateUtc="2026-03-17T15:50:00Z">
              <w:rPr/>
            </w:rPrChange>
          </w:rPr>
          <w:t>The inspection includes visual observations of:</w:t>
        </w:r>
      </w:ins>
    </w:p>
    <w:p w14:paraId="0D7692F4" w14:textId="77777777" w:rsidR="007B27B8" w:rsidRPr="007B27B8" w:rsidRDefault="007B27B8" w:rsidP="007B27B8">
      <w:pPr>
        <w:numPr>
          <w:ilvl w:val="0"/>
          <w:numId w:val="26"/>
        </w:numPr>
        <w:spacing w:before="100" w:beforeAutospacing="1" w:after="100" w:afterAutospacing="1"/>
        <w:rPr>
          <w:ins w:id="118" w:author="Penny Patterson" w:date="2026-03-17T11:50:00Z" w16du:dateUtc="2026-03-17T15:50:00Z"/>
          <w:rFonts w:asciiTheme="minorHAnsi" w:hAnsiTheme="minorHAnsi" w:cstheme="minorHAnsi"/>
          <w:sz w:val="22"/>
          <w:szCs w:val="22"/>
          <w:rPrChange w:id="119" w:author="Penny Patterson" w:date="2026-03-17T11:50:00Z" w16du:dateUtc="2026-03-17T15:50:00Z">
            <w:rPr>
              <w:ins w:id="120" w:author="Penny Patterson" w:date="2026-03-17T11:50:00Z" w16du:dateUtc="2026-03-17T15:50:00Z"/>
            </w:rPr>
          </w:rPrChange>
        </w:rPr>
      </w:pPr>
      <w:ins w:id="121" w:author="Penny Patterson" w:date="2026-03-17T11:50:00Z" w16du:dateUtc="2026-03-17T15:50:00Z">
        <w:r w:rsidRPr="007B27B8">
          <w:rPr>
            <w:rFonts w:asciiTheme="minorHAnsi" w:hAnsiTheme="minorHAnsi" w:cstheme="minorHAnsi"/>
            <w:sz w:val="22"/>
            <w:szCs w:val="22"/>
            <w:rPrChange w:id="122" w:author="Penny Patterson" w:date="2026-03-17T11:50:00Z" w16du:dateUtc="2026-03-17T15:50:00Z">
              <w:rPr/>
            </w:rPrChange>
          </w:rPr>
          <w:t>General plant environment and sanitation conditions</w:t>
        </w:r>
      </w:ins>
    </w:p>
    <w:p w14:paraId="18F06067" w14:textId="77777777" w:rsidR="007B27B8" w:rsidRPr="007B27B8" w:rsidRDefault="007B27B8" w:rsidP="007B27B8">
      <w:pPr>
        <w:numPr>
          <w:ilvl w:val="0"/>
          <w:numId w:val="26"/>
        </w:numPr>
        <w:spacing w:before="100" w:beforeAutospacing="1" w:after="100" w:afterAutospacing="1"/>
        <w:rPr>
          <w:ins w:id="123" w:author="Penny Patterson" w:date="2026-03-17T11:50:00Z" w16du:dateUtc="2026-03-17T15:50:00Z"/>
          <w:rFonts w:asciiTheme="minorHAnsi" w:hAnsiTheme="minorHAnsi" w:cstheme="minorHAnsi"/>
          <w:sz w:val="22"/>
          <w:szCs w:val="22"/>
          <w:rPrChange w:id="124" w:author="Penny Patterson" w:date="2026-03-17T11:50:00Z" w16du:dateUtc="2026-03-17T15:50:00Z">
            <w:rPr>
              <w:ins w:id="125" w:author="Penny Patterson" w:date="2026-03-17T11:50:00Z" w16du:dateUtc="2026-03-17T15:50:00Z"/>
            </w:rPr>
          </w:rPrChange>
        </w:rPr>
      </w:pPr>
      <w:ins w:id="126" w:author="Penny Patterson" w:date="2026-03-17T11:50:00Z" w16du:dateUtc="2026-03-17T15:50:00Z">
        <w:r w:rsidRPr="007B27B8">
          <w:rPr>
            <w:rFonts w:asciiTheme="minorHAnsi" w:hAnsiTheme="minorHAnsi" w:cstheme="minorHAnsi"/>
            <w:sz w:val="22"/>
            <w:szCs w:val="22"/>
            <w:rPrChange w:id="127" w:author="Penny Patterson" w:date="2026-03-17T11:50:00Z" w16du:dateUtc="2026-03-17T15:50:00Z">
              <w:rPr/>
            </w:rPrChange>
          </w:rPr>
          <w:t>Processing equipment and food contact surfaces</w:t>
        </w:r>
      </w:ins>
    </w:p>
    <w:p w14:paraId="58AF0703" w14:textId="77777777" w:rsidR="007B27B8" w:rsidRPr="007B27B8" w:rsidRDefault="007B27B8" w:rsidP="007B27B8">
      <w:pPr>
        <w:numPr>
          <w:ilvl w:val="0"/>
          <w:numId w:val="26"/>
        </w:numPr>
        <w:spacing w:before="100" w:beforeAutospacing="1" w:after="100" w:afterAutospacing="1"/>
        <w:rPr>
          <w:ins w:id="128" w:author="Penny Patterson" w:date="2026-03-17T11:50:00Z" w16du:dateUtc="2026-03-17T15:50:00Z"/>
          <w:rFonts w:asciiTheme="minorHAnsi" w:hAnsiTheme="minorHAnsi" w:cstheme="minorHAnsi"/>
          <w:sz w:val="22"/>
          <w:szCs w:val="22"/>
          <w:rPrChange w:id="129" w:author="Penny Patterson" w:date="2026-03-17T11:50:00Z" w16du:dateUtc="2026-03-17T15:50:00Z">
            <w:rPr>
              <w:ins w:id="130" w:author="Penny Patterson" w:date="2026-03-17T11:50:00Z" w16du:dateUtc="2026-03-17T15:50:00Z"/>
            </w:rPr>
          </w:rPrChange>
        </w:rPr>
      </w:pPr>
      <w:ins w:id="131" w:author="Penny Patterson" w:date="2026-03-17T11:50:00Z" w16du:dateUtc="2026-03-17T15:50:00Z">
        <w:r w:rsidRPr="007B27B8">
          <w:rPr>
            <w:rFonts w:asciiTheme="minorHAnsi" w:hAnsiTheme="minorHAnsi" w:cstheme="minorHAnsi"/>
            <w:sz w:val="22"/>
            <w:szCs w:val="22"/>
            <w:rPrChange w:id="132" w:author="Penny Patterson" w:date="2026-03-17T11:50:00Z" w16du:dateUtc="2026-03-17T15:50:00Z">
              <w:rPr/>
            </w:rPrChange>
          </w:rPr>
          <w:t>Raw materials and packaging in storage</w:t>
        </w:r>
      </w:ins>
    </w:p>
    <w:p w14:paraId="4DACF5C0" w14:textId="77777777" w:rsidR="007B27B8" w:rsidRPr="007B27B8" w:rsidRDefault="007B27B8" w:rsidP="007B27B8">
      <w:pPr>
        <w:numPr>
          <w:ilvl w:val="0"/>
          <w:numId w:val="26"/>
        </w:numPr>
        <w:spacing w:before="100" w:beforeAutospacing="1" w:after="100" w:afterAutospacing="1"/>
        <w:rPr>
          <w:ins w:id="133" w:author="Penny Patterson" w:date="2026-03-17T11:50:00Z" w16du:dateUtc="2026-03-17T15:50:00Z"/>
          <w:rFonts w:asciiTheme="minorHAnsi" w:hAnsiTheme="minorHAnsi" w:cstheme="minorHAnsi"/>
          <w:sz w:val="22"/>
          <w:szCs w:val="22"/>
          <w:rPrChange w:id="134" w:author="Penny Patterson" w:date="2026-03-17T11:50:00Z" w16du:dateUtc="2026-03-17T15:50:00Z">
            <w:rPr>
              <w:ins w:id="135" w:author="Penny Patterson" w:date="2026-03-17T11:50:00Z" w16du:dateUtc="2026-03-17T15:50:00Z"/>
            </w:rPr>
          </w:rPrChange>
        </w:rPr>
      </w:pPr>
      <w:ins w:id="136" w:author="Penny Patterson" w:date="2026-03-17T11:50:00Z" w16du:dateUtc="2026-03-17T15:50:00Z">
        <w:r w:rsidRPr="007B27B8">
          <w:rPr>
            <w:rFonts w:asciiTheme="minorHAnsi" w:hAnsiTheme="minorHAnsi" w:cstheme="minorHAnsi"/>
            <w:sz w:val="22"/>
            <w:szCs w:val="22"/>
            <w:rPrChange w:id="137" w:author="Penny Patterson" w:date="2026-03-17T11:50:00Z" w16du:dateUtc="2026-03-17T15:50:00Z">
              <w:rPr/>
            </w:rPrChange>
          </w:rPr>
          <w:t>Production practices and employee hygiene</w:t>
        </w:r>
      </w:ins>
    </w:p>
    <w:p w14:paraId="1FFF6D3A" w14:textId="55885330" w:rsidR="007B27B8" w:rsidRPr="007B27B8" w:rsidRDefault="007B27B8">
      <w:pPr>
        <w:numPr>
          <w:ilvl w:val="0"/>
          <w:numId w:val="26"/>
        </w:numPr>
        <w:spacing w:before="100" w:beforeAutospacing="1" w:after="100" w:afterAutospacing="1"/>
        <w:rPr>
          <w:ins w:id="138" w:author="Penny Patterson" w:date="2026-03-17T11:50:00Z" w16du:dateUtc="2026-03-17T15:50:00Z"/>
          <w:rFonts w:asciiTheme="minorHAnsi" w:hAnsiTheme="minorHAnsi" w:cstheme="minorHAnsi"/>
          <w:sz w:val="22"/>
          <w:szCs w:val="22"/>
          <w:rPrChange w:id="139" w:author="Penny Patterson" w:date="2026-03-17T11:51:00Z" w16du:dateUtc="2026-03-17T15:51:00Z">
            <w:rPr>
              <w:ins w:id="140" w:author="Penny Patterson" w:date="2026-03-17T11:50:00Z" w16du:dateUtc="2026-03-17T15:50:00Z"/>
            </w:rPr>
          </w:rPrChange>
        </w:rPr>
        <w:pPrChange w:id="141" w:author="Penny Patterson" w:date="2026-03-17T11:51:00Z" w16du:dateUtc="2026-03-17T15:51:00Z">
          <w:pPr/>
        </w:pPrChange>
      </w:pPr>
      <w:ins w:id="142" w:author="Penny Patterson" w:date="2026-03-17T11:50:00Z" w16du:dateUtc="2026-03-17T15:50:00Z">
        <w:r w:rsidRPr="007B27B8">
          <w:rPr>
            <w:rFonts w:asciiTheme="minorHAnsi" w:hAnsiTheme="minorHAnsi" w:cstheme="minorHAnsi"/>
            <w:sz w:val="22"/>
            <w:szCs w:val="22"/>
            <w:rPrChange w:id="143" w:author="Penny Patterson" w:date="2026-03-17T11:50:00Z" w16du:dateUtc="2026-03-17T15:50:00Z">
              <w:rPr/>
            </w:rPrChange>
          </w:rPr>
          <w:t>Product at various stages of production</w:t>
        </w:r>
      </w:ins>
    </w:p>
    <w:p w14:paraId="250E1407" w14:textId="77777777" w:rsidR="007B27B8" w:rsidRPr="007B27B8" w:rsidRDefault="007B27B8" w:rsidP="007B27B8">
      <w:pPr>
        <w:pStyle w:val="Heading3"/>
        <w:rPr>
          <w:ins w:id="144" w:author="Penny Patterson" w:date="2026-03-17T11:50:00Z" w16du:dateUtc="2026-03-17T15:50:00Z"/>
          <w:rFonts w:asciiTheme="minorHAnsi" w:hAnsiTheme="minorHAnsi" w:cstheme="minorHAnsi"/>
          <w:b w:val="0"/>
          <w:bCs w:val="0"/>
          <w:sz w:val="22"/>
          <w:szCs w:val="22"/>
          <w:u w:val="single"/>
          <w:rPrChange w:id="145" w:author="Penny Patterson" w:date="2026-03-17T11:51:00Z" w16du:dateUtc="2026-03-17T15:51:00Z">
            <w:rPr>
              <w:ins w:id="146" w:author="Penny Patterson" w:date="2026-03-17T11:50:00Z" w16du:dateUtc="2026-03-17T15:50:00Z"/>
            </w:rPr>
          </w:rPrChange>
        </w:rPr>
      </w:pPr>
      <w:ins w:id="147" w:author="Penny Patterson" w:date="2026-03-17T11:50:00Z" w16du:dateUtc="2026-03-17T15:50:00Z">
        <w:r w:rsidRPr="007B27B8">
          <w:rPr>
            <w:rFonts w:asciiTheme="minorHAnsi" w:hAnsiTheme="minorHAnsi" w:cstheme="minorHAnsi"/>
            <w:b w:val="0"/>
            <w:bCs w:val="0"/>
            <w:sz w:val="22"/>
            <w:szCs w:val="22"/>
            <w:u w:val="single"/>
            <w:rPrChange w:id="148" w:author="Penny Patterson" w:date="2026-03-17T11:51:00Z" w16du:dateUtc="2026-03-17T15:51:00Z">
              <w:rPr/>
            </w:rPrChange>
          </w:rPr>
          <w:t>Documentation and Corrective Actions</w:t>
        </w:r>
      </w:ins>
    </w:p>
    <w:p w14:paraId="28230EBC" w14:textId="77777777" w:rsidR="007B27B8" w:rsidRPr="007B27B8" w:rsidRDefault="007B27B8" w:rsidP="007B27B8">
      <w:pPr>
        <w:pStyle w:val="NormalWeb"/>
        <w:rPr>
          <w:ins w:id="149" w:author="Penny Patterson" w:date="2026-03-17T11:50:00Z" w16du:dateUtc="2026-03-17T15:50:00Z"/>
          <w:rFonts w:asciiTheme="minorHAnsi" w:hAnsiTheme="minorHAnsi" w:cstheme="minorHAnsi"/>
          <w:sz w:val="22"/>
          <w:szCs w:val="22"/>
          <w:rPrChange w:id="150" w:author="Penny Patterson" w:date="2026-03-17T11:50:00Z" w16du:dateUtc="2026-03-17T15:50:00Z">
            <w:rPr>
              <w:ins w:id="151" w:author="Penny Patterson" w:date="2026-03-17T11:50:00Z" w16du:dateUtc="2026-03-17T15:50:00Z"/>
            </w:rPr>
          </w:rPrChange>
        </w:rPr>
      </w:pPr>
      <w:ins w:id="152" w:author="Penny Patterson" w:date="2026-03-17T11:50:00Z" w16du:dateUtc="2026-03-17T15:50:00Z">
        <w:r w:rsidRPr="007B27B8">
          <w:rPr>
            <w:rFonts w:asciiTheme="minorHAnsi" w:hAnsiTheme="minorHAnsi" w:cstheme="minorHAnsi"/>
            <w:sz w:val="22"/>
            <w:szCs w:val="22"/>
            <w:rPrChange w:id="153" w:author="Penny Patterson" w:date="2026-03-17T11:50:00Z" w16du:dateUtc="2026-03-17T15:50:00Z">
              <w:rPr/>
            </w:rPrChange>
          </w:rPr>
          <w:t>A Sanitation Checklist is used to document all pre-operational and operational inspections, including any deviations and corrective actions taken.</w:t>
        </w:r>
      </w:ins>
    </w:p>
    <w:p w14:paraId="365A3603" w14:textId="751F0CC1" w:rsidR="001C7C8E" w:rsidDel="007B27B8" w:rsidRDefault="001C7C8E" w:rsidP="001C7C8E">
      <w:pPr>
        <w:tabs>
          <w:tab w:val="left" w:pos="900"/>
        </w:tabs>
        <w:rPr>
          <w:del w:id="154" w:author="Penny Patterson" w:date="2026-03-17T11:50:00Z" w16du:dateUtc="2026-03-17T15:50:00Z"/>
          <w:rFonts w:ascii="Calibri" w:hAnsi="Calibri" w:cs="Arial"/>
          <w:b/>
          <w:bCs/>
          <w:sz w:val="22"/>
          <w:szCs w:val="22"/>
        </w:rPr>
      </w:pPr>
      <w:del w:id="155" w:author="Penny Patterson" w:date="2026-03-17T11:50:00Z" w16du:dateUtc="2026-03-17T15:50:00Z">
        <w:r w:rsidRPr="001C7C8E" w:rsidDel="007B27B8">
          <w:rPr>
            <w:rFonts w:ascii="Calibri" w:hAnsi="Calibri" w:cs="Arial"/>
            <w:b/>
            <w:bCs/>
            <w:sz w:val="22"/>
            <w:szCs w:val="22"/>
          </w:rPr>
          <w:delText xml:space="preserve">Verification of Cleaning and Sanitation </w:delText>
        </w:r>
        <w:commentRangeStart w:id="156"/>
        <w:commentRangeStart w:id="157"/>
        <w:r w:rsidRPr="001C7C8E" w:rsidDel="007B27B8">
          <w:rPr>
            <w:rFonts w:ascii="Calibri" w:hAnsi="Calibri" w:cs="Arial"/>
            <w:b/>
            <w:bCs/>
            <w:sz w:val="22"/>
            <w:szCs w:val="22"/>
          </w:rPr>
          <w:delText>Effectiveness</w:delText>
        </w:r>
        <w:commentRangeEnd w:id="156"/>
        <w:r w:rsidR="004018D4" w:rsidDel="007B27B8">
          <w:rPr>
            <w:rStyle w:val="CommentReference"/>
            <w:rFonts w:ascii="Calibri" w:hAnsi="Calibri" w:cs="Arial"/>
            <w:b/>
            <w:bCs/>
            <w:sz w:val="22"/>
            <w:szCs w:val="22"/>
          </w:rPr>
          <w:commentReference w:id="156"/>
        </w:r>
      </w:del>
      <w:commentRangeEnd w:id="157"/>
      <w:r w:rsidR="007B27B8">
        <w:rPr>
          <w:rStyle w:val="CommentReference"/>
          <w:rFonts w:ascii="Calibri" w:hAnsi="Calibri" w:cs="Arial"/>
          <w:b/>
          <w:bCs/>
          <w:sz w:val="22"/>
          <w:szCs w:val="22"/>
        </w:rPr>
        <w:commentReference w:id="157"/>
      </w:r>
    </w:p>
    <w:p w14:paraId="35ABB03F" w14:textId="4339325D" w:rsidR="001C7C8E" w:rsidRPr="001C7C8E" w:rsidDel="007B27B8" w:rsidRDefault="001C7C8E" w:rsidP="001C7C8E">
      <w:pPr>
        <w:tabs>
          <w:tab w:val="left" w:pos="900"/>
        </w:tabs>
        <w:rPr>
          <w:del w:id="158" w:author="Penny Patterson" w:date="2026-03-17T11:50:00Z" w16du:dateUtc="2026-03-17T15:50:00Z"/>
          <w:rFonts w:ascii="Calibri" w:hAnsi="Calibri" w:cs="Arial"/>
          <w:b/>
          <w:bCs/>
          <w:sz w:val="22"/>
          <w:szCs w:val="22"/>
        </w:rPr>
      </w:pPr>
    </w:p>
    <w:p w14:paraId="596BD462" w14:textId="3B09EF82" w:rsidR="00425EC1" w:rsidDel="007B27B8" w:rsidRDefault="00425EC1" w:rsidP="00425EC1">
      <w:pPr>
        <w:tabs>
          <w:tab w:val="left" w:pos="900"/>
        </w:tabs>
        <w:rPr>
          <w:del w:id="159" w:author="Penny Patterson" w:date="2026-03-17T11:50:00Z" w16du:dateUtc="2026-03-17T15:50:00Z"/>
          <w:rFonts w:ascii="Calibri" w:hAnsi="Calibri" w:cs="Arial"/>
          <w:sz w:val="22"/>
          <w:szCs w:val="22"/>
        </w:rPr>
      </w:pPr>
      <w:del w:id="160" w:author="Penny Patterson" w:date="2026-03-17T11:50:00Z" w16du:dateUtc="2026-03-17T15:50:00Z">
        <w:r w:rsidRPr="00425EC1" w:rsidDel="007B27B8">
          <w:rPr>
            <w:rFonts w:ascii="Calibri" w:hAnsi="Calibri" w:cs="Arial"/>
            <w:sz w:val="22"/>
            <w:szCs w:val="22"/>
          </w:rPr>
          <w:delText>The effectiveness of cleaning and sanitation activities is verified through documented pre-operational and operational inspections conducted by qualified personnel.</w:delText>
        </w:r>
      </w:del>
    </w:p>
    <w:p w14:paraId="285D833F" w14:textId="073621C7" w:rsidR="00425EC1" w:rsidRPr="00425EC1" w:rsidDel="007B27B8" w:rsidRDefault="00425EC1" w:rsidP="00425EC1">
      <w:pPr>
        <w:tabs>
          <w:tab w:val="left" w:pos="900"/>
        </w:tabs>
        <w:rPr>
          <w:del w:id="161" w:author="Penny Patterson" w:date="2026-03-17T11:50:00Z" w16du:dateUtc="2026-03-17T15:50:00Z"/>
          <w:rFonts w:ascii="Calibri" w:hAnsi="Calibri" w:cs="Arial"/>
          <w:sz w:val="22"/>
          <w:szCs w:val="22"/>
        </w:rPr>
      </w:pPr>
    </w:p>
    <w:p w14:paraId="18BFAA71" w14:textId="0582D069" w:rsidR="00425EC1" w:rsidDel="007B27B8" w:rsidRDefault="00425EC1" w:rsidP="00425EC1">
      <w:pPr>
        <w:tabs>
          <w:tab w:val="left" w:pos="900"/>
        </w:tabs>
        <w:rPr>
          <w:del w:id="162" w:author="Penny Patterson" w:date="2026-03-17T11:50:00Z" w16du:dateUtc="2026-03-17T15:50:00Z"/>
          <w:rFonts w:ascii="Calibri" w:hAnsi="Calibri" w:cs="Arial"/>
          <w:sz w:val="22"/>
          <w:szCs w:val="22"/>
        </w:rPr>
      </w:pPr>
      <w:del w:id="163" w:author="Penny Patterson" w:date="2026-03-17T11:50:00Z" w16du:dateUtc="2026-03-17T15:50:00Z">
        <w:r w:rsidRPr="00425EC1" w:rsidDel="007B27B8">
          <w:rPr>
            <w:rFonts w:ascii="Calibri" w:hAnsi="Calibri" w:cs="Arial"/>
            <w:sz w:val="22"/>
            <w:szCs w:val="22"/>
          </w:rPr>
          <w:delText>Verification activities confirm that equipment, utensils, and processing areas are clean, dry, and free from product residue, debris, or chemical contamination prior to use.</w:delText>
        </w:r>
      </w:del>
    </w:p>
    <w:p w14:paraId="341C4AE6" w14:textId="0681FAE7" w:rsidR="00425EC1" w:rsidRPr="00425EC1" w:rsidDel="007B27B8" w:rsidRDefault="00425EC1" w:rsidP="00425EC1">
      <w:pPr>
        <w:tabs>
          <w:tab w:val="left" w:pos="900"/>
        </w:tabs>
        <w:rPr>
          <w:del w:id="164" w:author="Penny Patterson" w:date="2026-03-17T11:50:00Z" w16du:dateUtc="2026-03-17T15:50:00Z"/>
          <w:rFonts w:ascii="Calibri" w:hAnsi="Calibri" w:cs="Arial"/>
          <w:sz w:val="22"/>
          <w:szCs w:val="22"/>
        </w:rPr>
      </w:pPr>
    </w:p>
    <w:p w14:paraId="0BFA67AD" w14:textId="4819F842" w:rsidR="00425EC1" w:rsidDel="007B27B8" w:rsidRDefault="00425EC1" w:rsidP="00425EC1">
      <w:pPr>
        <w:tabs>
          <w:tab w:val="left" w:pos="900"/>
        </w:tabs>
        <w:rPr>
          <w:del w:id="165" w:author="Penny Patterson" w:date="2026-03-17T11:50:00Z" w16du:dateUtc="2026-03-17T15:50:00Z"/>
          <w:rFonts w:ascii="Calibri" w:hAnsi="Calibri" w:cs="Arial"/>
          <w:sz w:val="22"/>
          <w:szCs w:val="22"/>
        </w:rPr>
      </w:pPr>
      <w:del w:id="166" w:author="Penny Patterson" w:date="2026-03-17T11:50:00Z" w16du:dateUtc="2026-03-17T15:50:00Z">
        <w:r w:rsidRPr="00425EC1" w:rsidDel="007B27B8">
          <w:rPr>
            <w:rFonts w:ascii="Calibri" w:hAnsi="Calibri" w:cs="Arial"/>
            <w:sz w:val="22"/>
            <w:szCs w:val="22"/>
          </w:rPr>
          <w:delText xml:space="preserve">Verification methods may include visual inspection, allergen swab testing, </w:delText>
        </w:r>
        <w:r w:rsidR="002B5B16" w:rsidDel="007B27B8">
          <w:rPr>
            <w:rFonts w:ascii="Calibri" w:hAnsi="Calibri" w:cs="Arial"/>
            <w:sz w:val="22"/>
            <w:szCs w:val="22"/>
          </w:rPr>
          <w:delText xml:space="preserve">and </w:delText>
        </w:r>
        <w:r w:rsidRPr="00425EC1" w:rsidDel="007B27B8">
          <w:rPr>
            <w:rFonts w:ascii="Calibri" w:hAnsi="Calibri" w:cs="Arial"/>
            <w:sz w:val="22"/>
            <w:szCs w:val="22"/>
          </w:rPr>
          <w:delText>environmental monitoring or other sanitation verification tools where applicable.</w:delText>
        </w:r>
      </w:del>
    </w:p>
    <w:p w14:paraId="008A0524" w14:textId="2755E81A" w:rsidR="00425EC1" w:rsidRPr="00425EC1" w:rsidDel="007B27B8" w:rsidRDefault="00425EC1" w:rsidP="00425EC1">
      <w:pPr>
        <w:tabs>
          <w:tab w:val="left" w:pos="900"/>
        </w:tabs>
        <w:rPr>
          <w:del w:id="167" w:author="Penny Patterson" w:date="2026-03-17T11:50:00Z" w16du:dateUtc="2026-03-17T15:50:00Z"/>
          <w:rFonts w:ascii="Calibri" w:hAnsi="Calibri" w:cs="Arial"/>
          <w:sz w:val="22"/>
          <w:szCs w:val="22"/>
        </w:rPr>
      </w:pPr>
    </w:p>
    <w:p w14:paraId="20681B49" w14:textId="4E20A84B" w:rsidR="00425EC1" w:rsidDel="007B27B8" w:rsidRDefault="00425EC1" w:rsidP="00425EC1">
      <w:pPr>
        <w:tabs>
          <w:tab w:val="left" w:pos="900"/>
        </w:tabs>
        <w:rPr>
          <w:del w:id="168" w:author="Penny Patterson" w:date="2026-03-17T11:50:00Z" w16du:dateUtc="2026-03-17T15:50:00Z"/>
          <w:rFonts w:ascii="Calibri" w:hAnsi="Calibri" w:cs="Arial"/>
          <w:sz w:val="22"/>
          <w:szCs w:val="22"/>
        </w:rPr>
      </w:pPr>
      <w:del w:id="169" w:author="Penny Patterson" w:date="2026-03-17T11:50:00Z" w16du:dateUtc="2026-03-17T15:50:00Z">
        <w:r w:rsidRPr="00425EC1" w:rsidDel="007B27B8">
          <w:rPr>
            <w:rFonts w:ascii="Calibri" w:hAnsi="Calibri" w:cs="Arial"/>
            <w:sz w:val="22"/>
            <w:szCs w:val="22"/>
          </w:rPr>
          <w:delText>Allergen cleaning effectiveness is verified through allergen swab testing as defined in the Allergen Management Program. Environmental monitoring (EB testing) is conducted in accordance with the Environmental Monitoring Program.</w:delText>
        </w:r>
      </w:del>
    </w:p>
    <w:p w14:paraId="2B84F315" w14:textId="55E52228" w:rsidR="00425EC1" w:rsidRPr="00425EC1" w:rsidDel="007B27B8" w:rsidRDefault="00425EC1" w:rsidP="00425EC1">
      <w:pPr>
        <w:tabs>
          <w:tab w:val="left" w:pos="900"/>
        </w:tabs>
        <w:rPr>
          <w:del w:id="170" w:author="Penny Patterson" w:date="2026-03-17T11:50:00Z" w16du:dateUtc="2026-03-17T15:50:00Z"/>
          <w:rFonts w:ascii="Calibri" w:hAnsi="Calibri" w:cs="Arial"/>
          <w:sz w:val="22"/>
          <w:szCs w:val="22"/>
        </w:rPr>
      </w:pPr>
    </w:p>
    <w:p w14:paraId="54EB8547" w14:textId="375E28AA" w:rsidR="00425EC1" w:rsidRPr="00425EC1" w:rsidDel="007B27B8" w:rsidRDefault="00425EC1" w:rsidP="00425EC1">
      <w:pPr>
        <w:tabs>
          <w:tab w:val="left" w:pos="900"/>
        </w:tabs>
        <w:rPr>
          <w:del w:id="171" w:author="Penny Patterson" w:date="2026-03-17T11:50:00Z" w16du:dateUtc="2026-03-17T15:50:00Z"/>
          <w:rFonts w:ascii="Calibri" w:hAnsi="Calibri" w:cs="Arial"/>
          <w:sz w:val="22"/>
          <w:szCs w:val="22"/>
        </w:rPr>
      </w:pPr>
      <w:del w:id="172" w:author="Penny Patterson" w:date="2026-03-17T11:50:00Z" w16du:dateUtc="2026-03-17T15:50:00Z">
        <w:r w:rsidRPr="00425EC1" w:rsidDel="007B27B8">
          <w:rPr>
            <w:rFonts w:ascii="Calibri" w:hAnsi="Calibri" w:cs="Arial"/>
            <w:sz w:val="22"/>
            <w:szCs w:val="22"/>
          </w:rPr>
          <w:delText>If cleaning is determined to be ineffective, the affected equipment or area is re-cleaned and re-inspected prior to use. Corrective actions and verification results are documented on the Sanitation Checklist.</w:delText>
        </w:r>
      </w:del>
    </w:p>
    <w:p w14:paraId="164827CD" w14:textId="77777777" w:rsidR="001D10A0" w:rsidRDefault="001D10A0" w:rsidP="001D10A0">
      <w:pPr>
        <w:tabs>
          <w:tab w:val="left" w:pos="900"/>
        </w:tabs>
      </w:pPr>
    </w:p>
    <w:p w14:paraId="692BA243" w14:textId="77777777" w:rsidR="00EB72C9" w:rsidRDefault="00EB72C9" w:rsidP="00904752">
      <w:pPr>
        <w:rPr>
          <w:rFonts w:ascii="Calibri" w:hAnsi="Calibri"/>
          <w:b/>
          <w:sz w:val="22"/>
          <w:szCs w:val="22"/>
        </w:rPr>
      </w:pPr>
    </w:p>
    <w:p w14:paraId="4574221C" w14:textId="77777777" w:rsidR="00623343" w:rsidRPr="00C50216" w:rsidRDefault="00623343" w:rsidP="00623343">
      <w:pPr>
        <w:autoSpaceDE w:val="0"/>
        <w:autoSpaceDN w:val="0"/>
        <w:adjustRightInd w:val="0"/>
        <w:rPr>
          <w:rFonts w:ascii="Calibri" w:hAnsi="Calibri" w:cs="Calibri"/>
          <w:sz w:val="22"/>
          <w:szCs w:val="22"/>
        </w:rPr>
      </w:pPr>
      <w:r w:rsidRPr="00C50216">
        <w:rPr>
          <w:rFonts w:ascii="Calibri" w:hAnsi="Calibri" w:cs="Calibri"/>
          <w:b/>
          <w:sz w:val="22"/>
          <w:szCs w:val="22"/>
        </w:rPr>
        <w:t>DOCUMENT HISTORY</w:t>
      </w:r>
      <w:r w:rsidRPr="00C50216">
        <w:rPr>
          <w:rFonts w:ascii="Calibri" w:hAnsi="Calibri" w:cs="Calibri"/>
          <w:sz w:val="22"/>
          <w:szCs w:val="22"/>
        </w:rPr>
        <w:t xml:space="preserve"> </w:t>
      </w:r>
    </w:p>
    <w:p w14:paraId="134D71C7" w14:textId="77777777" w:rsidR="00623343" w:rsidRPr="00C50216" w:rsidRDefault="00623343" w:rsidP="00623343">
      <w:pPr>
        <w:autoSpaceDE w:val="0"/>
        <w:autoSpaceDN w:val="0"/>
        <w:adjustRightInd w:val="0"/>
        <w:rPr>
          <w:rFonts w:ascii="Calibri" w:hAnsi="Calibri" w:cs="Calibri"/>
          <w:sz w:val="22"/>
          <w:szCs w:val="22"/>
        </w:rPr>
      </w:pPr>
      <w:r w:rsidRPr="00C50216">
        <w:rPr>
          <w:rFonts w:ascii="Calibri" w:hAnsi="Calibri" w:cs="Calibri"/>
          <w:sz w:val="22"/>
          <w:szCs w:val="22"/>
        </w:rPr>
        <w:t xml:space="preserve">NOTE: Only record </w:t>
      </w:r>
      <w:r w:rsidRPr="00C50216">
        <w:rPr>
          <w:rFonts w:ascii="Calibri" w:hAnsi="Calibri" w:cs="Calibri"/>
          <w:i/>
          <w:sz w:val="22"/>
          <w:szCs w:val="22"/>
        </w:rPr>
        <w:t>revisions</w:t>
      </w:r>
      <w:r w:rsidRPr="00C50216">
        <w:rPr>
          <w:rFonts w:ascii="Calibri" w:hAnsi="Calibri" w:cs="Calibri"/>
          <w:sz w:val="22"/>
          <w:szCs w:val="22"/>
        </w:rPr>
        <w:t xml:space="preserve"> to </w:t>
      </w:r>
      <w:r>
        <w:rPr>
          <w:rFonts w:ascii="Calibri" w:hAnsi="Calibri" w:cs="Calibri"/>
          <w:sz w:val="22"/>
          <w:szCs w:val="22"/>
        </w:rPr>
        <w:t>this</w:t>
      </w:r>
      <w:r w:rsidRPr="00C50216">
        <w:rPr>
          <w:rFonts w:ascii="Calibri" w:hAnsi="Calibri" w:cs="Calibri"/>
          <w:sz w:val="22"/>
          <w:szCs w:val="22"/>
        </w:rPr>
        <w:t xml:space="preserve"> document. </w:t>
      </w:r>
      <w:r w:rsidRPr="00C50216">
        <w:rPr>
          <w:rFonts w:ascii="Calibri" w:hAnsi="Calibri" w:cs="Calibri"/>
          <w:i/>
          <w:sz w:val="22"/>
          <w:szCs w:val="22"/>
        </w:rPr>
        <w:t>Reviews</w:t>
      </w:r>
      <w:r w:rsidRPr="00C50216">
        <w:rPr>
          <w:rFonts w:ascii="Calibri" w:hAnsi="Calibri" w:cs="Calibri"/>
          <w:sz w:val="22"/>
          <w:szCs w:val="22"/>
        </w:rPr>
        <w:t xml:space="preserve"> are recorded only in the central Document Register.</w:t>
      </w:r>
    </w:p>
    <w:p w14:paraId="1D129E76" w14:textId="77777777" w:rsidR="00623343" w:rsidRPr="00904752" w:rsidRDefault="00623343" w:rsidP="00623343">
      <w:pPr>
        <w:rPr>
          <w:rFonts w:ascii="Calibri" w:hAnsi="Calibri"/>
          <w:b/>
          <w:sz w:val="22"/>
          <w:szCs w:val="22"/>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623343" w:rsidRPr="005016DC" w14:paraId="12B1820B" w14:textId="77777777" w:rsidTr="00221CFB">
        <w:tc>
          <w:tcPr>
            <w:tcW w:w="1722" w:type="dxa"/>
          </w:tcPr>
          <w:p w14:paraId="6E55CD10" w14:textId="77777777" w:rsidR="00623343" w:rsidRPr="00904752" w:rsidRDefault="00623343" w:rsidP="00221CFB">
            <w:pPr>
              <w:jc w:val="center"/>
              <w:rPr>
                <w:rFonts w:ascii="Calibri" w:hAnsi="Calibri"/>
                <w:sz w:val="22"/>
                <w:szCs w:val="22"/>
              </w:rPr>
            </w:pPr>
            <w:r w:rsidRPr="00904752">
              <w:rPr>
                <w:rFonts w:ascii="Calibri" w:hAnsi="Calibri"/>
                <w:sz w:val="22"/>
                <w:szCs w:val="22"/>
              </w:rPr>
              <w:t>Revision Date = Version</w:t>
            </w:r>
          </w:p>
        </w:tc>
        <w:tc>
          <w:tcPr>
            <w:tcW w:w="8208" w:type="dxa"/>
          </w:tcPr>
          <w:p w14:paraId="6CA8C17E" w14:textId="77777777" w:rsidR="00623343" w:rsidRPr="00904752" w:rsidRDefault="00623343" w:rsidP="00221CFB">
            <w:pPr>
              <w:jc w:val="center"/>
              <w:rPr>
                <w:rFonts w:ascii="Calibri" w:hAnsi="Calibri"/>
                <w:sz w:val="22"/>
                <w:szCs w:val="22"/>
              </w:rPr>
            </w:pPr>
          </w:p>
          <w:p w14:paraId="2113E128" w14:textId="77777777" w:rsidR="00623343" w:rsidRPr="00904752" w:rsidRDefault="00623343" w:rsidP="00221CFB">
            <w:pPr>
              <w:jc w:val="center"/>
              <w:rPr>
                <w:rFonts w:ascii="Calibri" w:hAnsi="Calibri"/>
                <w:sz w:val="22"/>
                <w:szCs w:val="22"/>
              </w:rPr>
            </w:pPr>
            <w:r w:rsidRPr="00904752">
              <w:rPr>
                <w:rFonts w:ascii="Calibri" w:hAnsi="Calibri"/>
                <w:sz w:val="22"/>
                <w:szCs w:val="22"/>
              </w:rPr>
              <w:t>Changes</w:t>
            </w:r>
          </w:p>
        </w:tc>
      </w:tr>
      <w:tr w:rsidR="00623343" w:rsidRPr="005016DC" w14:paraId="2EBB8A25" w14:textId="77777777" w:rsidTr="00221CFB">
        <w:tc>
          <w:tcPr>
            <w:tcW w:w="1722" w:type="dxa"/>
          </w:tcPr>
          <w:p w14:paraId="3ED6908D" w14:textId="244963F7" w:rsidR="00623343" w:rsidRPr="00904752" w:rsidRDefault="00853A72" w:rsidP="00221CFB">
            <w:pPr>
              <w:jc w:val="center"/>
              <w:rPr>
                <w:rFonts w:ascii="Calibri" w:hAnsi="Calibri"/>
                <w:sz w:val="22"/>
                <w:szCs w:val="22"/>
              </w:rPr>
            </w:pPr>
            <w:r>
              <w:rPr>
                <w:rFonts w:ascii="Calibri" w:hAnsi="Calibri"/>
                <w:sz w:val="22"/>
                <w:szCs w:val="22"/>
              </w:rPr>
              <w:t>2025-02-04</w:t>
            </w:r>
          </w:p>
        </w:tc>
        <w:tc>
          <w:tcPr>
            <w:tcW w:w="8208" w:type="dxa"/>
          </w:tcPr>
          <w:p w14:paraId="48743FAC" w14:textId="77777777" w:rsidR="00623343" w:rsidRPr="00904752" w:rsidRDefault="00623343" w:rsidP="00221CFB">
            <w:pPr>
              <w:rPr>
                <w:rFonts w:ascii="Calibri" w:hAnsi="Calibri"/>
                <w:sz w:val="22"/>
                <w:szCs w:val="22"/>
              </w:rPr>
            </w:pPr>
            <w:r w:rsidRPr="00904752">
              <w:rPr>
                <w:rFonts w:ascii="Calibri" w:hAnsi="Calibri"/>
                <w:sz w:val="22"/>
                <w:szCs w:val="22"/>
              </w:rPr>
              <w:t>New program.</w:t>
            </w:r>
          </w:p>
        </w:tc>
      </w:tr>
      <w:tr w:rsidR="00A34942" w:rsidRPr="005016DC" w14:paraId="58062B55" w14:textId="77777777" w:rsidTr="00221CFB">
        <w:tc>
          <w:tcPr>
            <w:tcW w:w="1722" w:type="dxa"/>
          </w:tcPr>
          <w:p w14:paraId="3B306EBB" w14:textId="79EC0228" w:rsidR="00A34942" w:rsidRDefault="00A34942" w:rsidP="00221CFB">
            <w:pPr>
              <w:jc w:val="center"/>
              <w:rPr>
                <w:rFonts w:ascii="Calibri" w:hAnsi="Calibri"/>
                <w:sz w:val="22"/>
                <w:szCs w:val="22"/>
              </w:rPr>
            </w:pPr>
            <w:r>
              <w:rPr>
                <w:rFonts w:ascii="Calibri" w:hAnsi="Calibri"/>
                <w:sz w:val="22"/>
                <w:szCs w:val="22"/>
              </w:rPr>
              <w:t>2025-02-19</w:t>
            </w:r>
          </w:p>
        </w:tc>
        <w:tc>
          <w:tcPr>
            <w:tcW w:w="8208" w:type="dxa"/>
          </w:tcPr>
          <w:p w14:paraId="4A0C3488" w14:textId="77777777" w:rsidR="00A34942" w:rsidRDefault="00A34942" w:rsidP="00A34942">
            <w:pPr>
              <w:autoSpaceDE w:val="0"/>
              <w:autoSpaceDN w:val="0"/>
              <w:adjustRightInd w:val="0"/>
              <w:rPr>
                <w:rFonts w:ascii="Calibri" w:hAnsi="Calibri" w:cs="Arial"/>
                <w:b/>
                <w:bCs/>
                <w:sz w:val="22"/>
                <w:szCs w:val="22"/>
              </w:rPr>
            </w:pPr>
            <w:r w:rsidRPr="00A34942">
              <w:rPr>
                <w:rFonts w:ascii="Calibri" w:hAnsi="Calibri"/>
                <w:sz w:val="22"/>
                <w:szCs w:val="22"/>
              </w:rPr>
              <w:t xml:space="preserve">Added </w:t>
            </w:r>
            <w:r w:rsidRPr="00A34942">
              <w:rPr>
                <w:rFonts w:ascii="Calibri" w:hAnsi="Calibri" w:cs="Arial"/>
                <w:b/>
                <w:bCs/>
                <w:sz w:val="22"/>
                <w:szCs w:val="22"/>
              </w:rPr>
              <w:t>Employee Hygiene to Prevent Cross Contamination Evaluation</w:t>
            </w:r>
          </w:p>
          <w:p w14:paraId="514820BE" w14:textId="77777777" w:rsidR="00D6457C" w:rsidRPr="00D6457C" w:rsidRDefault="00D6457C" w:rsidP="00D6457C">
            <w:pPr>
              <w:autoSpaceDE w:val="0"/>
              <w:autoSpaceDN w:val="0"/>
              <w:adjustRightInd w:val="0"/>
              <w:ind w:firstLine="720"/>
              <w:rPr>
                <w:rFonts w:ascii="Calibri" w:hAnsi="Calibri" w:cs="Arial"/>
                <w:b/>
                <w:bCs/>
                <w:sz w:val="22"/>
                <w:szCs w:val="22"/>
              </w:rPr>
            </w:pPr>
            <w:r w:rsidRPr="00D6457C">
              <w:rPr>
                <w:rFonts w:ascii="Calibri" w:hAnsi="Calibri" w:cs="Arial"/>
                <w:b/>
                <w:bCs/>
                <w:sz w:val="22"/>
                <w:szCs w:val="22"/>
              </w:rPr>
              <w:t>Evaluation of RTE Spices for Safety</w:t>
            </w:r>
          </w:p>
          <w:p w14:paraId="4C14E0F0" w14:textId="6D5D9CAA" w:rsidR="00D6457C" w:rsidRPr="00A34942" w:rsidRDefault="00D6457C" w:rsidP="00A34942">
            <w:pPr>
              <w:autoSpaceDE w:val="0"/>
              <w:autoSpaceDN w:val="0"/>
              <w:adjustRightInd w:val="0"/>
              <w:rPr>
                <w:rFonts w:ascii="Calibri" w:hAnsi="Calibri" w:cs="Arial"/>
                <w:b/>
                <w:bCs/>
                <w:sz w:val="22"/>
                <w:szCs w:val="22"/>
              </w:rPr>
            </w:pPr>
          </w:p>
        </w:tc>
      </w:tr>
      <w:tr w:rsidR="001B0589" w:rsidRPr="005016DC" w14:paraId="32D05856" w14:textId="77777777" w:rsidTr="00221CFB">
        <w:trPr>
          <w:ins w:id="173" w:author="Penny Patterson" w:date="2026-03-18T15:59:00Z"/>
        </w:trPr>
        <w:tc>
          <w:tcPr>
            <w:tcW w:w="1722" w:type="dxa"/>
          </w:tcPr>
          <w:p w14:paraId="4A026ED9" w14:textId="61320C7F" w:rsidR="001B0589" w:rsidRDefault="001B0589" w:rsidP="00221CFB">
            <w:pPr>
              <w:jc w:val="center"/>
              <w:rPr>
                <w:ins w:id="174" w:author="Penny Patterson" w:date="2026-03-18T15:59:00Z" w16du:dateUtc="2026-03-18T19:59:00Z"/>
                <w:rFonts w:ascii="Calibri" w:hAnsi="Calibri"/>
                <w:sz w:val="22"/>
                <w:szCs w:val="22"/>
              </w:rPr>
            </w:pPr>
            <w:ins w:id="175" w:author="Penny Patterson" w:date="2026-03-18T15:59:00Z" w16du:dateUtc="2026-03-18T19:59:00Z">
              <w:r>
                <w:rPr>
                  <w:rFonts w:ascii="Calibri" w:hAnsi="Calibri"/>
                  <w:sz w:val="22"/>
                  <w:szCs w:val="22"/>
                </w:rPr>
                <w:t>03/</w:t>
              </w:r>
            </w:ins>
            <w:ins w:id="176" w:author="Penny Patterson" w:date="2026-03-18T16:00:00Z" w16du:dateUtc="2026-03-18T20:00:00Z">
              <w:r>
                <w:rPr>
                  <w:rFonts w:ascii="Calibri" w:hAnsi="Calibri"/>
                  <w:sz w:val="22"/>
                  <w:szCs w:val="22"/>
                </w:rPr>
                <w:t>16/2026</w:t>
              </w:r>
            </w:ins>
          </w:p>
        </w:tc>
        <w:tc>
          <w:tcPr>
            <w:tcW w:w="8208" w:type="dxa"/>
          </w:tcPr>
          <w:p w14:paraId="5A63696D" w14:textId="1FF10A6E" w:rsidR="001B0589" w:rsidRPr="00A34942" w:rsidRDefault="001B0589" w:rsidP="00A34942">
            <w:pPr>
              <w:autoSpaceDE w:val="0"/>
              <w:autoSpaceDN w:val="0"/>
              <w:adjustRightInd w:val="0"/>
              <w:rPr>
                <w:ins w:id="177" w:author="Penny Patterson" w:date="2026-03-18T15:59:00Z" w16du:dateUtc="2026-03-18T19:59:00Z"/>
                <w:rFonts w:ascii="Calibri" w:hAnsi="Calibri"/>
                <w:sz w:val="22"/>
                <w:szCs w:val="22"/>
              </w:rPr>
            </w:pPr>
            <w:ins w:id="178" w:author="Penny Patterson" w:date="2026-03-18T16:00:00Z" w16du:dateUtc="2026-03-18T20:00:00Z">
              <w:r>
                <w:rPr>
                  <w:rFonts w:ascii="Calibri" w:hAnsi="Calibri"/>
                  <w:sz w:val="22"/>
                  <w:szCs w:val="22"/>
                </w:rPr>
                <w:t>Reviewed and Revised</w:t>
              </w:r>
            </w:ins>
          </w:p>
        </w:tc>
      </w:tr>
    </w:tbl>
    <w:p w14:paraId="7C095377" w14:textId="77777777" w:rsidR="00512A52" w:rsidRPr="00AC4C0B" w:rsidRDefault="00512A52" w:rsidP="001D10A0"/>
    <w:sectPr w:rsidR="00512A52" w:rsidRPr="00AC4C0B" w:rsidSect="00F9606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6-03-10T16:09:00Z" w:initials="AK">
    <w:p w14:paraId="47BFFEE1" w14:textId="77777777" w:rsidR="004018D4" w:rsidRDefault="004018D4" w:rsidP="004018D4">
      <w:pPr>
        <w:pStyle w:val="CommentText"/>
      </w:pPr>
      <w:r>
        <w:rPr>
          <w:rStyle w:val="CommentReference"/>
        </w:rPr>
        <w:annotationRef/>
      </w:r>
      <w:r>
        <w:t>I would add a statement(s) about the sanitation room, sinks, and washer.</w:t>
      </w:r>
    </w:p>
  </w:comment>
  <w:comment w:id="1" w:author="Penny Patterson" w:date="2026-03-17T11:42:00Z" w:initials="PP">
    <w:p w14:paraId="60AAD9E5" w14:textId="77777777" w:rsidR="00B079C6" w:rsidRDefault="00B079C6" w:rsidP="00B079C6">
      <w:r>
        <w:rPr>
          <w:rStyle w:val="CommentReference"/>
        </w:rPr>
        <w:annotationRef/>
      </w:r>
      <w:r>
        <w:t>Done</w:t>
      </w:r>
    </w:p>
  </w:comment>
  <w:comment w:id="5" w:author="Arlen Keller" w:date="2026-03-10T15:59:00Z" w:initials="AK">
    <w:p w14:paraId="6F4081FE" w14:textId="77777777" w:rsidR="00E3358F" w:rsidRDefault="00E3358F" w:rsidP="00E3358F">
      <w:pPr>
        <w:pStyle w:val="CommentText"/>
      </w:pPr>
      <w:r>
        <w:rPr>
          <w:rStyle w:val="CommentReference"/>
        </w:rPr>
        <w:annotationRef/>
      </w:r>
      <w:r>
        <w:t>Should also include a statement that defines how drying is accomplished when wet cleaning in needed.</w:t>
      </w:r>
    </w:p>
  </w:comment>
  <w:comment w:id="6" w:author="Penny Patterson" w:date="2026-03-17T11:42:00Z" w:initials="PP">
    <w:p w14:paraId="3E7F5FCF" w14:textId="77777777" w:rsidR="00B079C6" w:rsidRDefault="00B079C6" w:rsidP="00B079C6">
      <w:r>
        <w:rPr>
          <w:rStyle w:val="CommentReference"/>
        </w:rPr>
        <w:annotationRef/>
      </w:r>
      <w:r>
        <w:t>Done</w:t>
      </w:r>
    </w:p>
  </w:comment>
  <w:comment w:id="55" w:author="Arlen Keller" w:date="2026-03-10T16:03:00Z" w:initials="AK">
    <w:p w14:paraId="5459724F" w14:textId="77777777" w:rsidR="00E3358F" w:rsidRDefault="00E3358F" w:rsidP="00E3358F">
      <w:pPr>
        <w:pStyle w:val="CommentText"/>
      </w:pPr>
      <w:r>
        <w:rPr>
          <w:rStyle w:val="CommentReference"/>
        </w:rPr>
        <w:annotationRef/>
      </w:r>
      <w:r>
        <w:t>Add a reference to following the nonconformance procedure.</w:t>
      </w:r>
    </w:p>
  </w:comment>
  <w:comment w:id="56" w:author="Penny Patterson" w:date="2026-03-17T11:45:00Z" w:initials="PP">
    <w:p w14:paraId="0E59F631" w14:textId="77777777" w:rsidR="007B27B8" w:rsidRDefault="007B27B8" w:rsidP="007B27B8">
      <w:r>
        <w:rPr>
          <w:rStyle w:val="CommentReference"/>
        </w:rPr>
        <w:annotationRef/>
      </w:r>
      <w:r>
        <w:t>Done</w:t>
      </w:r>
    </w:p>
  </w:comment>
  <w:comment w:id="156" w:author="Arlen Keller" w:date="2026-03-10T16:08:00Z" w:initials="AK">
    <w:p w14:paraId="57322CE9" w14:textId="77777777" w:rsidR="004018D4" w:rsidRDefault="004018D4" w:rsidP="004018D4">
      <w:pPr>
        <w:pStyle w:val="CommentText"/>
      </w:pPr>
      <w:r>
        <w:rPr>
          <w:rStyle w:val="CommentReference"/>
        </w:rPr>
        <w:annotationRef/>
      </w:r>
      <w:r>
        <w:t>Consider combining this section with the “</w:t>
      </w:r>
      <w:r>
        <w:rPr>
          <w:b/>
          <w:bCs/>
        </w:rPr>
        <w:t>Pre-Operational Inspection &amp; Verification of Cleaning Procedures”</w:t>
      </w:r>
      <w:r>
        <w:t xml:space="preserve"> section above. You may even consider adding the “</w:t>
      </w:r>
      <w:r>
        <w:rPr>
          <w:b/>
          <w:bCs/>
        </w:rPr>
        <w:t>Operational Inspection”</w:t>
      </w:r>
      <w:r>
        <w:t xml:space="preserve"> section above with this section.</w:t>
      </w:r>
    </w:p>
  </w:comment>
  <w:comment w:id="157" w:author="Penny Patterson" w:date="2026-03-17T11:51:00Z" w:initials="PP">
    <w:p w14:paraId="102CAEC9" w14:textId="77777777" w:rsidR="007B27B8" w:rsidRDefault="007B27B8" w:rsidP="007B27B8">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BFFEE1" w15:done="1"/>
  <w15:commentEx w15:paraId="60AAD9E5" w15:paraIdParent="47BFFEE1" w15:done="1"/>
  <w15:commentEx w15:paraId="6F4081FE" w15:done="1"/>
  <w15:commentEx w15:paraId="3E7F5FCF" w15:paraIdParent="6F4081FE" w15:done="1"/>
  <w15:commentEx w15:paraId="5459724F" w15:done="1"/>
  <w15:commentEx w15:paraId="0E59F631" w15:paraIdParent="5459724F" w15:done="1"/>
  <w15:commentEx w15:paraId="57322CE9" w15:done="1"/>
  <w15:commentEx w15:paraId="102CAEC9" w15:paraIdParent="57322CE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62DF32" w16cex:dateUtc="2026-03-10T21:09:00Z"/>
  <w16cex:commentExtensible w16cex:durableId="02CAE5A9" w16cex:dateUtc="2026-03-17T15:42:00Z"/>
  <w16cex:commentExtensible w16cex:durableId="34CFFE20" w16cex:dateUtc="2026-03-10T20:59:00Z"/>
  <w16cex:commentExtensible w16cex:durableId="36EB36BE" w16cex:dateUtc="2026-03-17T15:42:00Z"/>
  <w16cex:commentExtensible w16cex:durableId="3F8456E4" w16cex:dateUtc="2026-03-10T21:03:00Z">
    <w16cex:extLst>
      <w16:ext w16:uri="{CE6994B0-6A32-4C9F-8C6B-6E91EDA988CE}">
        <cr:reactions xmlns:cr="http://schemas.microsoft.com/office/comments/2020/reactions">
          <cr:reaction reactionType="1">
            <cr:reactionInfo dateUtc="2026-03-17T15:45:38Z">
              <cr:user userId="S::penny@spicesinc.com::7bec89d0-993f-48ca-b90d-5a06f578d1d0" userProvider="AD" userName="Penny Patterson"/>
            </cr:reactionInfo>
          </cr:reaction>
        </cr:reactions>
      </w16:ext>
    </w16cex:extLst>
  </w16cex:commentExtensible>
  <w16cex:commentExtensible w16cex:durableId="5CB69777" w16cex:dateUtc="2026-03-17T15:45:00Z"/>
  <w16cex:commentExtensible w16cex:durableId="3ED9416A" w16cex:dateUtc="2026-03-10T21:08:00Z"/>
  <w16cex:commentExtensible w16cex:durableId="341EA2D2" w16cex:dateUtc="2026-03-17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BFFEE1" w16cid:durableId="1162DF32"/>
  <w16cid:commentId w16cid:paraId="60AAD9E5" w16cid:durableId="02CAE5A9"/>
  <w16cid:commentId w16cid:paraId="6F4081FE" w16cid:durableId="34CFFE20"/>
  <w16cid:commentId w16cid:paraId="3E7F5FCF" w16cid:durableId="36EB36BE"/>
  <w16cid:commentId w16cid:paraId="5459724F" w16cid:durableId="3F8456E4"/>
  <w16cid:commentId w16cid:paraId="0E59F631" w16cid:durableId="5CB69777"/>
  <w16cid:commentId w16cid:paraId="57322CE9" w16cid:durableId="3ED9416A"/>
  <w16cid:commentId w16cid:paraId="102CAEC9" w16cid:durableId="341EA2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522C" w14:textId="77777777" w:rsidR="00C20FEA" w:rsidRDefault="00C20FEA">
      <w:r>
        <w:separator/>
      </w:r>
    </w:p>
  </w:endnote>
  <w:endnote w:type="continuationSeparator" w:id="0">
    <w:p w14:paraId="3CA46C42" w14:textId="77777777" w:rsidR="00C20FEA" w:rsidRDefault="00C20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6589" w14:textId="77777777" w:rsidR="006732B6" w:rsidRDefault="006732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6B79" w14:textId="77777777" w:rsidR="006732B6" w:rsidRDefault="006732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2B60" w14:textId="77777777" w:rsidR="006732B6" w:rsidRDefault="00673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A7E7B" w14:textId="77777777" w:rsidR="00C20FEA" w:rsidRDefault="00C20FEA">
      <w:r>
        <w:separator/>
      </w:r>
    </w:p>
  </w:footnote>
  <w:footnote w:type="continuationSeparator" w:id="0">
    <w:p w14:paraId="7F9127DC" w14:textId="77777777" w:rsidR="00C20FEA" w:rsidRDefault="00C20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336D" w14:textId="77777777" w:rsidR="006732B6" w:rsidRDefault="006732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706283" w:rsidRPr="0066470D" w14:paraId="1786F51E" w14:textId="77777777" w:rsidTr="00973646">
      <w:trPr>
        <w:trHeight w:val="465"/>
      </w:trPr>
      <w:tc>
        <w:tcPr>
          <w:tcW w:w="4845" w:type="dxa"/>
          <w:gridSpan w:val="2"/>
          <w:tcBorders>
            <w:top w:val="single" w:sz="4" w:space="0" w:color="auto"/>
            <w:left w:val="single" w:sz="4" w:space="0" w:color="auto"/>
            <w:bottom w:val="single" w:sz="4" w:space="0" w:color="auto"/>
            <w:right w:val="single" w:sz="4" w:space="0" w:color="auto"/>
          </w:tcBorders>
          <w:noWrap/>
          <w:hideMark/>
        </w:tcPr>
        <w:p w14:paraId="55B4A50D" w14:textId="77777777" w:rsidR="00281C82" w:rsidRPr="00807C18" w:rsidRDefault="00281C82" w:rsidP="00281C82">
          <w:pPr>
            <w:jc w:val="center"/>
            <w:rPr>
              <w:rFonts w:asciiTheme="minorHAnsi" w:hAnsiTheme="minorHAnsi" w:cstheme="minorHAnsi"/>
              <w:b/>
              <w:i/>
              <w:color w:val="FF0000"/>
              <w:sz w:val="32"/>
              <w:szCs w:val="32"/>
            </w:rPr>
          </w:pPr>
          <w:r>
            <w:rPr>
              <w:rFonts w:asciiTheme="minorHAnsi" w:hAnsiTheme="minorHAnsi" w:cstheme="minorHAnsi"/>
              <w:b/>
              <w:i/>
              <w:color w:val="FF0000"/>
              <w:sz w:val="32"/>
              <w:szCs w:val="32"/>
            </w:rPr>
            <w:t>Spices, Inc.</w:t>
          </w:r>
        </w:p>
        <w:p w14:paraId="22552447" w14:textId="0E2CC881" w:rsidR="00706283" w:rsidRPr="00E26271" w:rsidRDefault="00281C82" w:rsidP="00281C82">
          <w:pPr>
            <w:jc w:val="center"/>
            <w:rPr>
              <w:rFonts w:ascii="Calibri" w:hAnsi="Calibri" w:cs="Arial"/>
              <w:color w:val="auto"/>
            </w:rPr>
          </w:pPr>
          <w:r w:rsidRPr="00D70189">
            <w:rPr>
              <w:rFonts w:asciiTheme="minorHAnsi" w:hAnsiTheme="minorHAnsi" w:cstheme="minorHAnsi"/>
              <w:b/>
              <w:bCs/>
              <w:sz w:val="18"/>
              <w:szCs w:val="18"/>
            </w:rPr>
            <w:t>315 Point Township Dr</w:t>
          </w:r>
          <w:r>
            <w:rPr>
              <w:rFonts w:asciiTheme="minorHAnsi" w:hAnsiTheme="minorHAnsi" w:cstheme="minorHAnsi"/>
              <w:b/>
              <w:bCs/>
              <w:sz w:val="18"/>
              <w:szCs w:val="18"/>
            </w:rPr>
            <w:t xml:space="preserve">., </w:t>
          </w:r>
          <w:r w:rsidRPr="00D70189">
            <w:rPr>
              <w:rFonts w:asciiTheme="minorHAnsi" w:hAnsiTheme="minorHAnsi" w:cstheme="minorHAnsi"/>
              <w:b/>
              <w:bCs/>
              <w:sz w:val="18"/>
              <w:szCs w:val="18"/>
            </w:rPr>
            <w:t>Northumberland, PA 17857</w:t>
          </w: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375D760F" w14:textId="77777777" w:rsidR="00706283" w:rsidRPr="0066470D" w:rsidRDefault="00706283" w:rsidP="005A79B2">
          <w:pPr>
            <w:jc w:val="center"/>
            <w:rPr>
              <w:rFonts w:ascii="Calibri" w:hAnsi="Calibri"/>
              <w:b/>
              <w:bCs/>
              <w:color w:val="auto"/>
              <w:sz w:val="24"/>
              <w:szCs w:val="24"/>
            </w:rPr>
          </w:pPr>
          <w:r>
            <w:rPr>
              <w:rFonts w:ascii="Calibri" w:hAnsi="Calibri"/>
              <w:b/>
              <w:bCs/>
              <w:color w:val="auto"/>
              <w:sz w:val="24"/>
              <w:szCs w:val="24"/>
            </w:rPr>
            <w:t>11.2.1</w:t>
          </w:r>
          <w:r w:rsidR="00212D39">
            <w:rPr>
              <w:rFonts w:ascii="Calibri" w:hAnsi="Calibri"/>
              <w:b/>
              <w:bCs/>
              <w:color w:val="auto"/>
              <w:sz w:val="24"/>
              <w:szCs w:val="24"/>
            </w:rPr>
            <w:t>3</w:t>
          </w:r>
          <w:r>
            <w:rPr>
              <w:rFonts w:ascii="Calibri" w:hAnsi="Calibri"/>
              <w:b/>
              <w:bCs/>
              <w:color w:val="auto"/>
              <w:sz w:val="24"/>
              <w:szCs w:val="24"/>
            </w:rPr>
            <w:t xml:space="preserve"> </w:t>
          </w:r>
          <w:r w:rsidR="00212D39">
            <w:rPr>
              <w:rFonts w:ascii="Calibri" w:hAnsi="Calibri"/>
              <w:b/>
              <w:bCs/>
              <w:color w:val="auto"/>
              <w:sz w:val="24"/>
              <w:szCs w:val="24"/>
            </w:rPr>
            <w:t>Cleaning and Sanitation</w:t>
          </w:r>
        </w:p>
      </w:tc>
    </w:tr>
    <w:tr w:rsidR="00706283" w:rsidRPr="0066470D" w14:paraId="6D9FA839" w14:textId="77777777" w:rsidTr="00973646">
      <w:trPr>
        <w:trHeight w:val="300"/>
      </w:trPr>
      <w:tc>
        <w:tcPr>
          <w:tcW w:w="1443" w:type="dxa"/>
          <w:noWrap/>
          <w:hideMark/>
        </w:tcPr>
        <w:p w14:paraId="2F76474E" w14:textId="77777777" w:rsidR="00706283" w:rsidRPr="0066470D" w:rsidRDefault="00706283"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679A5925" w14:textId="200B1B25" w:rsidR="00706283" w:rsidRPr="0066470D" w:rsidRDefault="00581A67" w:rsidP="005A79B2">
          <w:pPr>
            <w:rPr>
              <w:rFonts w:ascii="Calibri" w:hAnsi="Calibri"/>
              <w:color w:val="auto"/>
              <w:sz w:val="22"/>
              <w:szCs w:val="22"/>
            </w:rPr>
          </w:pPr>
          <w:r>
            <w:rPr>
              <w:rFonts w:ascii="Calibri" w:hAnsi="Calibri"/>
              <w:color w:val="auto"/>
              <w:sz w:val="22"/>
              <w:szCs w:val="22"/>
            </w:rPr>
            <w:fldChar w:fldCharType="begin"/>
          </w:r>
          <w:r>
            <w:rPr>
              <w:rFonts w:ascii="Calibri" w:hAnsi="Calibri"/>
              <w:color w:val="auto"/>
              <w:sz w:val="22"/>
              <w:szCs w:val="22"/>
            </w:rPr>
            <w:instrText xml:space="preserve"> FILENAME \* MERGEFORMAT </w:instrText>
          </w:r>
          <w:r>
            <w:rPr>
              <w:rFonts w:ascii="Calibri" w:hAnsi="Calibri"/>
              <w:color w:val="auto"/>
              <w:sz w:val="22"/>
              <w:szCs w:val="22"/>
            </w:rPr>
            <w:fldChar w:fldCharType="separate"/>
          </w:r>
          <w:ins w:id="179" w:author="Penny Patterson" w:date="2026-03-18T16:00:00Z" w16du:dateUtc="2026-03-18T20:00:00Z">
            <w:r w:rsidR="001B0589">
              <w:rPr>
                <w:rFonts w:ascii="Calibri" w:hAnsi="Calibri"/>
                <w:noProof/>
                <w:color w:val="auto"/>
                <w:sz w:val="22"/>
                <w:szCs w:val="22"/>
              </w:rPr>
              <w:t>11.2.</w:t>
            </w:r>
          </w:ins>
          <w:ins w:id="180" w:author="Penny Patterson" w:date="2026-04-24T16:00:00Z" w16du:dateUtc="2026-04-24T20:00:00Z">
            <w:r w:rsidR="006732B6">
              <w:rPr>
                <w:rFonts w:ascii="Calibri" w:hAnsi="Calibri"/>
                <w:noProof/>
                <w:color w:val="auto"/>
                <w:sz w:val="22"/>
                <w:szCs w:val="22"/>
              </w:rPr>
              <w:t>13</w:t>
            </w:r>
          </w:ins>
          <w:ins w:id="181" w:author="Penny Patterson" w:date="2026-03-18T16:00:00Z" w16du:dateUtc="2026-03-18T20:00:00Z">
            <w:r w:rsidR="001B0589">
              <w:rPr>
                <w:rFonts w:ascii="Calibri" w:hAnsi="Calibri"/>
                <w:noProof/>
                <w:color w:val="auto"/>
                <w:sz w:val="22"/>
                <w:szCs w:val="22"/>
              </w:rPr>
              <w:t xml:space="preserve"> Cleaning and Sanitation.docx</w:t>
            </w:r>
          </w:ins>
          <w:del w:id="182" w:author="Penny Patterson" w:date="2026-03-18T16:00:00Z" w16du:dateUtc="2026-03-18T20:00:00Z">
            <w:r w:rsidR="00BE45C8" w:rsidDel="001B0589">
              <w:rPr>
                <w:rFonts w:ascii="Calibri" w:hAnsi="Calibri"/>
                <w:noProof/>
                <w:color w:val="auto"/>
                <w:sz w:val="22"/>
                <w:szCs w:val="22"/>
              </w:rPr>
              <w:delText xml:space="preserve">11.2.13 Cleaning and Sanitation </w:delText>
            </w:r>
          </w:del>
          <w:del w:id="183" w:author="Penny Patterson" w:date="2026-03-18T15:59:00Z" w16du:dateUtc="2026-03-18T19:59:00Z">
            <w:r w:rsidR="00BE45C8" w:rsidDel="00337099">
              <w:rPr>
                <w:rFonts w:ascii="Calibri" w:hAnsi="Calibri"/>
                <w:noProof/>
                <w:color w:val="auto"/>
                <w:sz w:val="22"/>
                <w:szCs w:val="22"/>
              </w:rPr>
              <w:delText>v.20</w:delText>
            </w:r>
            <w:r w:rsidR="00281C82" w:rsidDel="00337099">
              <w:rPr>
                <w:rFonts w:ascii="Calibri" w:hAnsi="Calibri"/>
                <w:noProof/>
                <w:color w:val="auto"/>
                <w:sz w:val="22"/>
                <w:szCs w:val="22"/>
              </w:rPr>
              <w:delText>25-02-04</w:delText>
            </w:r>
            <w:r w:rsidR="00BE45C8" w:rsidDel="00337099">
              <w:rPr>
                <w:rFonts w:ascii="Calibri" w:hAnsi="Calibri"/>
                <w:noProof/>
                <w:color w:val="auto"/>
                <w:sz w:val="22"/>
                <w:szCs w:val="22"/>
              </w:rPr>
              <w:delText>.docx</w:delText>
            </w:r>
          </w:del>
          <w:r>
            <w:rPr>
              <w:rFonts w:ascii="Calibri" w:hAnsi="Calibri"/>
              <w:color w:val="auto"/>
              <w:sz w:val="22"/>
              <w:szCs w:val="22"/>
            </w:rPr>
            <w:fldChar w:fldCharType="end"/>
          </w:r>
        </w:p>
      </w:tc>
      <w:tc>
        <w:tcPr>
          <w:tcW w:w="1563" w:type="dxa"/>
          <w:noWrap/>
          <w:hideMark/>
        </w:tcPr>
        <w:p w14:paraId="275ACA2B" w14:textId="77777777" w:rsidR="00706283" w:rsidRPr="0066470D" w:rsidRDefault="00706283"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610A9269" w14:textId="77777777" w:rsidR="00706283" w:rsidRPr="0066470D" w:rsidRDefault="00706283"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16671E">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16671E">
            <w:rPr>
              <w:rFonts w:ascii="Calibri" w:hAnsi="Calibri"/>
              <w:b/>
              <w:noProof/>
              <w:color w:val="auto"/>
              <w:sz w:val="22"/>
              <w:szCs w:val="22"/>
            </w:rPr>
            <w:t>3</w:t>
          </w:r>
          <w:r w:rsidRPr="0066470D">
            <w:rPr>
              <w:rFonts w:ascii="Calibri" w:hAnsi="Calibri"/>
              <w:b/>
              <w:color w:val="auto"/>
              <w:sz w:val="22"/>
              <w:szCs w:val="22"/>
            </w:rPr>
            <w:fldChar w:fldCharType="end"/>
          </w:r>
        </w:p>
      </w:tc>
    </w:tr>
    <w:tr w:rsidR="00706283" w:rsidRPr="0066470D" w14:paraId="68DEA0C0" w14:textId="77777777" w:rsidTr="00973646">
      <w:trPr>
        <w:trHeight w:val="315"/>
      </w:trPr>
      <w:tc>
        <w:tcPr>
          <w:tcW w:w="1443" w:type="dxa"/>
          <w:noWrap/>
          <w:hideMark/>
        </w:tcPr>
        <w:p w14:paraId="210589FF" w14:textId="77777777" w:rsidR="00706283" w:rsidRPr="0066470D" w:rsidRDefault="00706283"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6C8BB5B4" w14:textId="584A96C5" w:rsidR="00706283" w:rsidRPr="0066470D" w:rsidRDefault="00E456C2"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46C6B1D4" w14:textId="77777777" w:rsidR="00706283" w:rsidRPr="0066470D" w:rsidRDefault="00706283"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4FA0DA2C" w14:textId="0B223D73" w:rsidR="00706283" w:rsidRPr="0066470D" w:rsidRDefault="00E456C2" w:rsidP="005A79B2">
          <w:pPr>
            <w:rPr>
              <w:rFonts w:ascii="Calibri" w:hAnsi="Calibri"/>
              <w:color w:val="auto"/>
              <w:sz w:val="22"/>
              <w:szCs w:val="22"/>
            </w:rPr>
          </w:pPr>
          <w:del w:id="184" w:author="Penny Patterson" w:date="2026-03-18T15:59:00Z" w16du:dateUtc="2026-03-18T19:59:00Z">
            <w:r w:rsidDel="00337099">
              <w:rPr>
                <w:rFonts w:ascii="Calibri" w:hAnsi="Calibri"/>
                <w:color w:val="auto"/>
                <w:sz w:val="22"/>
                <w:szCs w:val="22"/>
              </w:rPr>
              <w:delText>2-26-2025</w:delText>
            </w:r>
          </w:del>
          <w:ins w:id="185" w:author="Penny Patterson" w:date="2026-03-18T15:59:00Z" w16du:dateUtc="2026-03-18T19:59:00Z">
            <w:r w:rsidR="00337099">
              <w:rPr>
                <w:rFonts w:ascii="Calibri" w:hAnsi="Calibri"/>
                <w:color w:val="auto"/>
                <w:sz w:val="22"/>
                <w:szCs w:val="22"/>
              </w:rPr>
              <w:t>03.16.2026</w:t>
            </w:r>
          </w:ins>
        </w:p>
      </w:tc>
    </w:tr>
  </w:tbl>
  <w:p w14:paraId="3FC9CCA0" w14:textId="77777777" w:rsidR="00706283" w:rsidRDefault="007062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D0ED" w14:textId="77777777" w:rsidR="006732B6" w:rsidRDefault="00673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4CE6"/>
    <w:multiLevelType w:val="hybridMultilevel"/>
    <w:tmpl w:val="D72E92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3060F6"/>
    <w:multiLevelType w:val="multilevel"/>
    <w:tmpl w:val="2F3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F27AB6"/>
    <w:multiLevelType w:val="multilevel"/>
    <w:tmpl w:val="FBF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D587E"/>
    <w:multiLevelType w:val="multilevel"/>
    <w:tmpl w:val="51E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34CD6"/>
    <w:multiLevelType w:val="multilevel"/>
    <w:tmpl w:val="0ADC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07C99"/>
    <w:multiLevelType w:val="hybridMultilevel"/>
    <w:tmpl w:val="A544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47605ED"/>
    <w:multiLevelType w:val="multilevel"/>
    <w:tmpl w:val="E77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A4CDA"/>
    <w:multiLevelType w:val="multilevel"/>
    <w:tmpl w:val="F5A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76F95"/>
    <w:multiLevelType w:val="multilevel"/>
    <w:tmpl w:val="FCE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0A13F1"/>
    <w:multiLevelType w:val="hybridMultilevel"/>
    <w:tmpl w:val="96B0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4622AF"/>
    <w:multiLevelType w:val="hybridMultilevel"/>
    <w:tmpl w:val="95C64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46306432">
    <w:abstractNumId w:val="16"/>
  </w:num>
  <w:num w:numId="2" w16cid:durableId="243952055">
    <w:abstractNumId w:val="20"/>
  </w:num>
  <w:num w:numId="3" w16cid:durableId="1803034995">
    <w:abstractNumId w:val="15"/>
  </w:num>
  <w:num w:numId="4" w16cid:durableId="2020156726">
    <w:abstractNumId w:val="3"/>
  </w:num>
  <w:num w:numId="5" w16cid:durableId="1338461031">
    <w:abstractNumId w:val="2"/>
  </w:num>
  <w:num w:numId="6" w16cid:durableId="1117677481">
    <w:abstractNumId w:val="21"/>
  </w:num>
  <w:num w:numId="7" w16cid:durableId="1286815196">
    <w:abstractNumId w:val="25"/>
  </w:num>
  <w:num w:numId="8" w16cid:durableId="883829084">
    <w:abstractNumId w:val="9"/>
  </w:num>
  <w:num w:numId="9" w16cid:durableId="1576626024">
    <w:abstractNumId w:val="22"/>
  </w:num>
  <w:num w:numId="10" w16cid:durableId="70855336">
    <w:abstractNumId w:val="8"/>
  </w:num>
  <w:num w:numId="11" w16cid:durableId="1195118974">
    <w:abstractNumId w:val="4"/>
  </w:num>
  <w:num w:numId="12" w16cid:durableId="8872198">
    <w:abstractNumId w:val="1"/>
  </w:num>
  <w:num w:numId="13" w16cid:durableId="1209730736">
    <w:abstractNumId w:val="6"/>
  </w:num>
  <w:num w:numId="14" w16cid:durableId="1039204720">
    <w:abstractNumId w:val="5"/>
  </w:num>
  <w:num w:numId="15" w16cid:durableId="694506053">
    <w:abstractNumId w:val="14"/>
  </w:num>
  <w:num w:numId="16" w16cid:durableId="1942568204">
    <w:abstractNumId w:val="13"/>
  </w:num>
  <w:num w:numId="17" w16cid:durableId="1845197319">
    <w:abstractNumId w:val="24"/>
  </w:num>
  <w:num w:numId="18" w16cid:durableId="1620141671">
    <w:abstractNumId w:val="0"/>
  </w:num>
  <w:num w:numId="19" w16cid:durableId="1702053801">
    <w:abstractNumId w:val="23"/>
  </w:num>
  <w:num w:numId="20" w16cid:durableId="1023168241">
    <w:abstractNumId w:val="10"/>
  </w:num>
  <w:num w:numId="21" w16cid:durableId="1572810407">
    <w:abstractNumId w:val="18"/>
  </w:num>
  <w:num w:numId="22" w16cid:durableId="1662390180">
    <w:abstractNumId w:val="19"/>
  </w:num>
  <w:num w:numId="23" w16cid:durableId="1653101204">
    <w:abstractNumId w:val="12"/>
  </w:num>
  <w:num w:numId="24" w16cid:durableId="107821813">
    <w:abstractNumId w:val="11"/>
  </w:num>
  <w:num w:numId="25" w16cid:durableId="767390154">
    <w:abstractNumId w:val="17"/>
  </w:num>
  <w:num w:numId="26" w16cid:durableId="153492078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C01"/>
    <w:rsid w:val="000173FA"/>
    <w:rsid w:val="00046C5F"/>
    <w:rsid w:val="0004733A"/>
    <w:rsid w:val="000838CB"/>
    <w:rsid w:val="0008635C"/>
    <w:rsid w:val="000C304B"/>
    <w:rsid w:val="000C3DFB"/>
    <w:rsid w:val="000C4DBF"/>
    <w:rsid w:val="000C5195"/>
    <w:rsid w:val="000E1C35"/>
    <w:rsid w:val="000F650D"/>
    <w:rsid w:val="00101B29"/>
    <w:rsid w:val="00105B67"/>
    <w:rsid w:val="00116C82"/>
    <w:rsid w:val="00137789"/>
    <w:rsid w:val="00153A0B"/>
    <w:rsid w:val="00165974"/>
    <w:rsid w:val="0016671E"/>
    <w:rsid w:val="00172A59"/>
    <w:rsid w:val="00173C6B"/>
    <w:rsid w:val="00177A35"/>
    <w:rsid w:val="00187044"/>
    <w:rsid w:val="001A0F50"/>
    <w:rsid w:val="001A22D8"/>
    <w:rsid w:val="001B0589"/>
    <w:rsid w:val="001C7C8E"/>
    <w:rsid w:val="001D10A0"/>
    <w:rsid w:val="001F42B4"/>
    <w:rsid w:val="002129A6"/>
    <w:rsid w:val="00212D39"/>
    <w:rsid w:val="0022143D"/>
    <w:rsid w:val="00221FA6"/>
    <w:rsid w:val="00226655"/>
    <w:rsid w:val="00274304"/>
    <w:rsid w:val="00281C82"/>
    <w:rsid w:val="002B5B16"/>
    <w:rsid w:val="002C4354"/>
    <w:rsid w:val="002D45E7"/>
    <w:rsid w:val="002D5974"/>
    <w:rsid w:val="002E271B"/>
    <w:rsid w:val="002E7946"/>
    <w:rsid w:val="00305759"/>
    <w:rsid w:val="00337099"/>
    <w:rsid w:val="0035095C"/>
    <w:rsid w:val="00376740"/>
    <w:rsid w:val="003A5CE5"/>
    <w:rsid w:val="003B7B02"/>
    <w:rsid w:val="003D1037"/>
    <w:rsid w:val="003E784E"/>
    <w:rsid w:val="00400FAF"/>
    <w:rsid w:val="004018D4"/>
    <w:rsid w:val="004030E5"/>
    <w:rsid w:val="00417538"/>
    <w:rsid w:val="00425EC1"/>
    <w:rsid w:val="00443E2A"/>
    <w:rsid w:val="00485C4A"/>
    <w:rsid w:val="00486AE5"/>
    <w:rsid w:val="004C6FCC"/>
    <w:rsid w:val="004E51DD"/>
    <w:rsid w:val="00512A52"/>
    <w:rsid w:val="0054390F"/>
    <w:rsid w:val="00553274"/>
    <w:rsid w:val="005708AD"/>
    <w:rsid w:val="00577CB3"/>
    <w:rsid w:val="00581A67"/>
    <w:rsid w:val="005A3C66"/>
    <w:rsid w:val="005A78D6"/>
    <w:rsid w:val="005A79B2"/>
    <w:rsid w:val="005C2BA7"/>
    <w:rsid w:val="005E121C"/>
    <w:rsid w:val="00623343"/>
    <w:rsid w:val="0063608F"/>
    <w:rsid w:val="00646F66"/>
    <w:rsid w:val="006732B6"/>
    <w:rsid w:val="006B7F58"/>
    <w:rsid w:val="00706283"/>
    <w:rsid w:val="00754AD1"/>
    <w:rsid w:val="00784F37"/>
    <w:rsid w:val="007A42EF"/>
    <w:rsid w:val="007A5318"/>
    <w:rsid w:val="007B27B8"/>
    <w:rsid w:val="007C4932"/>
    <w:rsid w:val="007E7CDD"/>
    <w:rsid w:val="00802C60"/>
    <w:rsid w:val="00810830"/>
    <w:rsid w:val="00821259"/>
    <w:rsid w:val="00853A72"/>
    <w:rsid w:val="0086404A"/>
    <w:rsid w:val="00881264"/>
    <w:rsid w:val="0089078C"/>
    <w:rsid w:val="008B7FE8"/>
    <w:rsid w:val="008D0CFC"/>
    <w:rsid w:val="008D654E"/>
    <w:rsid w:val="008E1CDB"/>
    <w:rsid w:val="008E5AFE"/>
    <w:rsid w:val="008E759F"/>
    <w:rsid w:val="00904752"/>
    <w:rsid w:val="00914D26"/>
    <w:rsid w:val="009152A1"/>
    <w:rsid w:val="00920B5A"/>
    <w:rsid w:val="009670A4"/>
    <w:rsid w:val="0097225C"/>
    <w:rsid w:val="00973646"/>
    <w:rsid w:val="009812F3"/>
    <w:rsid w:val="0099404D"/>
    <w:rsid w:val="009A249A"/>
    <w:rsid w:val="009B7183"/>
    <w:rsid w:val="009D7B6E"/>
    <w:rsid w:val="00A26C01"/>
    <w:rsid w:val="00A34942"/>
    <w:rsid w:val="00A46EEB"/>
    <w:rsid w:val="00A639C6"/>
    <w:rsid w:val="00A806E7"/>
    <w:rsid w:val="00A9568C"/>
    <w:rsid w:val="00AC4C0B"/>
    <w:rsid w:val="00AD2945"/>
    <w:rsid w:val="00AF047B"/>
    <w:rsid w:val="00B02E69"/>
    <w:rsid w:val="00B079C6"/>
    <w:rsid w:val="00B128BC"/>
    <w:rsid w:val="00B14DF5"/>
    <w:rsid w:val="00B954D7"/>
    <w:rsid w:val="00BA23E6"/>
    <w:rsid w:val="00BE1FD7"/>
    <w:rsid w:val="00BE45C8"/>
    <w:rsid w:val="00C20FEA"/>
    <w:rsid w:val="00C313E3"/>
    <w:rsid w:val="00C42DE8"/>
    <w:rsid w:val="00C45493"/>
    <w:rsid w:val="00C536EE"/>
    <w:rsid w:val="00C5633F"/>
    <w:rsid w:val="00C72388"/>
    <w:rsid w:val="00C77DC1"/>
    <w:rsid w:val="00C826CF"/>
    <w:rsid w:val="00C852AD"/>
    <w:rsid w:val="00CA29EF"/>
    <w:rsid w:val="00CC3F27"/>
    <w:rsid w:val="00CD3FE4"/>
    <w:rsid w:val="00CD6EF1"/>
    <w:rsid w:val="00CE53E2"/>
    <w:rsid w:val="00CF34A9"/>
    <w:rsid w:val="00CF4826"/>
    <w:rsid w:val="00D40E80"/>
    <w:rsid w:val="00D46A65"/>
    <w:rsid w:val="00D6457C"/>
    <w:rsid w:val="00D700B7"/>
    <w:rsid w:val="00D85BF2"/>
    <w:rsid w:val="00D91027"/>
    <w:rsid w:val="00DA701D"/>
    <w:rsid w:val="00DA7AA7"/>
    <w:rsid w:val="00DC1259"/>
    <w:rsid w:val="00DD1B69"/>
    <w:rsid w:val="00DE6D00"/>
    <w:rsid w:val="00E01678"/>
    <w:rsid w:val="00E13EBE"/>
    <w:rsid w:val="00E15433"/>
    <w:rsid w:val="00E3358F"/>
    <w:rsid w:val="00E35DF7"/>
    <w:rsid w:val="00E456C2"/>
    <w:rsid w:val="00E52B31"/>
    <w:rsid w:val="00EA0384"/>
    <w:rsid w:val="00EB0D03"/>
    <w:rsid w:val="00EB72C9"/>
    <w:rsid w:val="00EC19CC"/>
    <w:rsid w:val="00ED04B7"/>
    <w:rsid w:val="00EE01D1"/>
    <w:rsid w:val="00EF1662"/>
    <w:rsid w:val="00EF1C00"/>
    <w:rsid w:val="00EF51EB"/>
    <w:rsid w:val="00F31C4B"/>
    <w:rsid w:val="00F51BB4"/>
    <w:rsid w:val="00F543B6"/>
    <w:rsid w:val="00F71C41"/>
    <w:rsid w:val="00F73178"/>
    <w:rsid w:val="00F90E0F"/>
    <w:rsid w:val="00F96065"/>
    <w:rsid w:val="00FA0E02"/>
    <w:rsid w:val="00FB44B8"/>
    <w:rsid w:val="00FD0330"/>
    <w:rsid w:val="00FF1708"/>
    <w:rsid w:val="00FF73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1DC2E"/>
  <w15:chartTrackingRefBased/>
  <w15:docId w15:val="{292980A4-45D2-4501-B9EA-E7083AB1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uiPriority w:val="99"/>
    <w:rsid w:val="00172A59"/>
    <w:rPr>
      <w:rFonts w:ascii="Arial" w:hAnsi="Arial"/>
      <w:color w:val="000000"/>
    </w:rPr>
  </w:style>
  <w:style w:type="paragraph" w:styleId="Revision">
    <w:name w:val="Revision"/>
    <w:hidden/>
    <w:uiPriority w:val="99"/>
    <w:semiHidden/>
    <w:rsid w:val="00E3358F"/>
    <w:rPr>
      <w:rFonts w:ascii="Arial" w:hAnsi="Arial"/>
      <w:color w:val="000000"/>
    </w:rPr>
  </w:style>
  <w:style w:type="character" w:styleId="CommentReference">
    <w:name w:val="annotation reference"/>
    <w:basedOn w:val="DefaultParagraphFont"/>
    <w:uiPriority w:val="99"/>
    <w:semiHidden/>
    <w:unhideWhenUsed/>
    <w:rsid w:val="00E3358F"/>
    <w:rPr>
      <w:sz w:val="16"/>
      <w:szCs w:val="16"/>
    </w:rPr>
  </w:style>
  <w:style w:type="paragraph" w:styleId="CommentText">
    <w:name w:val="annotation text"/>
    <w:basedOn w:val="Normal"/>
    <w:link w:val="CommentTextChar"/>
    <w:uiPriority w:val="99"/>
    <w:unhideWhenUsed/>
    <w:rsid w:val="00E3358F"/>
  </w:style>
  <w:style w:type="character" w:customStyle="1" w:styleId="CommentTextChar">
    <w:name w:val="Comment Text Char"/>
    <w:basedOn w:val="DefaultParagraphFont"/>
    <w:link w:val="CommentText"/>
    <w:uiPriority w:val="99"/>
    <w:rsid w:val="00E3358F"/>
    <w:rPr>
      <w:rFonts w:ascii="Arial" w:hAnsi="Arial"/>
      <w:color w:val="000000"/>
    </w:rPr>
  </w:style>
  <w:style w:type="paragraph" w:styleId="CommentSubject">
    <w:name w:val="annotation subject"/>
    <w:basedOn w:val="CommentText"/>
    <w:next w:val="CommentText"/>
    <w:link w:val="CommentSubjectChar"/>
    <w:uiPriority w:val="99"/>
    <w:semiHidden/>
    <w:unhideWhenUsed/>
    <w:rsid w:val="00E3358F"/>
    <w:rPr>
      <w:b/>
      <w:bCs/>
    </w:rPr>
  </w:style>
  <w:style w:type="character" w:customStyle="1" w:styleId="CommentSubjectChar">
    <w:name w:val="Comment Subject Char"/>
    <w:basedOn w:val="CommentTextChar"/>
    <w:link w:val="CommentSubject"/>
    <w:uiPriority w:val="99"/>
    <w:semiHidden/>
    <w:rsid w:val="00E3358F"/>
    <w:rPr>
      <w:rFonts w:ascii="Arial" w:hAnsi="Arial"/>
      <w:b/>
      <w:bCs/>
      <w:color w:val="000000"/>
    </w:rPr>
  </w:style>
  <w:style w:type="paragraph" w:styleId="NormalWeb">
    <w:name w:val="Normal (Web)"/>
    <w:basedOn w:val="Normal"/>
    <w:uiPriority w:val="99"/>
    <w:unhideWhenUsed/>
    <w:rsid w:val="00B079C6"/>
    <w:pPr>
      <w:spacing w:before="100" w:beforeAutospacing="1" w:after="100" w:afterAutospacing="1"/>
    </w:pPr>
    <w:rPr>
      <w:rFonts w:ascii="Times New Roman" w:hAnsi="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688027626">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2A1D0-6050-40B4-A060-871DC77DD068}">
  <ds:schemaRefs>
    <ds:schemaRef ds:uri="http://schemas.openxmlformats.org/officeDocument/2006/bibliography"/>
  </ds:schemaRefs>
</ds:datastoreItem>
</file>

<file path=customXml/itemProps2.xml><?xml version="1.0" encoding="utf-8"?>
<ds:datastoreItem xmlns:ds="http://schemas.openxmlformats.org/officeDocument/2006/customXml" ds:itemID="{62B6B0D8-7843-42FD-873B-837ACF9916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656DB2-2560-417E-9974-C2873DE5294C}">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4.xml><?xml version="1.0" encoding="utf-8"?>
<ds:datastoreItem xmlns:ds="http://schemas.openxmlformats.org/officeDocument/2006/customXml" ds:itemID="{19252006-F6A2-4E85-828E-A57A1DB7B9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1272</Words>
  <Characters>8183</Characters>
  <Application>Microsoft Office Word</Application>
  <DocSecurity>0</DocSecurity>
  <Lines>185</Lines>
  <Paragraphs>116</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cp:lastModifiedBy>Penny Patterson</cp:lastModifiedBy>
  <cp:revision>33</cp:revision>
  <cp:lastPrinted>2026-03-18T20:00:00Z</cp:lastPrinted>
  <dcterms:created xsi:type="dcterms:W3CDTF">2025-02-05T03:40:00Z</dcterms:created>
  <dcterms:modified xsi:type="dcterms:W3CDTF">2026-04-27T18:32:00Z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