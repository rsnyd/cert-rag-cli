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907A" w14:textId="77777777" w:rsidR="008171B5" w:rsidRPr="00F43838" w:rsidRDefault="008171B5" w:rsidP="008171B5">
      <w:pPr>
        <w:spacing w:before="100" w:beforeAutospacing="1" w:after="100" w:afterAutospacing="1"/>
        <w:outlineLvl w:val="3"/>
        <w:rPr>
          <w:rFonts w:asciiTheme="minorHAnsi" w:hAnsiTheme="minorHAnsi" w:cstheme="minorHAnsi"/>
          <w:color w:val="auto"/>
          <w:sz w:val="24"/>
          <w:szCs w:val="24"/>
          <w:u w:val="single"/>
        </w:rPr>
      </w:pPr>
      <w:r w:rsidRPr="00F43838">
        <w:rPr>
          <w:rFonts w:asciiTheme="minorHAnsi" w:hAnsiTheme="minorHAnsi" w:cstheme="minorHAnsi"/>
          <w:color w:val="auto"/>
          <w:sz w:val="24"/>
          <w:szCs w:val="24"/>
          <w:u w:val="single"/>
        </w:rPr>
        <w:t>Introduction</w:t>
      </w:r>
    </w:p>
    <w:p w14:paraId="44A53DB6" w14:textId="77777777" w:rsidR="008171B5" w:rsidRPr="00F43838" w:rsidRDefault="008171B5" w:rsidP="008171B5">
      <w:p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Spices Inc. has implemented a Storage System as part of Good Manufacturing Practices (GMP) to ensure product safety. This system includes effective storage plans for raw materials, ingredients, packaging, equipment, and finished products to maintain hygiene and prevent contamination.</w:t>
      </w:r>
    </w:p>
    <w:p w14:paraId="123D3B19" w14:textId="77777777" w:rsidR="008171B5" w:rsidRPr="00F43838" w:rsidRDefault="008171B5" w:rsidP="008171B5">
      <w:pPr>
        <w:spacing w:before="100" w:beforeAutospacing="1" w:after="100" w:afterAutospacing="1"/>
        <w:outlineLvl w:val="3"/>
        <w:rPr>
          <w:rFonts w:asciiTheme="minorHAnsi" w:hAnsiTheme="minorHAnsi" w:cstheme="minorHAnsi"/>
          <w:color w:val="auto"/>
          <w:sz w:val="24"/>
          <w:szCs w:val="24"/>
          <w:u w:val="single"/>
        </w:rPr>
      </w:pPr>
      <w:r w:rsidRPr="00F43838">
        <w:rPr>
          <w:rFonts w:asciiTheme="minorHAnsi" w:hAnsiTheme="minorHAnsi" w:cstheme="minorHAnsi"/>
          <w:color w:val="auto"/>
          <w:sz w:val="24"/>
          <w:szCs w:val="24"/>
          <w:u w:val="single"/>
        </w:rPr>
        <w:t>Storage Procedure</w:t>
      </w:r>
    </w:p>
    <w:p w14:paraId="5210F410"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Materials are stored in clean, secure areas to prevent contamination.</w:t>
      </w:r>
    </w:p>
    <w:p w14:paraId="6F6FFCAD"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Separate storage areas are used for chemicals, packaging, raw materials, finished products, rework, and quarantined items.</w:t>
      </w:r>
    </w:p>
    <w:p w14:paraId="363D6425"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Partially used materials are sealed and protected before being returned to storage.</w:t>
      </w:r>
    </w:p>
    <w:p w14:paraId="6C37BD79"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Chemicals (cleaning and maintenance) are stored in locked areas away from food materials.</w:t>
      </w:r>
    </w:p>
    <w:p w14:paraId="316CC996"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Storage areas are clean, ventilated, and dry, protecting materials from pests, dust, and other contaminants.</w:t>
      </w:r>
    </w:p>
    <w:p w14:paraId="357E586F"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Items are stored off the floor on pallets or racks at least 6 inches away from walls, floors, and ceilings.</w:t>
      </w:r>
    </w:p>
    <w:p w14:paraId="4B13651A" w14:textId="4CFD93B4"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 xml:space="preserve">Pallets are clean </w:t>
      </w:r>
      <w:r w:rsidR="00505662">
        <w:rPr>
          <w:rFonts w:asciiTheme="minorHAnsi" w:hAnsiTheme="minorHAnsi" w:cstheme="minorHAnsi"/>
          <w:color w:val="auto"/>
          <w:sz w:val="24"/>
          <w:szCs w:val="24"/>
        </w:rPr>
        <w:t xml:space="preserve">and </w:t>
      </w:r>
      <w:r w:rsidRPr="00F43838">
        <w:rPr>
          <w:rFonts w:asciiTheme="minorHAnsi" w:hAnsiTheme="minorHAnsi" w:cstheme="minorHAnsi"/>
          <w:color w:val="auto"/>
          <w:sz w:val="24"/>
          <w:szCs w:val="24"/>
        </w:rPr>
        <w:t>in good condition.</w:t>
      </w:r>
    </w:p>
    <w:p w14:paraId="421A7AED"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Stock rotation follows a first in, first out (FIFO) system to prevent aging and infestation.</w:t>
      </w:r>
    </w:p>
    <w:p w14:paraId="0CEA9FD5"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Weekly stock checks ensure materials are used within shelf life and remain in good condition.</w:t>
      </w:r>
    </w:p>
    <w:p w14:paraId="200257AB" w14:textId="77777777" w:rsidR="008171B5" w:rsidRPr="00F43838" w:rsidRDefault="008171B5" w:rsidP="008171B5">
      <w:pPr>
        <w:numPr>
          <w:ilvl w:val="0"/>
          <w:numId w:val="36"/>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Temporary or overflow storage areas undergo risk analysis and inspections to ensure product integrity.</w:t>
      </w:r>
    </w:p>
    <w:p w14:paraId="14E9F1D2" w14:textId="77777777" w:rsidR="008171B5" w:rsidRPr="00F43838" w:rsidRDefault="008171B5" w:rsidP="008171B5">
      <w:pPr>
        <w:spacing w:before="100" w:beforeAutospacing="1" w:after="100" w:afterAutospacing="1"/>
        <w:outlineLvl w:val="3"/>
        <w:rPr>
          <w:rFonts w:asciiTheme="minorHAnsi" w:hAnsiTheme="minorHAnsi" w:cstheme="minorHAnsi"/>
          <w:color w:val="auto"/>
          <w:sz w:val="24"/>
          <w:szCs w:val="24"/>
          <w:u w:val="single"/>
        </w:rPr>
      </w:pPr>
      <w:r w:rsidRPr="00F43838">
        <w:rPr>
          <w:rFonts w:asciiTheme="minorHAnsi" w:hAnsiTheme="minorHAnsi" w:cstheme="minorHAnsi"/>
          <w:color w:val="auto"/>
          <w:sz w:val="24"/>
          <w:szCs w:val="24"/>
          <w:u w:val="single"/>
        </w:rPr>
        <w:t>Stock Control</w:t>
      </w:r>
    </w:p>
    <w:p w14:paraId="6DEECFB1" w14:textId="77777777" w:rsidR="008171B5" w:rsidRPr="00F43838" w:rsidRDefault="008171B5" w:rsidP="008171B5">
      <w:pPr>
        <w:numPr>
          <w:ilvl w:val="0"/>
          <w:numId w:val="37"/>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The Inventory Control Manager performs weekly stock checks and plans material requirements based on production needs.</w:t>
      </w:r>
    </w:p>
    <w:p w14:paraId="7DA2A14C" w14:textId="77777777" w:rsidR="008171B5" w:rsidRPr="00F43838" w:rsidRDefault="008171B5" w:rsidP="008171B5">
      <w:pPr>
        <w:numPr>
          <w:ilvl w:val="0"/>
          <w:numId w:val="37"/>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Personnel report any excess or shortage of stock.</w:t>
      </w:r>
    </w:p>
    <w:p w14:paraId="6312E54E" w14:textId="77777777" w:rsidR="008171B5" w:rsidRPr="00F43838" w:rsidRDefault="008171B5" w:rsidP="008171B5">
      <w:pPr>
        <w:numPr>
          <w:ilvl w:val="0"/>
          <w:numId w:val="37"/>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Wastage is monitored daily, and unreliable suppliers are replaced.</w:t>
      </w:r>
    </w:p>
    <w:p w14:paraId="66F3D58C" w14:textId="77777777" w:rsidR="008171B5" w:rsidRDefault="008171B5" w:rsidP="008171B5">
      <w:pPr>
        <w:numPr>
          <w:ilvl w:val="0"/>
          <w:numId w:val="37"/>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Warehouse staff are trained to follow FIFO stock rotation and check date codes on deliveries to avoid using older materials.</w:t>
      </w:r>
    </w:p>
    <w:p w14:paraId="53DC7AAD" w14:textId="77777777" w:rsidR="003D4CE1" w:rsidRPr="003D4CE1" w:rsidRDefault="003D4CE1" w:rsidP="003D4CE1">
      <w:pPr>
        <w:pStyle w:val="Heading3"/>
        <w:rPr>
          <w:rFonts w:asciiTheme="minorHAnsi" w:hAnsiTheme="minorHAnsi" w:cstheme="minorHAnsi"/>
          <w:b w:val="0"/>
          <w:bCs w:val="0"/>
          <w:color w:val="auto"/>
          <w:sz w:val="22"/>
          <w:szCs w:val="22"/>
          <w:u w:val="single"/>
        </w:rPr>
      </w:pPr>
      <w:r w:rsidRPr="003D4CE1">
        <w:rPr>
          <w:rFonts w:asciiTheme="minorHAnsi" w:hAnsiTheme="minorHAnsi" w:cstheme="minorHAnsi"/>
          <w:b w:val="0"/>
          <w:bCs w:val="0"/>
          <w:sz w:val="22"/>
          <w:szCs w:val="22"/>
          <w:u w:val="single"/>
        </w:rPr>
        <w:t>Stock Rotation Procedure</w:t>
      </w:r>
    </w:p>
    <w:p w14:paraId="4C5B2533" w14:textId="77777777" w:rsidR="003D4CE1" w:rsidRPr="003D4CE1" w:rsidRDefault="003D4CE1" w:rsidP="003D4CE1">
      <w:pPr>
        <w:pStyle w:val="NormalWeb"/>
        <w:rPr>
          <w:rFonts w:asciiTheme="minorHAnsi" w:hAnsiTheme="minorHAnsi" w:cstheme="minorHAnsi"/>
          <w:sz w:val="22"/>
          <w:szCs w:val="22"/>
        </w:rPr>
      </w:pPr>
      <w:r w:rsidRPr="003D4CE1">
        <w:rPr>
          <w:rFonts w:asciiTheme="minorHAnsi" w:hAnsiTheme="minorHAnsi" w:cstheme="minorHAnsi"/>
          <w:sz w:val="22"/>
          <w:szCs w:val="22"/>
        </w:rPr>
        <w:t>All raw materials, ingredients, packaging, and finished goods are rotated using a First-In, First-Out (FIFO) system.</w:t>
      </w:r>
    </w:p>
    <w:p w14:paraId="5FAEF403" w14:textId="77777777" w:rsidR="003D4CE1" w:rsidRPr="003D4CE1" w:rsidRDefault="003D4CE1" w:rsidP="003D4CE1">
      <w:pPr>
        <w:pStyle w:val="NormalWeb"/>
        <w:rPr>
          <w:rFonts w:asciiTheme="minorHAnsi" w:hAnsiTheme="minorHAnsi" w:cstheme="minorHAnsi"/>
          <w:sz w:val="22"/>
          <w:szCs w:val="22"/>
        </w:rPr>
      </w:pPr>
      <w:r w:rsidRPr="003D4CE1">
        <w:rPr>
          <w:rFonts w:asciiTheme="minorHAnsi" w:hAnsiTheme="minorHAnsi" w:cstheme="minorHAnsi"/>
          <w:sz w:val="22"/>
          <w:szCs w:val="22"/>
        </w:rPr>
        <w:lastRenderedPageBreak/>
        <w:t>Upon receipt, materials are labeled with the supplier lot number and date received. Warehouse personnel verify date codes and place newer materials behind existing stock.</w:t>
      </w:r>
    </w:p>
    <w:p w14:paraId="55D3F2CD" w14:textId="77777777" w:rsidR="003D4CE1" w:rsidRDefault="003D4CE1" w:rsidP="003D4CE1">
      <w:pPr>
        <w:pStyle w:val="NormalWeb"/>
        <w:rPr>
          <w:rFonts w:asciiTheme="minorHAnsi" w:hAnsiTheme="minorHAnsi" w:cstheme="minorHAnsi"/>
          <w:sz w:val="22"/>
          <w:szCs w:val="22"/>
        </w:rPr>
      </w:pPr>
      <w:r w:rsidRPr="003D4CE1">
        <w:rPr>
          <w:rFonts w:asciiTheme="minorHAnsi" w:hAnsiTheme="minorHAnsi" w:cstheme="minorHAnsi"/>
          <w:sz w:val="22"/>
          <w:szCs w:val="22"/>
        </w:rPr>
        <w:t>Weekly stock checks are conducted to verify proper rotation and to identify materials approaching expiration. Any out-of-date or compromised materials are placed on hold and evaluated under the Non-Conforming Product procedure.</w:t>
      </w:r>
    </w:p>
    <w:p w14:paraId="6F7B5E56" w14:textId="77777777" w:rsidR="00B34FB4" w:rsidRPr="00B34FB4" w:rsidRDefault="00B34FB4" w:rsidP="00B34FB4">
      <w:pPr>
        <w:pStyle w:val="NormalWeb"/>
        <w:rPr>
          <w:rFonts w:asciiTheme="minorHAnsi" w:hAnsiTheme="minorHAnsi" w:cstheme="minorHAnsi"/>
          <w:sz w:val="22"/>
          <w:szCs w:val="22"/>
          <w:u w:val="single"/>
        </w:rPr>
      </w:pPr>
      <w:r w:rsidRPr="00B34FB4">
        <w:rPr>
          <w:rFonts w:asciiTheme="minorHAnsi" w:hAnsiTheme="minorHAnsi" w:cstheme="minorHAnsi"/>
          <w:sz w:val="22"/>
          <w:szCs w:val="22"/>
          <w:u w:val="single"/>
        </w:rPr>
        <w:t>Shelf Life Control</w:t>
      </w:r>
    </w:p>
    <w:p w14:paraId="6ADF0F23" w14:textId="77777777" w:rsidR="00B34FB4" w:rsidRPr="00B34FB4" w:rsidRDefault="00B34FB4" w:rsidP="00B34FB4">
      <w:pPr>
        <w:pStyle w:val="NormalWeb"/>
        <w:rPr>
          <w:rFonts w:asciiTheme="minorHAnsi" w:hAnsiTheme="minorHAnsi" w:cstheme="minorHAnsi"/>
          <w:sz w:val="22"/>
          <w:szCs w:val="22"/>
        </w:rPr>
      </w:pPr>
      <w:r w:rsidRPr="00B34FB4">
        <w:rPr>
          <w:rFonts w:asciiTheme="minorHAnsi" w:hAnsiTheme="minorHAnsi" w:cstheme="minorHAnsi"/>
          <w:sz w:val="22"/>
          <w:szCs w:val="22"/>
        </w:rPr>
        <w:t>Shelf life for raw materials is based on supplier documentation and product specifications.</w:t>
      </w:r>
    </w:p>
    <w:p w14:paraId="0A54A256" w14:textId="77777777" w:rsidR="00B34FB4" w:rsidRPr="00B34FB4" w:rsidRDefault="00B34FB4" w:rsidP="00B34FB4">
      <w:pPr>
        <w:pStyle w:val="NormalWeb"/>
        <w:rPr>
          <w:rFonts w:asciiTheme="minorHAnsi" w:hAnsiTheme="minorHAnsi" w:cstheme="minorHAnsi"/>
          <w:sz w:val="22"/>
          <w:szCs w:val="22"/>
        </w:rPr>
      </w:pPr>
      <w:r w:rsidRPr="00B34FB4">
        <w:rPr>
          <w:rFonts w:asciiTheme="minorHAnsi" w:hAnsiTheme="minorHAnsi" w:cstheme="minorHAnsi"/>
          <w:sz w:val="22"/>
          <w:szCs w:val="22"/>
        </w:rPr>
        <w:t>Finished product shelf life is established based on product formulation, ingredient stability, and packaging type.</w:t>
      </w:r>
    </w:p>
    <w:p w14:paraId="6BE47104" w14:textId="77777777" w:rsidR="00B34FB4" w:rsidRPr="00B34FB4" w:rsidDel="002D3398" w:rsidRDefault="00B34FB4" w:rsidP="00B34FB4">
      <w:pPr>
        <w:pStyle w:val="NormalWeb"/>
        <w:rPr>
          <w:del w:id="0" w:author="Penny Patterson" w:date="2026-03-17T11:56:00Z" w16du:dateUtc="2026-03-17T15:56:00Z"/>
          <w:rFonts w:asciiTheme="minorHAnsi" w:hAnsiTheme="minorHAnsi" w:cstheme="minorHAnsi"/>
          <w:sz w:val="22"/>
          <w:szCs w:val="22"/>
        </w:rPr>
      </w:pPr>
      <w:r w:rsidRPr="00B34FB4">
        <w:rPr>
          <w:rFonts w:asciiTheme="minorHAnsi" w:hAnsiTheme="minorHAnsi" w:cstheme="minorHAnsi"/>
          <w:sz w:val="22"/>
          <w:szCs w:val="22"/>
        </w:rPr>
        <w:t>Inventory is monitored to ensure materials and finished products are distributed within their defined shelf life. Products exceeding shelf life are placed on hold and evaluated for disposition.</w:t>
      </w:r>
    </w:p>
    <w:p w14:paraId="5F5A8508" w14:textId="77777777" w:rsidR="0009730C" w:rsidRPr="003D4CE1" w:rsidRDefault="0009730C" w:rsidP="002D3398">
      <w:pPr>
        <w:pStyle w:val="NormalWeb"/>
        <w:rPr>
          <w:rFonts w:asciiTheme="minorHAnsi" w:hAnsiTheme="minorHAnsi" w:cstheme="minorHAnsi"/>
          <w:sz w:val="22"/>
          <w:szCs w:val="22"/>
        </w:rPr>
      </w:pPr>
    </w:p>
    <w:p w14:paraId="3F48E587" w14:textId="77777777" w:rsidR="003D4CE1" w:rsidRPr="00F43838" w:rsidDel="002D3398" w:rsidRDefault="003D4CE1" w:rsidP="003D4CE1">
      <w:pPr>
        <w:spacing w:before="100" w:beforeAutospacing="1" w:after="100" w:afterAutospacing="1"/>
        <w:rPr>
          <w:del w:id="1" w:author="Penny Patterson" w:date="2026-03-17T11:57:00Z" w16du:dateUtc="2026-03-17T15:57:00Z"/>
          <w:rFonts w:asciiTheme="minorHAnsi" w:hAnsiTheme="minorHAnsi" w:cstheme="minorHAnsi"/>
          <w:color w:val="auto"/>
          <w:sz w:val="24"/>
          <w:szCs w:val="24"/>
        </w:rPr>
      </w:pPr>
    </w:p>
    <w:p w14:paraId="3354517F" w14:textId="77777777" w:rsidR="008171B5" w:rsidRPr="00F43838" w:rsidRDefault="008171B5" w:rsidP="008171B5">
      <w:pPr>
        <w:spacing w:before="100" w:beforeAutospacing="1" w:after="100" w:afterAutospacing="1"/>
        <w:outlineLvl w:val="3"/>
        <w:rPr>
          <w:rFonts w:asciiTheme="minorHAnsi" w:hAnsiTheme="minorHAnsi" w:cstheme="minorHAnsi"/>
          <w:color w:val="auto"/>
          <w:sz w:val="24"/>
          <w:szCs w:val="24"/>
        </w:rPr>
      </w:pPr>
      <w:r w:rsidRPr="00F43838">
        <w:rPr>
          <w:rFonts w:asciiTheme="minorHAnsi" w:hAnsiTheme="minorHAnsi" w:cstheme="minorHAnsi"/>
          <w:color w:val="auto"/>
          <w:sz w:val="24"/>
          <w:szCs w:val="24"/>
        </w:rPr>
        <w:t>Chemical Storage</w:t>
      </w:r>
    </w:p>
    <w:p w14:paraId="44C755B8" w14:textId="77777777" w:rsidR="008171B5" w:rsidRPr="00F43838" w:rsidRDefault="008171B5" w:rsidP="008171B5">
      <w:pPr>
        <w:numPr>
          <w:ilvl w:val="0"/>
          <w:numId w:val="38"/>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Chemicals with contamination risk are stored in a locked area, separate from food, packaging, and equipment. Only authorized staff have access.</w:t>
      </w:r>
    </w:p>
    <w:p w14:paraId="2E3052DB" w14:textId="77777777" w:rsidR="008171B5" w:rsidRPr="00F43838" w:rsidRDefault="008171B5" w:rsidP="008171B5">
      <w:pPr>
        <w:numPr>
          <w:ilvl w:val="0"/>
          <w:numId w:val="38"/>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All chemicals remain in original containers or clearly labeled secondary containers if permitted.</w:t>
      </w:r>
    </w:p>
    <w:p w14:paraId="0EE75B53" w14:textId="77777777" w:rsidR="008171B5" w:rsidRPr="00F43838" w:rsidRDefault="008171B5" w:rsidP="008171B5">
      <w:pPr>
        <w:numPr>
          <w:ilvl w:val="0"/>
          <w:numId w:val="38"/>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A chemical inventory register is maintained.</w:t>
      </w:r>
    </w:p>
    <w:p w14:paraId="5CA748BB" w14:textId="77777777" w:rsidR="008171B5" w:rsidRPr="00F43838" w:rsidRDefault="008171B5" w:rsidP="008171B5">
      <w:pPr>
        <w:numPr>
          <w:ilvl w:val="0"/>
          <w:numId w:val="38"/>
        </w:numPr>
        <w:spacing w:before="100" w:beforeAutospacing="1" w:after="100" w:afterAutospacing="1"/>
        <w:rPr>
          <w:rFonts w:asciiTheme="minorHAnsi" w:hAnsiTheme="minorHAnsi" w:cstheme="minorHAnsi"/>
          <w:color w:val="auto"/>
          <w:sz w:val="24"/>
          <w:szCs w:val="24"/>
        </w:rPr>
      </w:pPr>
      <w:r w:rsidRPr="00F43838">
        <w:rPr>
          <w:rFonts w:asciiTheme="minorHAnsi" w:hAnsiTheme="minorHAnsi" w:cstheme="minorHAnsi"/>
          <w:color w:val="auto"/>
          <w:sz w:val="24"/>
          <w:szCs w:val="24"/>
        </w:rPr>
        <w:t>Small amounts of sanitizing chemicals for food contact zones may be stored near processing areas but are restricted to authorized personnel.</w:t>
      </w:r>
    </w:p>
    <w:p w14:paraId="189E1603" w14:textId="6373F6E3" w:rsidR="008171B5" w:rsidRPr="00F43838" w:rsidDel="002D3398" w:rsidRDefault="008171B5" w:rsidP="008171B5">
      <w:pPr>
        <w:numPr>
          <w:ilvl w:val="0"/>
          <w:numId w:val="38"/>
        </w:numPr>
        <w:spacing w:before="100" w:beforeAutospacing="1" w:after="100" w:afterAutospacing="1"/>
        <w:rPr>
          <w:del w:id="2" w:author="Penny Patterson" w:date="2026-03-17T11:58:00Z" w16du:dateUtc="2026-03-17T15:58:00Z"/>
          <w:rFonts w:asciiTheme="minorHAnsi" w:hAnsiTheme="minorHAnsi" w:cstheme="minorHAnsi"/>
          <w:color w:val="auto"/>
          <w:sz w:val="24"/>
          <w:szCs w:val="24"/>
        </w:rPr>
      </w:pPr>
      <w:del w:id="3" w:author="Penny Patterson" w:date="2026-03-17T11:58:00Z" w16du:dateUtc="2026-03-17T15:58:00Z">
        <w:r w:rsidRPr="00F43838" w:rsidDel="002D3398">
          <w:rPr>
            <w:rFonts w:asciiTheme="minorHAnsi" w:hAnsiTheme="minorHAnsi" w:cstheme="minorHAnsi"/>
            <w:color w:val="auto"/>
            <w:sz w:val="24"/>
            <w:szCs w:val="24"/>
          </w:rPr>
          <w:delText xml:space="preserve">Pest control chemicals are stored separately from cleaning and sanitation </w:delText>
        </w:r>
        <w:commentRangeStart w:id="4"/>
        <w:commentRangeStart w:id="5"/>
        <w:r w:rsidRPr="00F43838" w:rsidDel="002D3398">
          <w:rPr>
            <w:rFonts w:asciiTheme="minorHAnsi" w:hAnsiTheme="minorHAnsi" w:cstheme="minorHAnsi"/>
            <w:color w:val="auto"/>
            <w:sz w:val="24"/>
            <w:szCs w:val="24"/>
          </w:rPr>
          <w:delText>chemicals</w:delText>
        </w:r>
        <w:commentRangeEnd w:id="4"/>
        <w:r w:rsidR="0040176F" w:rsidRPr="00F43838" w:rsidDel="002D3398">
          <w:rPr>
            <w:rStyle w:val="CommentReference"/>
            <w:rFonts w:asciiTheme="minorHAnsi" w:hAnsiTheme="minorHAnsi" w:cstheme="minorHAnsi"/>
            <w:color w:val="auto"/>
            <w:sz w:val="24"/>
            <w:szCs w:val="24"/>
          </w:rPr>
          <w:commentReference w:id="4"/>
        </w:r>
      </w:del>
      <w:commentRangeEnd w:id="5"/>
      <w:r w:rsidR="002D3398" w:rsidRPr="00F43838">
        <w:rPr>
          <w:rStyle w:val="CommentReference"/>
          <w:rFonts w:asciiTheme="minorHAnsi" w:hAnsiTheme="minorHAnsi" w:cstheme="minorHAnsi"/>
          <w:color w:val="auto"/>
          <w:sz w:val="24"/>
          <w:szCs w:val="24"/>
        </w:rPr>
        <w:commentReference w:id="5"/>
      </w:r>
      <w:del w:id="6" w:author="Penny Patterson" w:date="2026-03-17T11:58:00Z" w16du:dateUtc="2026-03-17T15:58:00Z">
        <w:r w:rsidRPr="00F43838" w:rsidDel="002D3398">
          <w:rPr>
            <w:rFonts w:asciiTheme="minorHAnsi" w:hAnsiTheme="minorHAnsi" w:cstheme="minorHAnsi"/>
            <w:color w:val="auto"/>
            <w:sz w:val="24"/>
            <w:szCs w:val="24"/>
          </w:rPr>
          <w:delText>.</w:delText>
        </w:r>
      </w:del>
    </w:p>
    <w:p w14:paraId="23EFE082" w14:textId="77777777" w:rsidR="009A06A8" w:rsidRPr="00F43838" w:rsidRDefault="009A06A8" w:rsidP="0036764B">
      <w:pPr>
        <w:autoSpaceDE w:val="0"/>
        <w:autoSpaceDN w:val="0"/>
        <w:adjustRightInd w:val="0"/>
        <w:rPr>
          <w:rFonts w:asciiTheme="minorHAnsi" w:eastAsia="Calibri" w:hAnsiTheme="minorHAnsi" w:cstheme="minorHAnsi"/>
          <w:color w:val="auto"/>
          <w:sz w:val="24"/>
          <w:szCs w:val="24"/>
          <w:lang w:val="en-GB"/>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9A06A8" w:rsidRPr="00F43838" w14:paraId="2845C602" w14:textId="77777777" w:rsidTr="009A06A8">
        <w:tc>
          <w:tcPr>
            <w:tcW w:w="1722" w:type="dxa"/>
          </w:tcPr>
          <w:p w14:paraId="7E374DD6" w14:textId="77777777" w:rsidR="009A06A8" w:rsidRPr="00F43838" w:rsidRDefault="009A06A8" w:rsidP="009A06A8">
            <w:pPr>
              <w:jc w:val="center"/>
              <w:rPr>
                <w:rFonts w:asciiTheme="minorHAnsi" w:hAnsiTheme="minorHAnsi" w:cstheme="minorHAnsi"/>
                <w:sz w:val="24"/>
                <w:szCs w:val="24"/>
              </w:rPr>
            </w:pPr>
            <w:r w:rsidRPr="00F43838">
              <w:rPr>
                <w:rFonts w:asciiTheme="minorHAnsi" w:hAnsiTheme="minorHAnsi" w:cstheme="minorHAnsi"/>
                <w:sz w:val="24"/>
                <w:szCs w:val="24"/>
              </w:rPr>
              <w:t>Revision Date = Version #</w:t>
            </w:r>
          </w:p>
        </w:tc>
        <w:tc>
          <w:tcPr>
            <w:tcW w:w="8208" w:type="dxa"/>
          </w:tcPr>
          <w:p w14:paraId="2AB210F1" w14:textId="77777777" w:rsidR="009A06A8" w:rsidRPr="00F43838" w:rsidRDefault="009A06A8" w:rsidP="009A06A8">
            <w:pPr>
              <w:jc w:val="center"/>
              <w:rPr>
                <w:rFonts w:asciiTheme="minorHAnsi" w:hAnsiTheme="minorHAnsi" w:cstheme="minorHAnsi"/>
                <w:sz w:val="24"/>
                <w:szCs w:val="24"/>
              </w:rPr>
            </w:pPr>
          </w:p>
          <w:p w14:paraId="0C40AD51" w14:textId="77777777" w:rsidR="009A06A8" w:rsidRPr="00F43838" w:rsidRDefault="009A06A8" w:rsidP="009A06A8">
            <w:pPr>
              <w:jc w:val="center"/>
              <w:rPr>
                <w:rFonts w:asciiTheme="minorHAnsi" w:hAnsiTheme="minorHAnsi" w:cstheme="minorHAnsi"/>
                <w:sz w:val="24"/>
                <w:szCs w:val="24"/>
              </w:rPr>
            </w:pPr>
            <w:r w:rsidRPr="00F43838">
              <w:rPr>
                <w:rFonts w:asciiTheme="minorHAnsi" w:hAnsiTheme="minorHAnsi" w:cstheme="minorHAnsi"/>
                <w:sz w:val="24"/>
                <w:szCs w:val="24"/>
              </w:rPr>
              <w:t>Changes</w:t>
            </w:r>
          </w:p>
        </w:tc>
      </w:tr>
      <w:tr w:rsidR="009A06A8" w:rsidRPr="00F43838" w14:paraId="2D4B8EEE" w14:textId="77777777" w:rsidTr="009A06A8">
        <w:tc>
          <w:tcPr>
            <w:tcW w:w="1722" w:type="dxa"/>
          </w:tcPr>
          <w:p w14:paraId="17C9FC71" w14:textId="5195A2DF" w:rsidR="009A06A8" w:rsidRPr="00F43838" w:rsidRDefault="009A06A8" w:rsidP="009A06A8">
            <w:pPr>
              <w:jc w:val="center"/>
              <w:rPr>
                <w:rFonts w:asciiTheme="minorHAnsi" w:hAnsiTheme="minorHAnsi" w:cstheme="minorHAnsi"/>
                <w:sz w:val="24"/>
                <w:szCs w:val="24"/>
              </w:rPr>
            </w:pPr>
            <w:r w:rsidRPr="00F43838">
              <w:rPr>
                <w:rFonts w:asciiTheme="minorHAnsi" w:hAnsiTheme="minorHAnsi" w:cstheme="minorHAnsi"/>
                <w:sz w:val="24"/>
                <w:szCs w:val="24"/>
              </w:rPr>
              <w:t>2025-03-25</w:t>
            </w:r>
          </w:p>
        </w:tc>
        <w:tc>
          <w:tcPr>
            <w:tcW w:w="8208" w:type="dxa"/>
          </w:tcPr>
          <w:p w14:paraId="3AE639FE" w14:textId="77777777" w:rsidR="009A06A8" w:rsidRPr="00F43838" w:rsidRDefault="009A06A8" w:rsidP="009A06A8">
            <w:pPr>
              <w:rPr>
                <w:rFonts w:asciiTheme="minorHAnsi" w:hAnsiTheme="minorHAnsi" w:cstheme="minorHAnsi"/>
                <w:sz w:val="24"/>
                <w:szCs w:val="24"/>
              </w:rPr>
            </w:pPr>
            <w:r w:rsidRPr="00F43838">
              <w:rPr>
                <w:rFonts w:asciiTheme="minorHAnsi" w:hAnsiTheme="minorHAnsi" w:cstheme="minorHAnsi"/>
                <w:sz w:val="24"/>
                <w:szCs w:val="24"/>
              </w:rPr>
              <w:t>New program.</w:t>
            </w:r>
          </w:p>
        </w:tc>
      </w:tr>
      <w:tr w:rsidR="009A06A8" w:rsidRPr="00F43838" w14:paraId="0579535F" w14:textId="77777777" w:rsidTr="009A06A8">
        <w:trPr>
          <w:trHeight w:val="224"/>
        </w:trPr>
        <w:tc>
          <w:tcPr>
            <w:tcW w:w="1722" w:type="dxa"/>
          </w:tcPr>
          <w:p w14:paraId="46B70924" w14:textId="3833DD36" w:rsidR="009A06A8" w:rsidRPr="00F43838" w:rsidRDefault="00E863E6" w:rsidP="009A06A8">
            <w:pPr>
              <w:jc w:val="center"/>
              <w:rPr>
                <w:rFonts w:asciiTheme="minorHAnsi" w:hAnsiTheme="minorHAnsi" w:cstheme="minorHAnsi"/>
                <w:sz w:val="24"/>
                <w:szCs w:val="24"/>
              </w:rPr>
            </w:pPr>
            <w:ins w:id="7" w:author="Penny Patterson" w:date="2026-03-18T16:04:00Z" w16du:dateUtc="2026-03-18T20:04:00Z">
              <w:r>
                <w:rPr>
                  <w:rFonts w:asciiTheme="minorHAnsi" w:hAnsiTheme="minorHAnsi" w:cstheme="minorHAnsi"/>
                  <w:sz w:val="24"/>
                  <w:szCs w:val="24"/>
                </w:rPr>
                <w:t>03/16</w:t>
              </w:r>
            </w:ins>
            <w:ins w:id="8" w:author="Penny Patterson" w:date="2026-03-18T16:05:00Z" w16du:dateUtc="2026-03-18T20:05:00Z">
              <w:r>
                <w:rPr>
                  <w:rFonts w:asciiTheme="minorHAnsi" w:hAnsiTheme="minorHAnsi" w:cstheme="minorHAnsi"/>
                  <w:sz w:val="24"/>
                  <w:szCs w:val="24"/>
                </w:rPr>
                <w:t>/2026</w:t>
              </w:r>
            </w:ins>
          </w:p>
        </w:tc>
        <w:tc>
          <w:tcPr>
            <w:tcW w:w="8208" w:type="dxa"/>
          </w:tcPr>
          <w:p w14:paraId="76E68B42" w14:textId="738D3A49" w:rsidR="009A06A8" w:rsidRPr="00F43838" w:rsidRDefault="00E863E6" w:rsidP="009A06A8">
            <w:pPr>
              <w:rPr>
                <w:rFonts w:asciiTheme="minorHAnsi" w:hAnsiTheme="minorHAnsi" w:cstheme="minorHAnsi"/>
                <w:sz w:val="24"/>
                <w:szCs w:val="24"/>
              </w:rPr>
            </w:pPr>
            <w:ins w:id="9" w:author="Penny Patterson" w:date="2026-03-18T16:05:00Z" w16du:dateUtc="2026-03-18T20:05:00Z">
              <w:r>
                <w:rPr>
                  <w:rFonts w:asciiTheme="minorHAnsi" w:hAnsiTheme="minorHAnsi" w:cstheme="minorHAnsi"/>
                  <w:sz w:val="24"/>
                  <w:szCs w:val="24"/>
                </w:rPr>
                <w:t>Reviewed</w:t>
              </w:r>
            </w:ins>
          </w:p>
        </w:tc>
      </w:tr>
    </w:tbl>
    <w:p w14:paraId="311AAABF" w14:textId="77777777" w:rsidR="009A06A8" w:rsidRPr="00F43838" w:rsidRDefault="009A06A8" w:rsidP="0036764B">
      <w:pPr>
        <w:autoSpaceDE w:val="0"/>
        <w:autoSpaceDN w:val="0"/>
        <w:adjustRightInd w:val="0"/>
        <w:rPr>
          <w:rFonts w:asciiTheme="minorHAnsi" w:eastAsia="Calibri" w:hAnsiTheme="minorHAnsi" w:cstheme="minorHAnsi"/>
          <w:color w:val="auto"/>
          <w:sz w:val="24"/>
          <w:szCs w:val="24"/>
          <w:lang w:val="en-GB"/>
        </w:rPr>
      </w:pPr>
    </w:p>
    <w:p w14:paraId="4EED7690" w14:textId="77777777" w:rsidR="0036764B" w:rsidRPr="00F43838" w:rsidRDefault="0036764B" w:rsidP="0036764B">
      <w:pPr>
        <w:autoSpaceDE w:val="0"/>
        <w:autoSpaceDN w:val="0"/>
        <w:adjustRightInd w:val="0"/>
        <w:outlineLvl w:val="0"/>
        <w:rPr>
          <w:rFonts w:asciiTheme="minorHAnsi" w:eastAsia="Calibri" w:hAnsiTheme="minorHAnsi" w:cstheme="minorHAnsi"/>
          <w:color w:val="auto"/>
          <w:sz w:val="24"/>
          <w:szCs w:val="24"/>
          <w:u w:val="single"/>
          <w:lang w:val="en-GB"/>
        </w:rPr>
      </w:pPr>
    </w:p>
    <w:p w14:paraId="06EA548C" w14:textId="77777777" w:rsidR="0036764B" w:rsidRPr="00F43838" w:rsidRDefault="0036764B" w:rsidP="0036764B">
      <w:pPr>
        <w:rPr>
          <w:rFonts w:asciiTheme="minorHAnsi" w:hAnsiTheme="minorHAnsi" w:cstheme="minorHAnsi"/>
          <w:color w:val="auto"/>
          <w:sz w:val="24"/>
          <w:szCs w:val="24"/>
          <w:lang w:val="en-GB"/>
        </w:rPr>
      </w:pPr>
    </w:p>
    <w:p w14:paraId="57DC41FE" w14:textId="77777777" w:rsidR="00512A52" w:rsidRPr="00F43838" w:rsidRDefault="00512A52" w:rsidP="0036764B">
      <w:pPr>
        <w:rPr>
          <w:rFonts w:asciiTheme="minorHAnsi" w:hAnsiTheme="minorHAnsi" w:cstheme="minorHAnsi"/>
          <w:sz w:val="24"/>
          <w:szCs w:val="24"/>
        </w:rPr>
      </w:pPr>
    </w:p>
    <w:sectPr w:rsidR="00512A52" w:rsidRPr="00F43838"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rlen Keller" w:date="2026-03-05T18:38:00Z" w:initials="AK">
    <w:p w14:paraId="2DFFFB20" w14:textId="77777777" w:rsidR="0040176F" w:rsidRDefault="0040176F" w:rsidP="0040176F">
      <w:pPr>
        <w:pStyle w:val="CommentText"/>
      </w:pPr>
      <w:r>
        <w:rPr>
          <w:rStyle w:val="CommentReference"/>
        </w:rPr>
        <w:annotationRef/>
      </w:r>
      <w:r>
        <w:t>Do you have Pest Control chemicals onsite? If so, what and why?</w:t>
      </w:r>
    </w:p>
  </w:comment>
  <w:comment w:id="5" w:author="Penny Patterson" w:date="2026-03-17T11:58:00Z" w:initials="PP">
    <w:p w14:paraId="13DD5348" w14:textId="77777777" w:rsidR="002D3398" w:rsidRDefault="002D3398" w:rsidP="002D3398">
      <w:r>
        <w:rPr>
          <w:rStyle w:val="CommentReference"/>
        </w:rPr>
        <w:annotationRef/>
      </w:r>
      <w:r>
        <w:t>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FFFB20" w15:done="1"/>
  <w15:commentEx w15:paraId="13DD5348" w15:paraIdParent="2DFFFB2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772117" w16cex:dateUtc="2026-03-05T23:38:00Z"/>
  <w16cex:commentExtensible w16cex:durableId="1DAFBF1D" w16cex:dateUtc="2026-03-17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FFFB20" w16cid:durableId="3F772117"/>
  <w16cid:commentId w16cid:paraId="13DD5348" w16cid:durableId="1DAFBF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B6C6" w14:textId="77777777" w:rsidR="001E5893" w:rsidRDefault="001E5893">
      <w:r>
        <w:separator/>
      </w:r>
    </w:p>
  </w:endnote>
  <w:endnote w:type="continuationSeparator" w:id="0">
    <w:p w14:paraId="142142A9" w14:textId="77777777" w:rsidR="001E5893" w:rsidRDefault="001E5893">
      <w:r>
        <w:continuationSeparator/>
      </w:r>
    </w:p>
  </w:endnote>
  <w:endnote w:type="continuationNotice" w:id="1">
    <w:p w14:paraId="357FEAC8" w14:textId="77777777" w:rsidR="001E5893" w:rsidRDefault="001E58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E74F" w14:textId="77777777" w:rsidR="001E5893" w:rsidRDefault="001E5893">
      <w:r>
        <w:separator/>
      </w:r>
    </w:p>
  </w:footnote>
  <w:footnote w:type="continuationSeparator" w:id="0">
    <w:p w14:paraId="1AE8506A" w14:textId="77777777" w:rsidR="001E5893" w:rsidRDefault="001E5893">
      <w:r>
        <w:continuationSeparator/>
      </w:r>
    </w:p>
  </w:footnote>
  <w:footnote w:type="continuationNotice" w:id="1">
    <w:p w14:paraId="0A70B4F3" w14:textId="77777777" w:rsidR="001E5893" w:rsidRDefault="001E58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BAC2DF5" w:rsidR="00DA5C52" w:rsidRDefault="00390965" w:rsidP="00DA5C52">
          <w:pPr>
            <w:jc w:val="center"/>
            <w:rPr>
              <w:rFonts w:ascii="Calibri" w:hAnsi="Calibri" w:cs="Calibri"/>
              <w:color w:val="auto"/>
              <w:sz w:val="22"/>
              <w:szCs w:val="22"/>
            </w:rPr>
          </w:pPr>
          <w:r w:rsidRPr="008F53DE">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DA5C52">
            <w:rPr>
              <w:rFonts w:ascii="Calibri" w:hAnsi="Calibri" w:cs="Calibri"/>
              <w:color w:val="auto"/>
              <w:sz w:val="22"/>
              <w:szCs w:val="22"/>
            </w:rPr>
            <w:t>315 Point Township Dr</w:t>
          </w:r>
        </w:p>
        <w:p w14:paraId="5F02D727" w14:textId="6199364D" w:rsidR="00DA5C52" w:rsidRPr="008F53DE" w:rsidRDefault="00EC5B46" w:rsidP="00DA5C52">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7F06E769" w:rsidR="00B24E2B" w:rsidRPr="008F53DE"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46211E78" w:rsidR="00B24E2B" w:rsidRPr="0066470D" w:rsidRDefault="00041C60" w:rsidP="005A79B2">
          <w:pPr>
            <w:jc w:val="center"/>
            <w:rPr>
              <w:rFonts w:ascii="Calibri" w:hAnsi="Calibri"/>
              <w:b/>
              <w:bCs/>
              <w:color w:val="auto"/>
              <w:sz w:val="24"/>
              <w:szCs w:val="24"/>
            </w:rPr>
          </w:pPr>
          <w:r w:rsidRPr="00041C60">
            <w:rPr>
              <w:rFonts w:ascii="Calibri" w:hAnsi="Calibri" w:cs="Calibri"/>
              <w:b/>
              <w:bCs/>
              <w:sz w:val="24"/>
              <w:szCs w:val="24"/>
            </w:rPr>
            <w:t>11.6.1 Receipt, Storage and Handling of Goods</w:t>
          </w:r>
          <w:del w:id="10" w:author="Penny Patterson" w:date="2026-03-17T11:58:00Z" w16du:dateUtc="2026-03-17T15:58:00Z">
            <w:r w:rsidRPr="00041C60" w:rsidDel="002D3398">
              <w:rPr>
                <w:rFonts w:ascii="Calibri" w:hAnsi="Calibri" w:cs="Calibri"/>
                <w:b/>
                <w:bCs/>
                <w:sz w:val="24"/>
                <w:szCs w:val="24"/>
              </w:rPr>
              <w:delText xml:space="preserve"> v.2022-06.06.docx</w:delText>
            </w:r>
          </w:del>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23BBA823" w:rsidR="00B24E2B" w:rsidRPr="00B368FA" w:rsidRDefault="0036764B" w:rsidP="005A79B2">
          <w:pPr>
            <w:rPr>
              <w:rFonts w:ascii="Calibri" w:hAnsi="Calibri" w:cs="Calibri"/>
              <w:sz w:val="22"/>
              <w:szCs w:val="22"/>
            </w:rPr>
          </w:pPr>
          <w:r>
            <w:rPr>
              <w:rFonts w:ascii="Calibri" w:hAnsi="Calibri" w:cs="Calibri"/>
              <w:sz w:val="22"/>
              <w:szCs w:val="22"/>
            </w:rPr>
            <w:t>11.6.1 Receipt, Storage and Handling of Goods</w:t>
          </w:r>
          <w:del w:id="11" w:author="Penny Patterson" w:date="2026-03-17T11:58:00Z" w16du:dateUtc="2026-03-17T15:58:00Z">
            <w:r w:rsidDel="002D3398">
              <w:rPr>
                <w:rFonts w:ascii="Calibri" w:hAnsi="Calibri" w:cs="Calibri"/>
                <w:sz w:val="22"/>
                <w:szCs w:val="22"/>
              </w:rPr>
              <w:delText xml:space="preserve"> v.2022-06.06.docx</w:delText>
            </w:r>
          </w:del>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688BABB4" w:rsidR="00B368FA" w:rsidRPr="0066470D" w:rsidRDefault="00EC5B46" w:rsidP="005A79B2">
          <w:pPr>
            <w:rPr>
              <w:rFonts w:ascii="Calibri" w:hAnsi="Calibri"/>
              <w:color w:val="auto"/>
              <w:sz w:val="22"/>
              <w:szCs w:val="22"/>
            </w:rPr>
          </w:pPr>
          <w:del w:id="12" w:author="Penny Patterson" w:date="2026-03-18T16:04:00Z" w16du:dateUtc="2026-03-18T20:04:00Z">
            <w:r w:rsidDel="00437B5E">
              <w:rPr>
                <w:rFonts w:ascii="Calibri" w:hAnsi="Calibri"/>
                <w:color w:val="auto"/>
                <w:sz w:val="22"/>
                <w:szCs w:val="22"/>
              </w:rPr>
              <w:delText>06.12.2024</w:delText>
            </w:r>
          </w:del>
          <w:ins w:id="13" w:author="Penny Patterson" w:date="2026-03-18T16:04:00Z" w16du:dateUtc="2026-03-18T20:04:00Z">
            <w:r w:rsidR="00437B5E">
              <w:rPr>
                <w:rFonts w:ascii="Calibri" w:hAnsi="Calibri"/>
                <w:color w:val="auto"/>
                <w:sz w:val="22"/>
                <w:szCs w:val="22"/>
              </w:rPr>
              <w:t>03.16.2026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E6CA6"/>
    <w:multiLevelType w:val="multilevel"/>
    <w:tmpl w:val="DF82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E5EE7"/>
    <w:multiLevelType w:val="multilevel"/>
    <w:tmpl w:val="0C6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CF2A78"/>
    <w:multiLevelType w:val="multilevel"/>
    <w:tmpl w:val="F1B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2"/>
  </w:num>
  <w:num w:numId="2" w16cid:durableId="342585067">
    <w:abstractNumId w:val="26"/>
  </w:num>
  <w:num w:numId="3" w16cid:durableId="323439066">
    <w:abstractNumId w:val="21"/>
  </w:num>
  <w:num w:numId="4" w16cid:durableId="1622608280">
    <w:abstractNumId w:val="6"/>
  </w:num>
  <w:num w:numId="5" w16cid:durableId="252975491">
    <w:abstractNumId w:val="5"/>
  </w:num>
  <w:num w:numId="6" w16cid:durableId="1906600213">
    <w:abstractNumId w:val="27"/>
  </w:num>
  <w:num w:numId="7" w16cid:durableId="2051958243">
    <w:abstractNumId w:val="37"/>
  </w:num>
  <w:num w:numId="8" w16cid:durableId="2037273784">
    <w:abstractNumId w:val="15"/>
  </w:num>
  <w:num w:numId="9" w16cid:durableId="1255823844">
    <w:abstractNumId w:val="28"/>
  </w:num>
  <w:num w:numId="10" w16cid:durableId="346060841">
    <w:abstractNumId w:val="13"/>
  </w:num>
  <w:num w:numId="11" w16cid:durableId="1433168523">
    <w:abstractNumId w:val="7"/>
  </w:num>
  <w:num w:numId="12" w16cid:durableId="1920946959">
    <w:abstractNumId w:val="3"/>
  </w:num>
  <w:num w:numId="13" w16cid:durableId="1029374730">
    <w:abstractNumId w:val="11"/>
  </w:num>
  <w:num w:numId="14" w16cid:durableId="819999672">
    <w:abstractNumId w:val="10"/>
  </w:num>
  <w:num w:numId="15" w16cid:durableId="652299058">
    <w:abstractNumId w:val="19"/>
  </w:num>
  <w:num w:numId="16" w16cid:durableId="1304578134">
    <w:abstractNumId w:val="24"/>
  </w:num>
  <w:num w:numId="17" w16cid:durableId="1384670203">
    <w:abstractNumId w:val="32"/>
  </w:num>
  <w:num w:numId="18" w16cid:durableId="254871154">
    <w:abstractNumId w:val="14"/>
  </w:num>
  <w:num w:numId="19" w16cid:durableId="429471899">
    <w:abstractNumId w:val="18"/>
  </w:num>
  <w:num w:numId="20" w16cid:durableId="1781606046">
    <w:abstractNumId w:val="9"/>
  </w:num>
  <w:num w:numId="21" w16cid:durableId="467819272">
    <w:abstractNumId w:val="16"/>
  </w:num>
  <w:num w:numId="22" w16cid:durableId="1459299141">
    <w:abstractNumId w:val="29"/>
  </w:num>
  <w:num w:numId="23" w16cid:durableId="1809543791">
    <w:abstractNumId w:val="34"/>
  </w:num>
  <w:num w:numId="24" w16cid:durableId="78522186">
    <w:abstractNumId w:val="1"/>
  </w:num>
  <w:num w:numId="25" w16cid:durableId="1034111923">
    <w:abstractNumId w:val="31"/>
  </w:num>
  <w:num w:numId="26" w16cid:durableId="180360488">
    <w:abstractNumId w:val="20"/>
  </w:num>
  <w:num w:numId="27" w16cid:durableId="513878971">
    <w:abstractNumId w:val="12"/>
  </w:num>
  <w:num w:numId="28" w16cid:durableId="594246576">
    <w:abstractNumId w:val="17"/>
  </w:num>
  <w:num w:numId="29" w16cid:durableId="17197311">
    <w:abstractNumId w:val="0"/>
  </w:num>
  <w:num w:numId="30" w16cid:durableId="881478068">
    <w:abstractNumId w:val="33"/>
  </w:num>
  <w:num w:numId="31" w16cid:durableId="936672454">
    <w:abstractNumId w:val="30"/>
  </w:num>
  <w:num w:numId="32" w16cid:durableId="421533499">
    <w:abstractNumId w:val="25"/>
  </w:num>
  <w:num w:numId="33" w16cid:durableId="1734624899">
    <w:abstractNumId w:val="36"/>
  </w:num>
  <w:num w:numId="34" w16cid:durableId="1276214944">
    <w:abstractNumId w:val="23"/>
  </w:num>
  <w:num w:numId="35" w16cid:durableId="559512844">
    <w:abstractNumId w:val="4"/>
  </w:num>
  <w:num w:numId="36" w16cid:durableId="601492226">
    <w:abstractNumId w:val="8"/>
  </w:num>
  <w:num w:numId="37" w16cid:durableId="1848129599">
    <w:abstractNumId w:val="2"/>
  </w:num>
  <w:num w:numId="38" w16cid:durableId="883759124">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1BE7"/>
    <w:rsid w:val="00016B35"/>
    <w:rsid w:val="000173FA"/>
    <w:rsid w:val="00031003"/>
    <w:rsid w:val="00041C60"/>
    <w:rsid w:val="00046C5F"/>
    <w:rsid w:val="0004733A"/>
    <w:rsid w:val="00060C52"/>
    <w:rsid w:val="00063D6F"/>
    <w:rsid w:val="000838CB"/>
    <w:rsid w:val="0009233F"/>
    <w:rsid w:val="00093FC1"/>
    <w:rsid w:val="0009730C"/>
    <w:rsid w:val="000A033A"/>
    <w:rsid w:val="000C3DFB"/>
    <w:rsid w:val="000C4DBF"/>
    <w:rsid w:val="000C5195"/>
    <w:rsid w:val="000E1F57"/>
    <w:rsid w:val="000E5771"/>
    <w:rsid w:val="000E753E"/>
    <w:rsid w:val="000E7DF9"/>
    <w:rsid w:val="000F650D"/>
    <w:rsid w:val="00101B29"/>
    <w:rsid w:val="00106B38"/>
    <w:rsid w:val="00110795"/>
    <w:rsid w:val="00111A0F"/>
    <w:rsid w:val="00112742"/>
    <w:rsid w:val="00120C95"/>
    <w:rsid w:val="00125CC0"/>
    <w:rsid w:val="00127DF3"/>
    <w:rsid w:val="00135663"/>
    <w:rsid w:val="00135869"/>
    <w:rsid w:val="00143C07"/>
    <w:rsid w:val="0014552F"/>
    <w:rsid w:val="00145C63"/>
    <w:rsid w:val="00151E5E"/>
    <w:rsid w:val="00153A0B"/>
    <w:rsid w:val="00160A7B"/>
    <w:rsid w:val="00172A59"/>
    <w:rsid w:val="00173C6B"/>
    <w:rsid w:val="00177A35"/>
    <w:rsid w:val="00183E0A"/>
    <w:rsid w:val="00184332"/>
    <w:rsid w:val="0018745A"/>
    <w:rsid w:val="001A22D8"/>
    <w:rsid w:val="001A6359"/>
    <w:rsid w:val="001B57D6"/>
    <w:rsid w:val="001C5395"/>
    <w:rsid w:val="001D0E10"/>
    <w:rsid w:val="001D10A0"/>
    <w:rsid w:val="001D4B90"/>
    <w:rsid w:val="001D56CE"/>
    <w:rsid w:val="001E5893"/>
    <w:rsid w:val="001F16DC"/>
    <w:rsid w:val="001F1B09"/>
    <w:rsid w:val="001F42B4"/>
    <w:rsid w:val="001F606C"/>
    <w:rsid w:val="00206719"/>
    <w:rsid w:val="002211F2"/>
    <w:rsid w:val="00226655"/>
    <w:rsid w:val="00252605"/>
    <w:rsid w:val="0025756B"/>
    <w:rsid w:val="002770E0"/>
    <w:rsid w:val="00280A98"/>
    <w:rsid w:val="002A2587"/>
    <w:rsid w:val="002D1B2C"/>
    <w:rsid w:val="002D1CEE"/>
    <w:rsid w:val="002D3398"/>
    <w:rsid w:val="002D45E7"/>
    <w:rsid w:val="002E271B"/>
    <w:rsid w:val="002E7946"/>
    <w:rsid w:val="002F28A9"/>
    <w:rsid w:val="00324C53"/>
    <w:rsid w:val="0033030C"/>
    <w:rsid w:val="00342584"/>
    <w:rsid w:val="00345A73"/>
    <w:rsid w:val="0034769E"/>
    <w:rsid w:val="0035095C"/>
    <w:rsid w:val="00351E25"/>
    <w:rsid w:val="0036328E"/>
    <w:rsid w:val="00364498"/>
    <w:rsid w:val="00364E80"/>
    <w:rsid w:val="00365C13"/>
    <w:rsid w:val="0036764B"/>
    <w:rsid w:val="003717A2"/>
    <w:rsid w:val="00390965"/>
    <w:rsid w:val="00397926"/>
    <w:rsid w:val="003A5CE5"/>
    <w:rsid w:val="003B50E2"/>
    <w:rsid w:val="003B7B02"/>
    <w:rsid w:val="003C1E5F"/>
    <w:rsid w:val="003D4CE1"/>
    <w:rsid w:val="003E17D2"/>
    <w:rsid w:val="003E784E"/>
    <w:rsid w:val="003F1E0C"/>
    <w:rsid w:val="003F7B66"/>
    <w:rsid w:val="003F7C16"/>
    <w:rsid w:val="00400FAF"/>
    <w:rsid w:val="0040176F"/>
    <w:rsid w:val="00414D25"/>
    <w:rsid w:val="00417159"/>
    <w:rsid w:val="00417538"/>
    <w:rsid w:val="00423B51"/>
    <w:rsid w:val="0042563B"/>
    <w:rsid w:val="00437B5E"/>
    <w:rsid w:val="00443DD9"/>
    <w:rsid w:val="00450A01"/>
    <w:rsid w:val="00467EB0"/>
    <w:rsid w:val="004859EE"/>
    <w:rsid w:val="004A3C89"/>
    <w:rsid w:val="004C02DA"/>
    <w:rsid w:val="004C6FCC"/>
    <w:rsid w:val="004E51DD"/>
    <w:rsid w:val="004E567E"/>
    <w:rsid w:val="004F27FD"/>
    <w:rsid w:val="00505662"/>
    <w:rsid w:val="00512A52"/>
    <w:rsid w:val="00522D80"/>
    <w:rsid w:val="00535B3C"/>
    <w:rsid w:val="0054390F"/>
    <w:rsid w:val="005548EB"/>
    <w:rsid w:val="005559F2"/>
    <w:rsid w:val="00557FAE"/>
    <w:rsid w:val="00573E35"/>
    <w:rsid w:val="0059683B"/>
    <w:rsid w:val="005A3C66"/>
    <w:rsid w:val="005A62C3"/>
    <w:rsid w:val="005A79B2"/>
    <w:rsid w:val="005B6E30"/>
    <w:rsid w:val="005C2BA7"/>
    <w:rsid w:val="005C696F"/>
    <w:rsid w:val="005E7CFD"/>
    <w:rsid w:val="005F1C85"/>
    <w:rsid w:val="005F3260"/>
    <w:rsid w:val="00612C0E"/>
    <w:rsid w:val="00621021"/>
    <w:rsid w:val="0063198D"/>
    <w:rsid w:val="006445B1"/>
    <w:rsid w:val="00646F66"/>
    <w:rsid w:val="00655BD4"/>
    <w:rsid w:val="006662CD"/>
    <w:rsid w:val="006757AA"/>
    <w:rsid w:val="00676E7C"/>
    <w:rsid w:val="00686974"/>
    <w:rsid w:val="00687C54"/>
    <w:rsid w:val="006945F8"/>
    <w:rsid w:val="006D06A8"/>
    <w:rsid w:val="006D2B70"/>
    <w:rsid w:val="006E399B"/>
    <w:rsid w:val="006F5C3E"/>
    <w:rsid w:val="006F6237"/>
    <w:rsid w:val="00700074"/>
    <w:rsid w:val="00707621"/>
    <w:rsid w:val="00713B79"/>
    <w:rsid w:val="00725BC8"/>
    <w:rsid w:val="00736BB2"/>
    <w:rsid w:val="00740887"/>
    <w:rsid w:val="00747794"/>
    <w:rsid w:val="00754AD1"/>
    <w:rsid w:val="007614D5"/>
    <w:rsid w:val="007707AD"/>
    <w:rsid w:val="00771934"/>
    <w:rsid w:val="007A1F22"/>
    <w:rsid w:val="007A42EF"/>
    <w:rsid w:val="007A5318"/>
    <w:rsid w:val="007B0229"/>
    <w:rsid w:val="007B06A7"/>
    <w:rsid w:val="007B1AAA"/>
    <w:rsid w:val="007B3779"/>
    <w:rsid w:val="007C7270"/>
    <w:rsid w:val="007C7643"/>
    <w:rsid w:val="007D53D1"/>
    <w:rsid w:val="007D7203"/>
    <w:rsid w:val="007E5159"/>
    <w:rsid w:val="007E5680"/>
    <w:rsid w:val="007F3998"/>
    <w:rsid w:val="00802C60"/>
    <w:rsid w:val="00805D07"/>
    <w:rsid w:val="00810830"/>
    <w:rsid w:val="00811034"/>
    <w:rsid w:val="008171B5"/>
    <w:rsid w:val="00821259"/>
    <w:rsid w:val="00823B10"/>
    <w:rsid w:val="00825A93"/>
    <w:rsid w:val="00837058"/>
    <w:rsid w:val="008431FA"/>
    <w:rsid w:val="0086279A"/>
    <w:rsid w:val="0086404A"/>
    <w:rsid w:val="00882809"/>
    <w:rsid w:val="008843F4"/>
    <w:rsid w:val="0089363F"/>
    <w:rsid w:val="00893651"/>
    <w:rsid w:val="00893782"/>
    <w:rsid w:val="00894432"/>
    <w:rsid w:val="008A094C"/>
    <w:rsid w:val="008C4C8A"/>
    <w:rsid w:val="008D0CFC"/>
    <w:rsid w:val="008D2BC7"/>
    <w:rsid w:val="008D654E"/>
    <w:rsid w:val="008E51F2"/>
    <w:rsid w:val="008E5AFE"/>
    <w:rsid w:val="008F53DE"/>
    <w:rsid w:val="00904752"/>
    <w:rsid w:val="009161E0"/>
    <w:rsid w:val="00920B5A"/>
    <w:rsid w:val="009269CF"/>
    <w:rsid w:val="0094405B"/>
    <w:rsid w:val="00944842"/>
    <w:rsid w:val="00953C68"/>
    <w:rsid w:val="0096298E"/>
    <w:rsid w:val="0097225C"/>
    <w:rsid w:val="00973646"/>
    <w:rsid w:val="009812F3"/>
    <w:rsid w:val="009828CF"/>
    <w:rsid w:val="00986AE1"/>
    <w:rsid w:val="009924D1"/>
    <w:rsid w:val="009A06A8"/>
    <w:rsid w:val="009B7183"/>
    <w:rsid w:val="009C0BFC"/>
    <w:rsid w:val="009C2042"/>
    <w:rsid w:val="00A119C8"/>
    <w:rsid w:val="00A168C5"/>
    <w:rsid w:val="00A26C01"/>
    <w:rsid w:val="00A3251B"/>
    <w:rsid w:val="00A60633"/>
    <w:rsid w:val="00A639C6"/>
    <w:rsid w:val="00A71B9E"/>
    <w:rsid w:val="00A81B8F"/>
    <w:rsid w:val="00A823D0"/>
    <w:rsid w:val="00A869D6"/>
    <w:rsid w:val="00A9568C"/>
    <w:rsid w:val="00AA51B5"/>
    <w:rsid w:val="00AB2BA1"/>
    <w:rsid w:val="00AC1140"/>
    <w:rsid w:val="00AC4C0B"/>
    <w:rsid w:val="00AD2945"/>
    <w:rsid w:val="00AD366B"/>
    <w:rsid w:val="00AE226B"/>
    <w:rsid w:val="00AF047B"/>
    <w:rsid w:val="00AF550B"/>
    <w:rsid w:val="00B14DF5"/>
    <w:rsid w:val="00B16220"/>
    <w:rsid w:val="00B24E2B"/>
    <w:rsid w:val="00B34FB4"/>
    <w:rsid w:val="00B368FA"/>
    <w:rsid w:val="00B47ABC"/>
    <w:rsid w:val="00B6214A"/>
    <w:rsid w:val="00B737E9"/>
    <w:rsid w:val="00B85FDB"/>
    <w:rsid w:val="00B954D7"/>
    <w:rsid w:val="00B97C45"/>
    <w:rsid w:val="00BA23E6"/>
    <w:rsid w:val="00BC27B7"/>
    <w:rsid w:val="00BC32BF"/>
    <w:rsid w:val="00BC47FC"/>
    <w:rsid w:val="00BC73CC"/>
    <w:rsid w:val="00C01DEE"/>
    <w:rsid w:val="00C2104D"/>
    <w:rsid w:val="00C211DC"/>
    <w:rsid w:val="00C313E3"/>
    <w:rsid w:val="00C33DA5"/>
    <w:rsid w:val="00C407A9"/>
    <w:rsid w:val="00C42DE8"/>
    <w:rsid w:val="00C4472D"/>
    <w:rsid w:val="00C519C5"/>
    <w:rsid w:val="00C536EE"/>
    <w:rsid w:val="00C5633F"/>
    <w:rsid w:val="00C61751"/>
    <w:rsid w:val="00C7121C"/>
    <w:rsid w:val="00C72929"/>
    <w:rsid w:val="00C749F2"/>
    <w:rsid w:val="00C74DEB"/>
    <w:rsid w:val="00C757D0"/>
    <w:rsid w:val="00C826CF"/>
    <w:rsid w:val="00C852AD"/>
    <w:rsid w:val="00CA01CF"/>
    <w:rsid w:val="00CA0398"/>
    <w:rsid w:val="00CA29EF"/>
    <w:rsid w:val="00CC3396"/>
    <w:rsid w:val="00CC3F27"/>
    <w:rsid w:val="00CD07BC"/>
    <w:rsid w:val="00CE4622"/>
    <w:rsid w:val="00CE53E2"/>
    <w:rsid w:val="00CF119E"/>
    <w:rsid w:val="00CF4826"/>
    <w:rsid w:val="00D32D70"/>
    <w:rsid w:val="00D32F6F"/>
    <w:rsid w:val="00D331B3"/>
    <w:rsid w:val="00D40E80"/>
    <w:rsid w:val="00D46A65"/>
    <w:rsid w:val="00D47774"/>
    <w:rsid w:val="00D52345"/>
    <w:rsid w:val="00D57F77"/>
    <w:rsid w:val="00D700B7"/>
    <w:rsid w:val="00D727EC"/>
    <w:rsid w:val="00D72F10"/>
    <w:rsid w:val="00D776E0"/>
    <w:rsid w:val="00D842E6"/>
    <w:rsid w:val="00D85BF2"/>
    <w:rsid w:val="00D87612"/>
    <w:rsid w:val="00DA5C52"/>
    <w:rsid w:val="00DA701D"/>
    <w:rsid w:val="00DA7AA7"/>
    <w:rsid w:val="00DB635C"/>
    <w:rsid w:val="00DB7AE2"/>
    <w:rsid w:val="00DC74CA"/>
    <w:rsid w:val="00DD49F6"/>
    <w:rsid w:val="00DE312D"/>
    <w:rsid w:val="00DE3A16"/>
    <w:rsid w:val="00DE55DE"/>
    <w:rsid w:val="00E13EBE"/>
    <w:rsid w:val="00E15433"/>
    <w:rsid w:val="00E21932"/>
    <w:rsid w:val="00E27D77"/>
    <w:rsid w:val="00E31DB6"/>
    <w:rsid w:val="00E35DF7"/>
    <w:rsid w:val="00E52B31"/>
    <w:rsid w:val="00E549EF"/>
    <w:rsid w:val="00E863E6"/>
    <w:rsid w:val="00EB0D03"/>
    <w:rsid w:val="00EB5412"/>
    <w:rsid w:val="00EC19CC"/>
    <w:rsid w:val="00EC5B46"/>
    <w:rsid w:val="00ED04B7"/>
    <w:rsid w:val="00EE01D1"/>
    <w:rsid w:val="00EE205C"/>
    <w:rsid w:val="00EF1662"/>
    <w:rsid w:val="00EF2C12"/>
    <w:rsid w:val="00EF51EB"/>
    <w:rsid w:val="00EF5985"/>
    <w:rsid w:val="00F0057A"/>
    <w:rsid w:val="00F25A01"/>
    <w:rsid w:val="00F25ECE"/>
    <w:rsid w:val="00F32D02"/>
    <w:rsid w:val="00F35287"/>
    <w:rsid w:val="00F43838"/>
    <w:rsid w:val="00F47860"/>
    <w:rsid w:val="00F51BB4"/>
    <w:rsid w:val="00F543B6"/>
    <w:rsid w:val="00F64965"/>
    <w:rsid w:val="00F71C41"/>
    <w:rsid w:val="00F73178"/>
    <w:rsid w:val="00F7505C"/>
    <w:rsid w:val="00F800B6"/>
    <w:rsid w:val="00F8394B"/>
    <w:rsid w:val="00F90E0F"/>
    <w:rsid w:val="00F96065"/>
    <w:rsid w:val="00FB44B8"/>
    <w:rsid w:val="00FC02F4"/>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07C1CD58-40E7-425E-A309-6224E6BD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8171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customStyle="1" w:styleId="Heading4Char">
    <w:name w:val="Heading 4 Char"/>
    <w:basedOn w:val="DefaultParagraphFont"/>
    <w:link w:val="Heading4"/>
    <w:uiPriority w:val="9"/>
    <w:semiHidden/>
    <w:rsid w:val="008171B5"/>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3D4CE1"/>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40176F"/>
    <w:rPr>
      <w:rFonts w:ascii="Arial" w:hAnsi="Arial"/>
      <w:color w:val="000000"/>
    </w:rPr>
  </w:style>
  <w:style w:type="character" w:styleId="CommentReference">
    <w:name w:val="annotation reference"/>
    <w:basedOn w:val="DefaultParagraphFont"/>
    <w:uiPriority w:val="99"/>
    <w:semiHidden/>
    <w:unhideWhenUsed/>
    <w:rsid w:val="0040176F"/>
    <w:rPr>
      <w:sz w:val="16"/>
      <w:szCs w:val="16"/>
    </w:rPr>
  </w:style>
  <w:style w:type="paragraph" w:styleId="CommentText">
    <w:name w:val="annotation text"/>
    <w:basedOn w:val="Normal"/>
    <w:link w:val="CommentTextChar"/>
    <w:uiPriority w:val="99"/>
    <w:unhideWhenUsed/>
    <w:rsid w:val="0040176F"/>
  </w:style>
  <w:style w:type="character" w:customStyle="1" w:styleId="CommentTextChar">
    <w:name w:val="Comment Text Char"/>
    <w:basedOn w:val="DefaultParagraphFont"/>
    <w:link w:val="CommentText"/>
    <w:uiPriority w:val="99"/>
    <w:rsid w:val="0040176F"/>
    <w:rPr>
      <w:rFonts w:ascii="Arial" w:hAnsi="Arial"/>
      <w:color w:val="000000"/>
    </w:rPr>
  </w:style>
  <w:style w:type="paragraph" w:styleId="CommentSubject">
    <w:name w:val="annotation subject"/>
    <w:basedOn w:val="CommentText"/>
    <w:next w:val="CommentText"/>
    <w:link w:val="CommentSubjectChar"/>
    <w:uiPriority w:val="99"/>
    <w:semiHidden/>
    <w:unhideWhenUsed/>
    <w:rsid w:val="0040176F"/>
    <w:rPr>
      <w:b/>
      <w:bCs/>
    </w:rPr>
  </w:style>
  <w:style w:type="character" w:customStyle="1" w:styleId="CommentSubjectChar">
    <w:name w:val="Comment Subject Char"/>
    <w:basedOn w:val="CommentTextChar"/>
    <w:link w:val="CommentSubject"/>
    <w:uiPriority w:val="99"/>
    <w:semiHidden/>
    <w:rsid w:val="0040176F"/>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4510">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039547105">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209921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71262-3F5B-449D-9B70-DAF275E9C228}">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149F4885-BD35-4608-B572-2DAB6E15E723}">
  <ds:schemaRefs>
    <ds:schemaRef ds:uri="http://schemas.microsoft.com/sharepoint/v3/contenttype/forms"/>
  </ds:schemaRefs>
</ds:datastoreItem>
</file>

<file path=customXml/itemProps3.xml><?xml version="1.0" encoding="utf-8"?>
<ds:datastoreItem xmlns:ds="http://schemas.openxmlformats.org/officeDocument/2006/customXml" ds:itemID="{891846A5-3216-4051-B833-152D2AEBE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453</Words>
  <Characters>2734</Characters>
  <Application>Microsoft Office Word</Application>
  <DocSecurity>0</DocSecurity>
  <Lines>65</Lines>
  <Paragraphs>43</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29</cp:revision>
  <cp:lastPrinted>2026-03-18T20:05:00Z</cp:lastPrinted>
  <dcterms:created xsi:type="dcterms:W3CDTF">2022-06-07T00:07:00Z</dcterms:created>
  <dcterms:modified xsi:type="dcterms:W3CDTF">2026-03-23T17:21:00Z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