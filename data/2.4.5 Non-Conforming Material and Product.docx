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E872" w14:textId="1B82580F" w:rsidR="00BF7D15" w:rsidRPr="00AA5A6F" w:rsidRDefault="00556B18" w:rsidP="00AA5A6F">
      <w:pPr>
        <w:tabs>
          <w:tab w:val="center" w:pos="4513"/>
          <w:tab w:val="right" w:pos="9026"/>
        </w:tabs>
        <w:rPr>
          <w:rFonts w:ascii="Calibri" w:hAnsi="Calibri" w:cs="Arial"/>
          <w:b/>
          <w:bCs/>
          <w:color w:val="auto"/>
          <w:sz w:val="24"/>
          <w:szCs w:val="24"/>
          <w:u w:val="single"/>
          <w:lang w:val="en-GB"/>
        </w:rPr>
      </w:pPr>
      <w:r w:rsidRPr="00AA5A6F">
        <w:rPr>
          <w:rFonts w:ascii="Calibri" w:hAnsi="Calibri" w:cs="Arial"/>
          <w:b/>
          <w:bCs/>
          <w:color w:val="auto"/>
          <w:sz w:val="24"/>
          <w:szCs w:val="24"/>
          <w:u w:val="single"/>
          <w:lang w:val="en-GB"/>
        </w:rPr>
        <w:t>INTRODUCTION</w:t>
      </w:r>
    </w:p>
    <w:p w14:paraId="061E433F" w14:textId="77777777" w:rsidR="00BF7D15" w:rsidRPr="00BF7D15" w:rsidRDefault="00BF7D15" w:rsidP="00BF7D15">
      <w:pPr>
        <w:rPr>
          <w:rFonts w:ascii="Calibri" w:hAnsi="Calibri"/>
          <w:color w:val="auto"/>
          <w:sz w:val="24"/>
          <w:szCs w:val="24"/>
          <w:lang w:val="en-GB"/>
        </w:rPr>
      </w:pPr>
    </w:p>
    <w:p w14:paraId="520675AB" w14:textId="1322A863" w:rsidR="00BF7D15" w:rsidRPr="00BF7D15" w:rsidRDefault="00BF7D15" w:rsidP="00BF7D15">
      <w:pPr>
        <w:rPr>
          <w:rFonts w:ascii="Calibri" w:hAnsi="Calibri" w:cs="Arial"/>
          <w:color w:val="auto"/>
          <w:sz w:val="24"/>
          <w:szCs w:val="24"/>
          <w:lang w:val="en-GB"/>
        </w:rPr>
      </w:pPr>
      <w:r w:rsidRPr="00BF7D15">
        <w:rPr>
          <w:rFonts w:ascii="Calibri" w:hAnsi="Calibri" w:cs="Arial"/>
          <w:color w:val="auto"/>
          <w:sz w:val="24"/>
          <w:szCs w:val="24"/>
          <w:lang w:val="en-GB"/>
        </w:rPr>
        <w:t>Spices</w:t>
      </w:r>
      <w:r w:rsidR="008A108A">
        <w:rPr>
          <w:rFonts w:ascii="Calibri" w:hAnsi="Calibri" w:cs="Arial"/>
          <w:color w:val="auto"/>
          <w:sz w:val="24"/>
          <w:szCs w:val="24"/>
          <w:lang w:val="en-GB"/>
        </w:rPr>
        <w:t>,</w:t>
      </w:r>
      <w:r w:rsidRPr="00BF7D15">
        <w:rPr>
          <w:rFonts w:ascii="Calibri" w:hAnsi="Calibri" w:cs="Arial"/>
          <w:color w:val="auto"/>
          <w:sz w:val="24"/>
          <w:szCs w:val="24"/>
          <w:lang w:val="en-GB"/>
        </w:rPr>
        <w:t xml:space="preserve"> Inc</w:t>
      </w:r>
      <w:r w:rsidR="008A108A">
        <w:rPr>
          <w:rFonts w:ascii="Calibri" w:hAnsi="Calibri" w:cs="Arial"/>
          <w:color w:val="auto"/>
          <w:sz w:val="24"/>
          <w:szCs w:val="24"/>
          <w:lang w:val="en-GB"/>
        </w:rPr>
        <w:t>.</w:t>
      </w:r>
      <w:r w:rsidRPr="00BF7D15">
        <w:rPr>
          <w:rFonts w:ascii="Calibri" w:hAnsi="Calibri" w:cs="Arial"/>
          <w:color w:val="auto"/>
          <w:sz w:val="24"/>
          <w:szCs w:val="24"/>
          <w:lang w:val="en-GB"/>
        </w:rPr>
        <w:t xml:space="preserve"> has established, documented, and implemented a procedure for the control of non-conforming product or equipment for the site, to ensure finished products comply with legislation and customer requirements. </w:t>
      </w:r>
    </w:p>
    <w:p w14:paraId="5CDCFA49" w14:textId="77777777" w:rsidR="00BF7D15" w:rsidRPr="00BF7D15" w:rsidRDefault="00BF7D15" w:rsidP="00BF7D15">
      <w:pPr>
        <w:rPr>
          <w:rFonts w:ascii="Calibri" w:hAnsi="Calibri" w:cs="Arial"/>
          <w:color w:val="auto"/>
          <w:sz w:val="24"/>
          <w:szCs w:val="24"/>
          <w:lang w:val="en-GB"/>
        </w:rPr>
      </w:pPr>
    </w:p>
    <w:p w14:paraId="247AA234" w14:textId="5620B630" w:rsidR="00BF7D15" w:rsidRPr="00AA5A6F" w:rsidRDefault="00556B18" w:rsidP="00AA5A6F">
      <w:pPr>
        <w:tabs>
          <w:tab w:val="center" w:pos="4513"/>
          <w:tab w:val="right" w:pos="9026"/>
        </w:tabs>
        <w:rPr>
          <w:rFonts w:ascii="Calibri" w:hAnsi="Calibri" w:cs="Arial"/>
          <w:b/>
          <w:bCs/>
          <w:color w:val="auto"/>
          <w:sz w:val="24"/>
          <w:szCs w:val="24"/>
          <w:u w:val="single"/>
          <w:lang w:val="en-GB"/>
        </w:rPr>
      </w:pPr>
      <w:r w:rsidRPr="00AA5A6F">
        <w:rPr>
          <w:rFonts w:ascii="Calibri" w:hAnsi="Calibri" w:cs="Arial"/>
          <w:b/>
          <w:bCs/>
          <w:color w:val="auto"/>
          <w:sz w:val="24"/>
          <w:szCs w:val="24"/>
          <w:u w:val="single"/>
          <w:lang w:val="en-GB"/>
        </w:rPr>
        <w:t>SCOPE</w:t>
      </w:r>
    </w:p>
    <w:p w14:paraId="0FAD7D02" w14:textId="77777777" w:rsidR="00BF7D15" w:rsidRPr="00BF7D15" w:rsidRDefault="00BF7D15" w:rsidP="00BF7D15">
      <w:pPr>
        <w:rPr>
          <w:rFonts w:ascii="Calibri" w:hAnsi="Calibri" w:cs="Arial"/>
          <w:color w:val="auto"/>
          <w:sz w:val="24"/>
          <w:szCs w:val="24"/>
          <w:lang w:val="en-GB"/>
        </w:rPr>
      </w:pPr>
    </w:p>
    <w:p w14:paraId="0DA18095" w14:textId="77777777" w:rsidR="00BF7D15" w:rsidRPr="00BF7D15" w:rsidRDefault="00BF7D15" w:rsidP="00BF7D15">
      <w:pPr>
        <w:rPr>
          <w:rFonts w:ascii="Calibri" w:hAnsi="Calibri" w:cs="Arial"/>
          <w:color w:val="auto"/>
          <w:sz w:val="24"/>
          <w:szCs w:val="24"/>
          <w:lang w:val="en-GB"/>
        </w:rPr>
      </w:pPr>
      <w:r w:rsidRPr="00BF7D15">
        <w:rPr>
          <w:rFonts w:ascii="Calibri" w:hAnsi="Calibri" w:cs="Arial"/>
          <w:color w:val="auto"/>
          <w:sz w:val="24"/>
          <w:szCs w:val="24"/>
          <w:lang w:val="en-GB"/>
        </w:rPr>
        <w:t>The scope of the procedure for the control of non-conforming product or equipment applies to all manufacturing process steps where controls are exerted and all products, including intermediate products, manufactured on site.</w:t>
      </w:r>
    </w:p>
    <w:p w14:paraId="07CE9937" w14:textId="77777777" w:rsidR="00BF7D15" w:rsidRPr="00BF7D15" w:rsidRDefault="00BF7D15" w:rsidP="00BF7D15">
      <w:pPr>
        <w:rPr>
          <w:rFonts w:ascii="Calibri" w:hAnsi="Calibri" w:cs="Arial"/>
          <w:color w:val="auto"/>
          <w:sz w:val="24"/>
          <w:szCs w:val="24"/>
          <w:lang w:val="en-GB"/>
        </w:rPr>
      </w:pPr>
    </w:p>
    <w:p w14:paraId="1A882B49" w14:textId="77777777" w:rsidR="007531C5" w:rsidRPr="00AA5A6F" w:rsidRDefault="00556B18" w:rsidP="00BF7D15">
      <w:pPr>
        <w:tabs>
          <w:tab w:val="center" w:pos="4513"/>
          <w:tab w:val="right" w:pos="9026"/>
        </w:tabs>
        <w:rPr>
          <w:rFonts w:ascii="Calibri" w:hAnsi="Calibri" w:cs="Arial"/>
          <w:b/>
          <w:bCs/>
          <w:color w:val="auto"/>
          <w:sz w:val="24"/>
          <w:szCs w:val="24"/>
          <w:u w:val="single"/>
          <w:lang w:val="en-GB"/>
        </w:rPr>
      </w:pPr>
      <w:r w:rsidRPr="00AA5A6F">
        <w:rPr>
          <w:rFonts w:ascii="Calibri" w:hAnsi="Calibri" w:cs="Arial"/>
          <w:b/>
          <w:bCs/>
          <w:color w:val="auto"/>
          <w:sz w:val="24"/>
          <w:szCs w:val="24"/>
          <w:u w:val="single"/>
          <w:lang w:val="en-GB"/>
        </w:rPr>
        <w:t>RESPONSIBILIT</w:t>
      </w:r>
      <w:r w:rsidR="007531C5" w:rsidRPr="00AA5A6F">
        <w:rPr>
          <w:rFonts w:ascii="Calibri" w:hAnsi="Calibri" w:cs="Arial"/>
          <w:b/>
          <w:bCs/>
          <w:color w:val="auto"/>
          <w:sz w:val="24"/>
          <w:szCs w:val="24"/>
          <w:u w:val="single"/>
          <w:lang w:val="en-GB"/>
        </w:rPr>
        <w:t>Y</w:t>
      </w:r>
    </w:p>
    <w:p w14:paraId="6761B9C5" w14:textId="77777777" w:rsidR="007531C5" w:rsidRDefault="007531C5" w:rsidP="00BF7D15">
      <w:pPr>
        <w:tabs>
          <w:tab w:val="center" w:pos="4513"/>
          <w:tab w:val="right" w:pos="9026"/>
        </w:tabs>
        <w:rPr>
          <w:rFonts w:ascii="Calibri" w:hAnsi="Calibri" w:cs="Arial"/>
          <w:color w:val="auto"/>
          <w:sz w:val="24"/>
          <w:szCs w:val="24"/>
          <w:u w:val="single"/>
          <w:lang w:val="en-GB"/>
        </w:rPr>
      </w:pPr>
    </w:p>
    <w:p w14:paraId="161E393E" w14:textId="77777777" w:rsidR="00B90233" w:rsidRPr="00BF7D15" w:rsidRDefault="00B90233" w:rsidP="00B90233">
      <w:pPr>
        <w:rPr>
          <w:rFonts w:ascii="Calibri" w:hAnsi="Calibri" w:cs="Arial"/>
          <w:color w:val="auto"/>
          <w:sz w:val="24"/>
          <w:szCs w:val="24"/>
          <w:lang w:val="en-GB"/>
        </w:rPr>
      </w:pPr>
      <w:r w:rsidRPr="00BF7D15">
        <w:rPr>
          <w:rFonts w:ascii="Calibri" w:hAnsi="Calibri" w:cs="Arial"/>
          <w:color w:val="auto"/>
          <w:sz w:val="24"/>
          <w:szCs w:val="24"/>
          <w:lang w:val="en-GB"/>
        </w:rPr>
        <w:t>The Inventory Control</w:t>
      </w:r>
      <w:r>
        <w:rPr>
          <w:rFonts w:ascii="Calibri" w:hAnsi="Calibri" w:cs="Arial"/>
          <w:color w:val="auto"/>
          <w:sz w:val="24"/>
          <w:szCs w:val="24"/>
          <w:lang w:val="en-GB"/>
        </w:rPr>
        <w:t xml:space="preserve"> Manager</w:t>
      </w:r>
      <w:r w:rsidRPr="00BF7D15">
        <w:rPr>
          <w:rFonts w:ascii="Calibri" w:hAnsi="Calibri" w:cs="Arial"/>
          <w:color w:val="auto"/>
          <w:sz w:val="24"/>
          <w:szCs w:val="24"/>
          <w:lang w:val="en-GB"/>
        </w:rPr>
        <w:t xml:space="preserve"> is responsible for authori</w:t>
      </w:r>
      <w:r>
        <w:rPr>
          <w:rFonts w:ascii="Calibri" w:hAnsi="Calibri" w:cs="Arial"/>
          <w:color w:val="auto"/>
          <w:sz w:val="24"/>
          <w:szCs w:val="24"/>
          <w:lang w:val="en-GB"/>
        </w:rPr>
        <w:t>z</w:t>
      </w:r>
      <w:r w:rsidRPr="00BF7D15">
        <w:rPr>
          <w:rFonts w:ascii="Calibri" w:hAnsi="Calibri" w:cs="Arial"/>
          <w:color w:val="auto"/>
          <w:sz w:val="24"/>
          <w:szCs w:val="24"/>
          <w:lang w:val="en-GB"/>
        </w:rPr>
        <w:t xml:space="preserve">ing </w:t>
      </w:r>
      <w:r>
        <w:rPr>
          <w:rFonts w:ascii="Calibri" w:hAnsi="Calibri" w:cs="Arial"/>
          <w:color w:val="auto"/>
          <w:sz w:val="24"/>
          <w:szCs w:val="24"/>
          <w:lang w:val="en-GB"/>
        </w:rPr>
        <w:t>product release</w:t>
      </w:r>
      <w:r w:rsidRPr="00BF7D15">
        <w:rPr>
          <w:rFonts w:ascii="Calibri" w:hAnsi="Calibri" w:cs="Arial"/>
          <w:color w:val="auto"/>
          <w:sz w:val="24"/>
          <w:szCs w:val="24"/>
          <w:lang w:val="en-GB"/>
        </w:rPr>
        <w:t>s, facilitating corrective actions, recording non-conformances on the central register</w:t>
      </w:r>
      <w:r>
        <w:rPr>
          <w:rFonts w:ascii="Calibri" w:hAnsi="Calibri" w:cs="Arial"/>
          <w:color w:val="auto"/>
          <w:sz w:val="24"/>
          <w:szCs w:val="24"/>
          <w:lang w:val="en-GB"/>
        </w:rPr>
        <w:t>,</w:t>
      </w:r>
      <w:r w:rsidRPr="00BF7D15">
        <w:rPr>
          <w:rFonts w:ascii="Calibri" w:hAnsi="Calibri" w:cs="Arial"/>
          <w:color w:val="auto"/>
          <w:sz w:val="24"/>
          <w:szCs w:val="24"/>
          <w:lang w:val="en-GB"/>
        </w:rPr>
        <w:t xml:space="preserve"> and reporting trends.</w:t>
      </w:r>
    </w:p>
    <w:p w14:paraId="2086C3C9" w14:textId="77777777" w:rsidR="00B90233" w:rsidRPr="00BF7D15" w:rsidRDefault="00B90233" w:rsidP="00B90233">
      <w:pPr>
        <w:rPr>
          <w:rFonts w:ascii="Calibri" w:hAnsi="Calibri" w:cs="Arial"/>
          <w:color w:val="auto"/>
          <w:sz w:val="24"/>
          <w:szCs w:val="24"/>
          <w:lang w:val="en-GB"/>
        </w:rPr>
      </w:pPr>
      <w:r w:rsidRPr="00BF7D15">
        <w:rPr>
          <w:rFonts w:ascii="Calibri" w:hAnsi="Calibri" w:cs="Arial"/>
          <w:color w:val="auto"/>
          <w:sz w:val="24"/>
          <w:szCs w:val="24"/>
          <w:lang w:val="en-GB"/>
        </w:rPr>
        <w:t xml:space="preserve"> </w:t>
      </w:r>
    </w:p>
    <w:p w14:paraId="6D11BBB3" w14:textId="77777777" w:rsidR="00B90233" w:rsidRDefault="00B90233" w:rsidP="00B90233">
      <w:pPr>
        <w:rPr>
          <w:rFonts w:ascii="Calibri" w:hAnsi="Calibri" w:cs="Arial"/>
          <w:color w:val="auto"/>
          <w:sz w:val="24"/>
          <w:szCs w:val="24"/>
          <w:lang w:val="en-GB"/>
        </w:rPr>
      </w:pPr>
      <w:r w:rsidRPr="00BF7D15">
        <w:rPr>
          <w:rFonts w:ascii="Calibri" w:hAnsi="Calibri" w:cs="Arial"/>
          <w:color w:val="auto"/>
          <w:sz w:val="24"/>
          <w:szCs w:val="24"/>
          <w:lang w:val="en-GB"/>
        </w:rPr>
        <w:t xml:space="preserve">The </w:t>
      </w:r>
      <w:r>
        <w:rPr>
          <w:rFonts w:ascii="Calibri" w:hAnsi="Calibri" w:cs="Arial"/>
          <w:color w:val="auto"/>
          <w:sz w:val="24"/>
          <w:szCs w:val="24"/>
          <w:lang w:val="en-GB"/>
        </w:rPr>
        <w:t xml:space="preserve">Chief Operations Officer </w:t>
      </w:r>
      <w:r w:rsidRPr="00BF7D15">
        <w:rPr>
          <w:rFonts w:ascii="Calibri" w:hAnsi="Calibri" w:cs="Arial"/>
          <w:color w:val="auto"/>
          <w:sz w:val="24"/>
          <w:szCs w:val="24"/>
          <w:lang w:val="en-GB"/>
        </w:rPr>
        <w:t xml:space="preserve">is responsible for progressing concessions, determining alternative disposal </w:t>
      </w:r>
      <w:r>
        <w:rPr>
          <w:rFonts w:ascii="Calibri" w:hAnsi="Calibri" w:cs="Arial"/>
          <w:color w:val="auto"/>
          <w:sz w:val="24"/>
          <w:szCs w:val="24"/>
          <w:lang w:val="en-GB"/>
        </w:rPr>
        <w:t>methods, and coordinating local incidents or product recalls</w:t>
      </w:r>
      <w:r w:rsidRPr="00BF7D15">
        <w:rPr>
          <w:rFonts w:ascii="Calibri" w:hAnsi="Calibri" w:cs="Arial"/>
          <w:color w:val="auto"/>
          <w:sz w:val="24"/>
          <w:szCs w:val="24"/>
          <w:lang w:val="en-GB"/>
        </w:rPr>
        <w:t>.</w:t>
      </w:r>
    </w:p>
    <w:p w14:paraId="5C5ABF62" w14:textId="77777777" w:rsidR="00B90233" w:rsidRPr="00BF7D15" w:rsidRDefault="00B90233" w:rsidP="00B90233">
      <w:pPr>
        <w:rPr>
          <w:rFonts w:ascii="Calibri" w:hAnsi="Calibri" w:cs="Arial"/>
          <w:color w:val="auto"/>
          <w:sz w:val="24"/>
          <w:szCs w:val="24"/>
          <w:lang w:val="en-GB"/>
        </w:rPr>
      </w:pPr>
    </w:p>
    <w:p w14:paraId="206CE819" w14:textId="77777777" w:rsidR="00B90233" w:rsidRPr="00BF7D15" w:rsidRDefault="00B90233" w:rsidP="00B90233">
      <w:pPr>
        <w:rPr>
          <w:rFonts w:ascii="Calibri" w:hAnsi="Calibri" w:cs="Arial"/>
          <w:color w:val="auto"/>
          <w:sz w:val="24"/>
          <w:szCs w:val="24"/>
          <w:lang w:val="en-GB"/>
        </w:rPr>
      </w:pPr>
      <w:r w:rsidRPr="00BF7D15">
        <w:rPr>
          <w:rFonts w:ascii="Calibri" w:hAnsi="Calibri" w:cs="Arial"/>
          <w:color w:val="auto"/>
          <w:sz w:val="24"/>
          <w:szCs w:val="24"/>
          <w:lang w:val="en-GB"/>
        </w:rPr>
        <w:t xml:space="preserve">The Operations Manager is responsible for maintaining positive and traceable identification of all products. </w:t>
      </w:r>
    </w:p>
    <w:p w14:paraId="0D10C43A" w14:textId="77777777" w:rsidR="00B90233" w:rsidRPr="00BF7D15" w:rsidRDefault="00B90233" w:rsidP="00B90233">
      <w:pPr>
        <w:rPr>
          <w:rFonts w:ascii="Calibri" w:hAnsi="Calibri" w:cs="Arial"/>
          <w:color w:val="auto"/>
          <w:sz w:val="24"/>
          <w:szCs w:val="24"/>
          <w:lang w:val="en-GB"/>
        </w:rPr>
      </w:pPr>
    </w:p>
    <w:p w14:paraId="5744A0F0" w14:textId="77777777" w:rsidR="00B90233" w:rsidRDefault="00B90233" w:rsidP="00B90233">
      <w:pPr>
        <w:rPr>
          <w:rFonts w:ascii="Calibri" w:hAnsi="Calibri" w:cs="Arial"/>
          <w:color w:val="auto"/>
          <w:sz w:val="24"/>
          <w:szCs w:val="24"/>
          <w:lang w:val="en-GB"/>
        </w:rPr>
      </w:pPr>
      <w:r w:rsidRPr="00BF7D15">
        <w:rPr>
          <w:rFonts w:ascii="Calibri" w:hAnsi="Calibri" w:cs="Arial"/>
          <w:color w:val="auto"/>
          <w:sz w:val="24"/>
          <w:szCs w:val="24"/>
          <w:lang w:val="en-GB"/>
        </w:rPr>
        <w:t>All employees are responsible for reporting non-conformances, incidents, and suspected product non-conformances.</w:t>
      </w:r>
    </w:p>
    <w:p w14:paraId="45DAA3D5" w14:textId="77777777" w:rsidR="007531C5" w:rsidRDefault="007531C5" w:rsidP="00BF7D15">
      <w:pPr>
        <w:tabs>
          <w:tab w:val="center" w:pos="4513"/>
          <w:tab w:val="right" w:pos="9026"/>
        </w:tabs>
        <w:rPr>
          <w:rFonts w:ascii="Calibri" w:hAnsi="Calibri" w:cs="Arial"/>
          <w:color w:val="auto"/>
          <w:sz w:val="24"/>
          <w:szCs w:val="24"/>
          <w:u w:val="single"/>
          <w:lang w:val="en-GB"/>
        </w:rPr>
      </w:pPr>
    </w:p>
    <w:p w14:paraId="1BD89897" w14:textId="1A086671" w:rsidR="00BF7D15" w:rsidRPr="007531C5" w:rsidRDefault="007531C5" w:rsidP="00BF7D15">
      <w:pPr>
        <w:tabs>
          <w:tab w:val="center" w:pos="4513"/>
          <w:tab w:val="right" w:pos="9026"/>
        </w:tabs>
        <w:rPr>
          <w:rFonts w:ascii="Calibri" w:hAnsi="Calibri" w:cs="Arial"/>
          <w:b/>
          <w:bCs/>
          <w:color w:val="auto"/>
          <w:sz w:val="24"/>
          <w:szCs w:val="24"/>
          <w:u w:val="single"/>
          <w:lang w:val="en-GB"/>
        </w:rPr>
      </w:pPr>
      <w:r w:rsidRPr="007531C5">
        <w:rPr>
          <w:rFonts w:ascii="Calibri" w:hAnsi="Calibri" w:cs="Arial"/>
          <w:b/>
          <w:bCs/>
          <w:color w:val="auto"/>
          <w:sz w:val="24"/>
          <w:szCs w:val="24"/>
          <w:u w:val="single"/>
          <w:lang w:val="en-GB"/>
        </w:rPr>
        <w:t>PROCEDURE</w:t>
      </w:r>
    </w:p>
    <w:p w14:paraId="5F62A8E1" w14:textId="77777777" w:rsidR="00BF7D15" w:rsidRPr="00BF7D15" w:rsidRDefault="00BF7D15" w:rsidP="00BF7D15">
      <w:pPr>
        <w:tabs>
          <w:tab w:val="center" w:pos="4513"/>
          <w:tab w:val="right" w:pos="9026"/>
        </w:tabs>
        <w:rPr>
          <w:rFonts w:ascii="Calibri" w:hAnsi="Calibri" w:cs="Arial"/>
          <w:color w:val="auto"/>
          <w:sz w:val="24"/>
          <w:szCs w:val="24"/>
          <w:lang w:val="en-GB"/>
        </w:rPr>
      </w:pPr>
    </w:p>
    <w:p w14:paraId="66F59947" w14:textId="77777777" w:rsidR="00BF7D15" w:rsidRPr="00BF7D15" w:rsidRDefault="00BF7D15" w:rsidP="00BF7D15">
      <w:pPr>
        <w:keepNext/>
        <w:outlineLvl w:val="2"/>
        <w:rPr>
          <w:rFonts w:ascii="Calibri" w:hAnsi="Calibri"/>
          <w:bCs/>
          <w:color w:val="auto"/>
          <w:sz w:val="24"/>
          <w:szCs w:val="24"/>
          <w:lang w:val="en-GB"/>
        </w:rPr>
      </w:pPr>
      <w:r w:rsidRPr="00BF7D15">
        <w:rPr>
          <w:rFonts w:ascii="Calibri" w:hAnsi="Calibri"/>
          <w:color w:val="auto"/>
          <w:sz w:val="24"/>
          <w:szCs w:val="24"/>
          <w:lang w:val="en-GB"/>
        </w:rPr>
        <w:t>This procedure defines how product, raw material, ingredient, work-in-progress, packaging, or equipment detected during receipt, storage, processing, or handling that do not conform to requirements are identified and controlled so that their intended use or delivery is prevented. All relevant personnel are trained in product release and control of non-conforming product procedures.</w:t>
      </w:r>
    </w:p>
    <w:p w14:paraId="770614F4" w14:textId="77777777" w:rsidR="00BF7D15" w:rsidRPr="00BF7D15" w:rsidRDefault="00BF7D15" w:rsidP="00BF7D15">
      <w:pPr>
        <w:rPr>
          <w:rFonts w:ascii="Calibri" w:hAnsi="Calibri" w:cs="Arial"/>
          <w:color w:val="auto"/>
          <w:sz w:val="24"/>
          <w:szCs w:val="24"/>
          <w:lang w:val="en-GB"/>
        </w:rPr>
      </w:pPr>
    </w:p>
    <w:p w14:paraId="3F5EBE84" w14:textId="39624E4F" w:rsidR="00BF7D15" w:rsidRPr="00BF7D15" w:rsidRDefault="00BF7D15" w:rsidP="00BF7D15">
      <w:pPr>
        <w:tabs>
          <w:tab w:val="center" w:pos="4513"/>
          <w:tab w:val="right" w:pos="9026"/>
        </w:tabs>
        <w:rPr>
          <w:rFonts w:ascii="Calibri" w:hAnsi="Calibri" w:cs="Arial"/>
          <w:color w:val="auto"/>
          <w:sz w:val="24"/>
          <w:szCs w:val="24"/>
          <w:lang w:val="en-GB"/>
        </w:rPr>
      </w:pPr>
      <w:r w:rsidRPr="00BF7D15">
        <w:rPr>
          <w:rFonts w:ascii="Calibri" w:hAnsi="Calibri" w:cs="Arial"/>
          <w:color w:val="auto"/>
          <w:sz w:val="24"/>
          <w:szCs w:val="24"/>
          <w:lang w:val="en-GB"/>
        </w:rPr>
        <w:t>The measuring and monitoring systems consider each stage of the process from material intake to finished product dispatch. Releases of materials, ingredients, in-process, and finished product are controlled and documented by authori</w:t>
      </w:r>
      <w:r w:rsidR="00653842">
        <w:rPr>
          <w:rFonts w:ascii="Calibri" w:hAnsi="Calibri" w:cs="Arial"/>
          <w:color w:val="auto"/>
          <w:sz w:val="24"/>
          <w:szCs w:val="24"/>
          <w:lang w:val="en-GB"/>
        </w:rPr>
        <w:t>z</w:t>
      </w:r>
      <w:r w:rsidRPr="00BF7D15">
        <w:rPr>
          <w:rFonts w:ascii="Calibri" w:hAnsi="Calibri" w:cs="Arial"/>
          <w:color w:val="auto"/>
          <w:sz w:val="24"/>
          <w:szCs w:val="24"/>
          <w:lang w:val="en-GB"/>
        </w:rPr>
        <w:t xml:space="preserve">ed personnel. All test results are recorded as evidence of conformity with the appropriate acceptance criteria. </w:t>
      </w:r>
    </w:p>
    <w:p w14:paraId="30BF9AC2" w14:textId="77777777" w:rsidR="00BF7D15" w:rsidRPr="00BF7D15" w:rsidRDefault="00BF7D15" w:rsidP="00BF7D15">
      <w:pPr>
        <w:tabs>
          <w:tab w:val="center" w:pos="4513"/>
          <w:tab w:val="right" w:pos="9026"/>
        </w:tabs>
        <w:rPr>
          <w:rFonts w:ascii="Calibri" w:hAnsi="Calibri" w:cs="Arial"/>
          <w:color w:val="auto"/>
          <w:sz w:val="24"/>
          <w:szCs w:val="24"/>
          <w:lang w:val="en-GB"/>
        </w:rPr>
      </w:pPr>
    </w:p>
    <w:p w14:paraId="41A0BEEC" w14:textId="77777777" w:rsidR="00BF7D15" w:rsidRPr="00BF7D15" w:rsidRDefault="00BF7D15" w:rsidP="00BF7D15">
      <w:pPr>
        <w:tabs>
          <w:tab w:val="center" w:pos="4513"/>
          <w:tab w:val="right" w:pos="9026"/>
        </w:tabs>
        <w:rPr>
          <w:rFonts w:ascii="Calibri" w:hAnsi="Calibri" w:cs="Arial"/>
          <w:color w:val="auto"/>
          <w:sz w:val="24"/>
          <w:szCs w:val="24"/>
          <w:lang w:val="en-GB"/>
        </w:rPr>
      </w:pPr>
      <w:r w:rsidRPr="00BF7D15">
        <w:rPr>
          <w:rFonts w:ascii="Calibri" w:hAnsi="Calibri" w:cs="Arial"/>
          <w:bCs/>
          <w:color w:val="auto"/>
          <w:sz w:val="24"/>
          <w:szCs w:val="24"/>
          <w:lang w:val="en-GB"/>
        </w:rPr>
        <w:lastRenderedPageBreak/>
        <w:t>Process</w:t>
      </w:r>
      <w:r w:rsidRPr="00BF7D15">
        <w:rPr>
          <w:rFonts w:ascii="Calibri" w:hAnsi="Calibri" w:cs="Arial"/>
          <w:color w:val="auto"/>
          <w:sz w:val="24"/>
          <w:szCs w:val="24"/>
          <w:lang w:val="en-GB"/>
        </w:rPr>
        <w:t xml:space="preserve"> characteristics monitored include process and storage temperatures, pressures and cleaning chemical concentrations as listed in the Food Safety Plans, Procedures and Good Manufacturing Practices.</w:t>
      </w:r>
    </w:p>
    <w:p w14:paraId="4EC93149" w14:textId="77777777" w:rsidR="00BF7D15" w:rsidRPr="00BF7D15" w:rsidRDefault="00BF7D15" w:rsidP="00BF7D15">
      <w:pPr>
        <w:tabs>
          <w:tab w:val="center" w:pos="4513"/>
          <w:tab w:val="right" w:pos="9026"/>
        </w:tabs>
        <w:rPr>
          <w:rFonts w:ascii="Calibri" w:hAnsi="Calibri" w:cs="Arial"/>
          <w:color w:val="auto"/>
          <w:sz w:val="24"/>
          <w:szCs w:val="24"/>
          <w:lang w:val="en-GB"/>
        </w:rPr>
      </w:pPr>
    </w:p>
    <w:p w14:paraId="17749749" w14:textId="0F2C1FC6" w:rsidR="00BF7D15" w:rsidRPr="00BF7D15" w:rsidRDefault="00BF7D15" w:rsidP="00BF7D15">
      <w:pPr>
        <w:tabs>
          <w:tab w:val="center" w:pos="4513"/>
          <w:tab w:val="right" w:pos="9026"/>
        </w:tabs>
        <w:rPr>
          <w:rFonts w:ascii="Calibri" w:hAnsi="Calibri" w:cs="Arial"/>
          <w:color w:val="auto"/>
          <w:sz w:val="24"/>
          <w:szCs w:val="24"/>
          <w:lang w:val="en-GB"/>
        </w:rPr>
      </w:pPr>
      <w:r w:rsidRPr="00BF7D15">
        <w:rPr>
          <w:rFonts w:ascii="Calibri" w:hAnsi="Calibri" w:cs="Arial"/>
          <w:bCs/>
          <w:color w:val="auto"/>
          <w:sz w:val="24"/>
          <w:szCs w:val="24"/>
          <w:lang w:val="en-GB"/>
        </w:rPr>
        <w:t>Product</w:t>
      </w:r>
      <w:r w:rsidRPr="00BF7D15">
        <w:rPr>
          <w:rFonts w:ascii="Calibri" w:hAnsi="Calibri" w:cs="Arial"/>
          <w:color w:val="auto"/>
          <w:sz w:val="24"/>
          <w:szCs w:val="24"/>
          <w:lang w:val="en-GB"/>
        </w:rPr>
        <w:t xml:space="preserve"> characteristics are monitored, measured, and </w:t>
      </w:r>
      <w:r w:rsidR="00745FBA" w:rsidRPr="00BF7D15">
        <w:rPr>
          <w:rFonts w:ascii="Calibri" w:hAnsi="Calibri" w:cs="Arial"/>
          <w:color w:val="auto"/>
          <w:sz w:val="24"/>
          <w:szCs w:val="24"/>
          <w:lang w:val="en-GB"/>
        </w:rPr>
        <w:t>analy</w:t>
      </w:r>
      <w:r w:rsidR="00745FBA">
        <w:rPr>
          <w:rFonts w:ascii="Calibri" w:hAnsi="Calibri" w:cs="Arial"/>
          <w:color w:val="auto"/>
          <w:sz w:val="24"/>
          <w:szCs w:val="24"/>
          <w:lang w:val="en-GB"/>
        </w:rPr>
        <w:t>s</w:t>
      </w:r>
      <w:r w:rsidR="00745FBA" w:rsidRPr="00BF7D15">
        <w:rPr>
          <w:rFonts w:ascii="Calibri" w:hAnsi="Calibri" w:cs="Arial"/>
          <w:color w:val="auto"/>
          <w:sz w:val="24"/>
          <w:szCs w:val="24"/>
          <w:lang w:val="en-GB"/>
        </w:rPr>
        <w:t>ed</w:t>
      </w:r>
      <w:r w:rsidRPr="00BF7D15">
        <w:rPr>
          <w:rFonts w:ascii="Calibri" w:hAnsi="Calibri" w:cs="Arial"/>
          <w:color w:val="auto"/>
          <w:sz w:val="24"/>
          <w:szCs w:val="24"/>
          <w:lang w:val="en-GB"/>
        </w:rPr>
        <w:t xml:space="preserve"> as per the Food Safety Plans and Test/Inspection schedules to ensure compliance with specifications and regulatory requirements and suitability for human consumption. Key chemical, microbiological and physical parameters are specified such as temperature, water content, acidity, weight, and acceptable bacteria levels. Statistical techniques are used to monitor process capability for example in product weight control.</w:t>
      </w:r>
    </w:p>
    <w:p w14:paraId="6EDC9638" w14:textId="77777777" w:rsidR="00BF7D15" w:rsidRPr="00BF7D15" w:rsidRDefault="00BF7D15" w:rsidP="00BF7D15">
      <w:pPr>
        <w:tabs>
          <w:tab w:val="center" w:pos="4513"/>
          <w:tab w:val="right" w:pos="9026"/>
        </w:tabs>
        <w:rPr>
          <w:rFonts w:ascii="Calibri" w:hAnsi="Calibri" w:cs="Arial"/>
          <w:color w:val="auto"/>
          <w:sz w:val="24"/>
          <w:szCs w:val="24"/>
          <w:lang w:val="en-GB"/>
        </w:rPr>
      </w:pPr>
    </w:p>
    <w:p w14:paraId="1F7BE638" w14:textId="77777777" w:rsidR="00BF7D15" w:rsidRPr="00BF7D15" w:rsidRDefault="00BF7D15" w:rsidP="00BF7D15">
      <w:pPr>
        <w:rPr>
          <w:rFonts w:ascii="Calibri" w:hAnsi="Calibri" w:cs="Arial"/>
          <w:color w:val="auto"/>
          <w:sz w:val="24"/>
          <w:szCs w:val="24"/>
          <w:lang w:val="en-GB"/>
        </w:rPr>
      </w:pPr>
      <w:r w:rsidRPr="00BF7D15">
        <w:rPr>
          <w:rFonts w:ascii="Calibri" w:hAnsi="Calibri" w:cs="Arial"/>
          <w:color w:val="auto"/>
          <w:sz w:val="24"/>
          <w:szCs w:val="24"/>
          <w:lang w:val="en-GB"/>
        </w:rPr>
        <w:t xml:space="preserve">The dispatch of finished product to customer does not proceed until the product is confirmed as meeting the product release criteria. Product that fails to meet the product release criteria is identified as non-conforming, quarantined and the process rectified. </w:t>
      </w:r>
    </w:p>
    <w:p w14:paraId="6F3BC031" w14:textId="77777777" w:rsidR="00BF7D15" w:rsidRPr="00BF7D15" w:rsidRDefault="00BF7D15" w:rsidP="00BF7D15">
      <w:pPr>
        <w:rPr>
          <w:rFonts w:ascii="Calibri" w:hAnsi="Calibri" w:cs="Arial"/>
          <w:color w:val="auto"/>
          <w:sz w:val="24"/>
          <w:szCs w:val="24"/>
          <w:lang w:val="en-GB"/>
        </w:rPr>
      </w:pPr>
    </w:p>
    <w:p w14:paraId="62490D70" w14:textId="484D20B8" w:rsidR="00BF7D15" w:rsidRPr="00BF7D15" w:rsidRDefault="00BF7D15" w:rsidP="00BF7D15">
      <w:pPr>
        <w:rPr>
          <w:rFonts w:ascii="Calibri" w:hAnsi="Calibri" w:cs="Arial"/>
          <w:color w:val="auto"/>
          <w:sz w:val="24"/>
          <w:szCs w:val="24"/>
          <w:lang w:val="en-GB"/>
        </w:rPr>
      </w:pPr>
      <w:r w:rsidRPr="00BF7D15">
        <w:rPr>
          <w:rFonts w:ascii="Calibri" w:hAnsi="Calibri" w:cs="Arial"/>
          <w:color w:val="auto"/>
          <w:sz w:val="24"/>
          <w:szCs w:val="24"/>
          <w:lang w:val="en-GB"/>
        </w:rPr>
        <w:t xml:space="preserve">The Operations Manager will be notified of any non-conforming products or equipment, by any relevant personnel on site. The Director of Inventory Control then arranges for the product(s) or equipment to be </w:t>
      </w:r>
      <w:commentRangeStart w:id="0"/>
      <w:r w:rsidRPr="00BF7D15">
        <w:rPr>
          <w:rFonts w:ascii="Calibri" w:hAnsi="Calibri" w:cs="Arial"/>
          <w:color w:val="auto"/>
          <w:sz w:val="24"/>
          <w:szCs w:val="24"/>
          <w:lang w:val="en-GB"/>
        </w:rPr>
        <w:t>identified</w:t>
      </w:r>
      <w:commentRangeEnd w:id="0"/>
      <w:r w:rsidR="00491515" w:rsidRPr="00BF7D15">
        <w:rPr>
          <w:rStyle w:val="CommentReference"/>
          <w:rFonts w:ascii="Calibri" w:hAnsi="Calibri" w:cs="Arial"/>
          <w:color w:val="auto"/>
          <w:sz w:val="24"/>
          <w:szCs w:val="24"/>
          <w:lang w:val="en-GB"/>
        </w:rPr>
        <w:commentReference w:id="0"/>
      </w:r>
      <w:r w:rsidRPr="00BF7D15">
        <w:rPr>
          <w:rFonts w:ascii="Calibri" w:hAnsi="Calibri" w:cs="Arial"/>
          <w:color w:val="auto"/>
          <w:sz w:val="24"/>
          <w:szCs w:val="24"/>
          <w:lang w:val="en-GB"/>
        </w:rPr>
        <w:t xml:space="preserve"> as non-conforming</w:t>
      </w:r>
      <w:ins w:id="1" w:author="Penny Patterson" w:date="2026-02-11T13:27:00Z" w16du:dateUtc="2026-02-11T18:27:00Z">
        <w:r w:rsidR="00E07832">
          <w:rPr>
            <w:rFonts w:ascii="Calibri" w:hAnsi="Calibri" w:cs="Arial"/>
            <w:color w:val="auto"/>
            <w:sz w:val="24"/>
            <w:szCs w:val="24"/>
            <w:lang w:val="en-GB"/>
          </w:rPr>
          <w:t xml:space="preserve"> with a Hold Tag</w:t>
        </w:r>
      </w:ins>
      <w:r w:rsidRPr="00BF7D15">
        <w:rPr>
          <w:rFonts w:ascii="Calibri" w:hAnsi="Calibri" w:cs="Arial"/>
          <w:color w:val="auto"/>
          <w:sz w:val="24"/>
          <w:szCs w:val="24"/>
          <w:lang w:val="en-GB"/>
        </w:rPr>
        <w:t>, isolated and quarantined</w:t>
      </w:r>
      <w:ins w:id="2" w:author="Penny Patterson" w:date="2026-02-11T13:27:00Z" w16du:dateUtc="2026-02-11T18:27:00Z">
        <w:r w:rsidR="00E07832">
          <w:rPr>
            <w:rFonts w:ascii="Calibri" w:hAnsi="Calibri" w:cs="Arial"/>
            <w:color w:val="auto"/>
            <w:sz w:val="24"/>
            <w:szCs w:val="24"/>
            <w:lang w:val="en-GB"/>
          </w:rPr>
          <w:t xml:space="preserve"> in designated area of the warehouse</w:t>
        </w:r>
      </w:ins>
      <w:r w:rsidRPr="00BF7D15">
        <w:rPr>
          <w:rFonts w:ascii="Calibri" w:hAnsi="Calibri" w:cs="Arial"/>
          <w:color w:val="auto"/>
          <w:sz w:val="24"/>
          <w:szCs w:val="24"/>
          <w:lang w:val="en-GB"/>
        </w:rPr>
        <w:t xml:space="preserve">. </w:t>
      </w:r>
    </w:p>
    <w:p w14:paraId="28ED8FD2" w14:textId="77777777" w:rsidR="00BF7D15" w:rsidRPr="00BF7D15" w:rsidRDefault="00BF7D15" w:rsidP="00BF7D15">
      <w:pPr>
        <w:rPr>
          <w:rFonts w:ascii="Calibri" w:hAnsi="Calibri" w:cs="Arial"/>
          <w:color w:val="auto"/>
          <w:sz w:val="24"/>
          <w:szCs w:val="24"/>
          <w:lang w:val="en-GB"/>
        </w:rPr>
      </w:pPr>
    </w:p>
    <w:p w14:paraId="3CB322D0" w14:textId="77777777" w:rsidR="00BF7D15" w:rsidRPr="00BF7D15" w:rsidRDefault="00BF7D15" w:rsidP="00BF7D15">
      <w:pPr>
        <w:rPr>
          <w:rFonts w:ascii="Calibri" w:hAnsi="Calibri" w:cs="Arial"/>
          <w:color w:val="auto"/>
          <w:sz w:val="24"/>
          <w:szCs w:val="24"/>
          <w:lang w:val="en-GB"/>
        </w:rPr>
      </w:pPr>
      <w:r w:rsidRPr="00BF7D15">
        <w:rPr>
          <w:rFonts w:ascii="Calibri" w:hAnsi="Calibri" w:cs="Arial"/>
          <w:color w:val="auto"/>
          <w:sz w:val="24"/>
          <w:szCs w:val="24"/>
          <w:lang w:val="en-GB"/>
        </w:rPr>
        <w:t xml:space="preserve">A member of the Food Safety team in consultation with the Inventory department evaluates the cause of the non-compliance and the consequences in terms of food safety and will decide if the product or equipment can potentially be released rectified or reworked (so that the food safety hazard is eliminated or reduced to defined acceptable limits) or rejected for destruction or disposal. </w:t>
      </w:r>
    </w:p>
    <w:p w14:paraId="3F4B4FE4" w14:textId="77777777" w:rsidR="00BF7D15" w:rsidRPr="00BF7D15" w:rsidRDefault="00BF7D15" w:rsidP="00BF7D15">
      <w:pPr>
        <w:rPr>
          <w:rFonts w:ascii="Calibri" w:hAnsi="Calibri" w:cs="Arial"/>
          <w:color w:val="auto"/>
          <w:sz w:val="24"/>
          <w:szCs w:val="24"/>
          <w:lang w:val="en-GB"/>
        </w:rPr>
      </w:pPr>
    </w:p>
    <w:p w14:paraId="4744BEDC" w14:textId="6617B027" w:rsidR="00BF7D15" w:rsidRPr="00BF7D15" w:rsidRDefault="00BF7D15" w:rsidP="00BF7D15">
      <w:pPr>
        <w:rPr>
          <w:rFonts w:ascii="Calibri" w:hAnsi="Calibri" w:cs="Arial"/>
          <w:color w:val="auto"/>
          <w:sz w:val="24"/>
          <w:szCs w:val="24"/>
          <w:lang w:val="en-GB"/>
        </w:rPr>
      </w:pPr>
      <w:r w:rsidRPr="00BF7D15">
        <w:rPr>
          <w:rFonts w:ascii="Calibri" w:hAnsi="Calibri" w:cs="Arial"/>
          <w:color w:val="auto"/>
          <w:sz w:val="24"/>
          <w:szCs w:val="24"/>
          <w:lang w:val="en-GB"/>
        </w:rPr>
        <w:t>Product or equipment that has been re-evaluated and found to be within defined acceptable limits is released following authori</w:t>
      </w:r>
      <w:r w:rsidR="002C3A9C">
        <w:rPr>
          <w:rFonts w:ascii="Calibri" w:hAnsi="Calibri" w:cs="Arial"/>
          <w:color w:val="auto"/>
          <w:sz w:val="24"/>
          <w:szCs w:val="24"/>
          <w:lang w:val="en-GB"/>
        </w:rPr>
        <w:t>z</w:t>
      </w:r>
      <w:r w:rsidRPr="00BF7D15">
        <w:rPr>
          <w:rFonts w:ascii="Calibri" w:hAnsi="Calibri" w:cs="Arial"/>
          <w:color w:val="auto"/>
          <w:sz w:val="24"/>
          <w:szCs w:val="24"/>
          <w:lang w:val="en-GB"/>
        </w:rPr>
        <w:t>ation from the Inventory Control</w:t>
      </w:r>
      <w:r w:rsidR="000434FA">
        <w:rPr>
          <w:rFonts w:ascii="Calibri" w:hAnsi="Calibri" w:cs="Arial"/>
          <w:color w:val="auto"/>
          <w:sz w:val="24"/>
          <w:szCs w:val="24"/>
          <w:lang w:val="en-GB"/>
        </w:rPr>
        <w:t xml:space="preserve"> Manager</w:t>
      </w:r>
      <w:r w:rsidRPr="00BF7D15">
        <w:rPr>
          <w:rFonts w:ascii="Calibri" w:hAnsi="Calibri" w:cs="Arial"/>
          <w:color w:val="auto"/>
          <w:sz w:val="24"/>
          <w:szCs w:val="24"/>
          <w:lang w:val="en-GB"/>
        </w:rPr>
        <w:t>. Rectified product or equipment and reworked product are all held pending verification that the food safety hazard is within defined acceptable limits and authori</w:t>
      </w:r>
      <w:r w:rsidR="00494AE2">
        <w:rPr>
          <w:rFonts w:ascii="Calibri" w:hAnsi="Calibri" w:cs="Arial"/>
          <w:color w:val="auto"/>
          <w:sz w:val="24"/>
          <w:szCs w:val="24"/>
          <w:lang w:val="en-GB"/>
        </w:rPr>
        <w:t>z</w:t>
      </w:r>
      <w:r w:rsidRPr="00BF7D15">
        <w:rPr>
          <w:rFonts w:ascii="Calibri" w:hAnsi="Calibri" w:cs="Arial"/>
          <w:color w:val="auto"/>
          <w:sz w:val="24"/>
          <w:szCs w:val="24"/>
          <w:lang w:val="en-GB"/>
        </w:rPr>
        <w:t xml:space="preserve">ation from the Inventory Control </w:t>
      </w:r>
      <w:r w:rsidR="00AA25E9">
        <w:rPr>
          <w:rFonts w:ascii="Calibri" w:hAnsi="Calibri" w:cs="Arial"/>
          <w:color w:val="auto"/>
          <w:sz w:val="24"/>
          <w:szCs w:val="24"/>
          <w:lang w:val="en-GB"/>
        </w:rPr>
        <w:t xml:space="preserve">Manager </w:t>
      </w:r>
      <w:r w:rsidRPr="00BF7D15">
        <w:rPr>
          <w:rFonts w:ascii="Calibri" w:hAnsi="Calibri" w:cs="Arial"/>
          <w:color w:val="auto"/>
          <w:sz w:val="24"/>
          <w:szCs w:val="24"/>
          <w:lang w:val="en-GB"/>
        </w:rPr>
        <w:t>prior to release.</w:t>
      </w:r>
    </w:p>
    <w:p w14:paraId="0C917D69" w14:textId="77777777" w:rsidR="00BF7D15" w:rsidRPr="00BF7D15" w:rsidRDefault="00BF7D15" w:rsidP="00BF7D15">
      <w:pPr>
        <w:rPr>
          <w:rFonts w:ascii="Calibri" w:hAnsi="Calibri" w:cs="Arial"/>
          <w:color w:val="auto"/>
          <w:sz w:val="24"/>
          <w:szCs w:val="24"/>
          <w:lang w:val="en-GB"/>
        </w:rPr>
      </w:pPr>
    </w:p>
    <w:p w14:paraId="4484D1BA" w14:textId="140413F9" w:rsidR="00BF7D15" w:rsidRPr="00E07832" w:rsidDel="00E07832" w:rsidRDefault="00E07832" w:rsidP="00BF7D15">
      <w:pPr>
        <w:rPr>
          <w:del w:id="3" w:author="Penny Patterson" w:date="2026-02-11T13:30:00Z" w16du:dateUtc="2026-02-11T18:30:00Z"/>
          <w:rFonts w:ascii="Calibri" w:hAnsi="Calibri" w:cs="Arial"/>
          <w:color w:val="auto"/>
          <w:sz w:val="24"/>
          <w:szCs w:val="24"/>
          <w:lang w:val="en-GB"/>
          <w:rPrChange w:id="4" w:author="Penny Patterson" w:date="2026-02-11T13:30:00Z" w16du:dateUtc="2026-02-11T18:30:00Z">
            <w:rPr>
              <w:del w:id="5" w:author="Penny Patterson" w:date="2026-02-11T13:30:00Z" w16du:dateUtc="2026-02-11T18:30:00Z"/>
            </w:rPr>
          </w:rPrChange>
        </w:rPr>
      </w:pPr>
      <w:ins w:id="6" w:author="Penny Patterson" w:date="2026-02-11T13:30:00Z" w16du:dateUtc="2026-02-11T18:30:00Z">
        <w:r w:rsidRPr="00E07832">
          <w:rPr>
            <w:rFonts w:ascii="Calibri" w:hAnsi="Calibri" w:cs="Arial"/>
            <w:color w:val="auto"/>
            <w:sz w:val="24"/>
            <w:szCs w:val="24"/>
            <w:lang w:val="en-GB"/>
            <w:rPrChange w:id="7" w:author="Penny Patterson" w:date="2026-02-11T13:30:00Z" w16du:dateUtc="2026-02-11T18:30:00Z">
              <w:rPr/>
            </w:rPrChange>
          </w:rPr>
          <w:t>The Inventory Control Manager reviews all completed non-conformance reports. When warranted, corrective action or preventive action requests are initiated to address identified non-conforming products, processes, or equipment. These actions are typically based on trend analysis of non-conformance data to prevent recurrence and ensure continued product safety, legality, and quality.</w:t>
        </w:r>
      </w:ins>
      <w:del w:id="8" w:author="Penny Patterson" w:date="2026-02-11T13:30:00Z" w16du:dateUtc="2026-02-11T18:30:00Z">
        <w:r w:rsidR="00BF7D15" w:rsidRPr="00BF7D15" w:rsidDel="00E07832">
          <w:rPr>
            <w:rFonts w:ascii="Calibri" w:hAnsi="Calibri" w:cs="Arial"/>
            <w:color w:val="auto"/>
            <w:sz w:val="24"/>
            <w:szCs w:val="24"/>
            <w:lang w:val="en-GB"/>
          </w:rPr>
          <w:delText>The Inventory Control</w:delText>
        </w:r>
        <w:r w:rsidR="00DE1172" w:rsidDel="00E07832">
          <w:rPr>
            <w:rFonts w:ascii="Calibri" w:hAnsi="Calibri" w:cs="Arial"/>
            <w:color w:val="auto"/>
            <w:sz w:val="24"/>
            <w:szCs w:val="24"/>
            <w:lang w:val="en-GB"/>
          </w:rPr>
          <w:delText xml:space="preserve"> Manager</w:delText>
        </w:r>
        <w:r w:rsidR="00BF7D15" w:rsidRPr="00BF7D15" w:rsidDel="00E07832">
          <w:rPr>
            <w:rFonts w:ascii="Calibri" w:hAnsi="Calibri" w:cs="Arial"/>
            <w:color w:val="auto"/>
            <w:sz w:val="24"/>
            <w:szCs w:val="24"/>
            <w:lang w:val="en-GB"/>
          </w:rPr>
          <w:delText xml:space="preserve"> reviews all completed non-conformance reports and will carry out, when necessary, </w:delText>
        </w:r>
        <w:commentRangeStart w:id="9"/>
        <w:r w:rsidR="00BF7D15" w:rsidRPr="00BF7D15" w:rsidDel="00E07832">
          <w:rPr>
            <w:rFonts w:ascii="Calibri" w:hAnsi="Calibri" w:cs="Arial"/>
            <w:color w:val="auto"/>
            <w:sz w:val="24"/>
            <w:szCs w:val="24"/>
            <w:lang w:val="en-GB"/>
          </w:rPr>
          <w:delText>a corrective action or preventative action request to produce non-conforming products or equipment</w:delText>
        </w:r>
        <w:commentRangeEnd w:id="9"/>
        <w:r w:rsidR="00C204D6" w:rsidRPr="00BF7D15" w:rsidDel="00E07832">
          <w:rPr>
            <w:rStyle w:val="CommentReference"/>
            <w:rFonts w:ascii="Calibri" w:hAnsi="Calibri" w:cs="Arial"/>
            <w:color w:val="auto"/>
            <w:sz w:val="24"/>
            <w:szCs w:val="24"/>
            <w:lang w:val="en-GB"/>
          </w:rPr>
          <w:commentReference w:id="9"/>
        </w:r>
        <w:r w:rsidR="00BF7D15" w:rsidRPr="00BF7D15" w:rsidDel="00E07832">
          <w:rPr>
            <w:rFonts w:ascii="Calibri" w:hAnsi="Calibri" w:cs="Arial"/>
            <w:color w:val="auto"/>
            <w:sz w:val="24"/>
            <w:szCs w:val="24"/>
            <w:lang w:val="en-GB"/>
          </w:rPr>
          <w:delText>, usually based on trend analysis of non-conformance reports.</w:delText>
        </w:r>
      </w:del>
    </w:p>
    <w:p w14:paraId="7CC0C296" w14:textId="77777777" w:rsidR="00E07832" w:rsidRPr="00BF7D15" w:rsidRDefault="00E07832" w:rsidP="00BF7D15">
      <w:pPr>
        <w:rPr>
          <w:ins w:id="10" w:author="Penny Patterson" w:date="2026-02-11T13:30:00Z" w16du:dateUtc="2026-02-11T18:30:00Z"/>
          <w:rFonts w:ascii="Calibri" w:hAnsi="Calibri" w:cs="Arial"/>
          <w:color w:val="auto"/>
          <w:sz w:val="24"/>
          <w:szCs w:val="24"/>
          <w:lang w:val="en-GB"/>
        </w:rPr>
      </w:pPr>
    </w:p>
    <w:p w14:paraId="366EA955" w14:textId="77777777" w:rsidR="00BF7D15" w:rsidRPr="00BF7D15" w:rsidRDefault="00BF7D15" w:rsidP="00BF7D15">
      <w:pPr>
        <w:rPr>
          <w:rFonts w:ascii="Calibri" w:hAnsi="Calibri" w:cs="Arial"/>
          <w:color w:val="auto"/>
          <w:sz w:val="24"/>
          <w:szCs w:val="24"/>
          <w:lang w:val="en-GB"/>
        </w:rPr>
      </w:pPr>
    </w:p>
    <w:p w14:paraId="17D3F5D2" w14:textId="77777777" w:rsidR="00E07832" w:rsidRPr="00E07832" w:rsidRDefault="00E07832" w:rsidP="00E07832">
      <w:pPr>
        <w:pStyle w:val="NormalWeb"/>
        <w:rPr>
          <w:ins w:id="11" w:author="Penny Patterson" w:date="2026-02-11T13:39:00Z" w16du:dateUtc="2026-02-11T18:39:00Z"/>
          <w:rFonts w:asciiTheme="minorHAnsi" w:hAnsiTheme="minorHAnsi" w:cstheme="minorHAnsi"/>
          <w:rPrChange w:id="12" w:author="Penny Patterson" w:date="2026-02-11T13:40:00Z" w16du:dateUtc="2026-02-11T18:40:00Z">
            <w:rPr>
              <w:ins w:id="13" w:author="Penny Patterson" w:date="2026-02-11T13:39:00Z" w16du:dateUtc="2026-02-11T18:39:00Z"/>
            </w:rPr>
          </w:rPrChange>
        </w:rPr>
      </w:pPr>
      <w:ins w:id="14" w:author="Penny Patterson" w:date="2026-02-11T13:39:00Z" w16du:dateUtc="2026-02-11T18:39:00Z">
        <w:r w:rsidRPr="00E07832">
          <w:rPr>
            <w:rFonts w:asciiTheme="minorHAnsi" w:hAnsiTheme="minorHAnsi" w:cstheme="minorHAnsi"/>
            <w:rPrChange w:id="15" w:author="Penny Patterson" w:date="2026-02-11T13:40:00Z" w16du:dateUtc="2026-02-11T18:40:00Z">
              <w:rPr/>
            </w:rPrChange>
          </w:rPr>
          <w:lastRenderedPageBreak/>
          <w:t xml:space="preserve">All identified non-conformances are documented on the </w:t>
        </w:r>
        <w:r w:rsidRPr="00E07832">
          <w:rPr>
            <w:rStyle w:val="Strong"/>
            <w:rFonts w:asciiTheme="minorHAnsi" w:hAnsiTheme="minorHAnsi" w:cstheme="minorHAnsi"/>
            <w:b w:val="0"/>
            <w:bCs w:val="0"/>
            <w:rPrChange w:id="16" w:author="Penny Patterson" w:date="2026-02-11T13:40:00Z" w16du:dateUtc="2026-02-11T18:40:00Z">
              <w:rPr>
                <w:rStyle w:val="Strong"/>
              </w:rPr>
            </w:rPrChange>
          </w:rPr>
          <w:t>Product Incident Report</w:t>
        </w:r>
        <w:r w:rsidRPr="00E07832">
          <w:rPr>
            <w:rFonts w:asciiTheme="minorHAnsi" w:hAnsiTheme="minorHAnsi" w:cstheme="minorHAnsi"/>
            <w:rPrChange w:id="17" w:author="Penny Patterson" w:date="2026-02-11T13:40:00Z" w16du:dateUtc="2026-02-11T18:40:00Z">
              <w:rPr/>
            </w:rPrChange>
          </w:rPr>
          <w:t>, which records the nature of the issue, product identification, lot information, and final disposition (release, rework, reject, or discard). Product disposition must be reviewed and approved by the Inventory Control Manager prior to release or destruction.</w:t>
        </w:r>
      </w:ins>
    </w:p>
    <w:p w14:paraId="398A3AF7" w14:textId="77777777" w:rsidR="00E07832" w:rsidRPr="00E07832" w:rsidRDefault="00E07832" w:rsidP="00E07832">
      <w:pPr>
        <w:pStyle w:val="NormalWeb"/>
        <w:rPr>
          <w:ins w:id="18" w:author="Penny Patterson" w:date="2026-02-11T13:39:00Z" w16du:dateUtc="2026-02-11T18:39:00Z"/>
          <w:rFonts w:asciiTheme="minorHAnsi" w:hAnsiTheme="minorHAnsi" w:cstheme="minorHAnsi"/>
          <w:rPrChange w:id="19" w:author="Penny Patterson" w:date="2026-02-11T13:40:00Z" w16du:dateUtc="2026-02-11T18:40:00Z">
            <w:rPr>
              <w:ins w:id="20" w:author="Penny Patterson" w:date="2026-02-11T13:39:00Z" w16du:dateUtc="2026-02-11T18:39:00Z"/>
            </w:rPr>
          </w:rPrChange>
        </w:rPr>
      </w:pPr>
      <w:ins w:id="21" w:author="Penny Patterson" w:date="2026-02-11T13:39:00Z" w16du:dateUtc="2026-02-11T18:39:00Z">
        <w:r w:rsidRPr="00E07832">
          <w:rPr>
            <w:rFonts w:asciiTheme="minorHAnsi" w:hAnsiTheme="minorHAnsi" w:cstheme="minorHAnsi"/>
            <w:rPrChange w:id="22" w:author="Penny Patterson" w:date="2026-02-11T13:40:00Z" w16du:dateUtc="2026-02-11T18:40:00Z">
              <w:rPr/>
            </w:rPrChange>
          </w:rPr>
          <w:t xml:space="preserve">When investigation determines that corrective and/or preventive action is required, a </w:t>
        </w:r>
        <w:r w:rsidRPr="00E07832">
          <w:rPr>
            <w:rStyle w:val="Strong"/>
            <w:rFonts w:asciiTheme="minorHAnsi" w:hAnsiTheme="minorHAnsi" w:cstheme="minorHAnsi"/>
            <w:b w:val="0"/>
            <w:bCs w:val="0"/>
            <w:rPrChange w:id="23" w:author="Penny Patterson" w:date="2026-02-11T13:40:00Z" w16du:dateUtc="2026-02-11T18:40:00Z">
              <w:rPr>
                <w:rStyle w:val="Strong"/>
              </w:rPr>
            </w:rPrChange>
          </w:rPr>
          <w:t>Corrective Action Request (CAR) Form</w:t>
        </w:r>
        <w:r w:rsidRPr="00E07832">
          <w:rPr>
            <w:rFonts w:asciiTheme="minorHAnsi" w:hAnsiTheme="minorHAnsi" w:cstheme="minorHAnsi"/>
            <w:rPrChange w:id="24" w:author="Penny Patterson" w:date="2026-02-11T13:40:00Z" w16du:dateUtc="2026-02-11T18:40:00Z">
              <w:rPr/>
            </w:rPrChange>
          </w:rPr>
          <w:t xml:space="preserve"> is initiated. The CAR documents the root cause analysis, corrective action taken, preventive action (if applicable), responsibility, verification of effectiveness, and closure.</w:t>
        </w:r>
      </w:ins>
    </w:p>
    <w:p w14:paraId="4E62F6C6" w14:textId="42E7C45D" w:rsidR="00BF7D15" w:rsidRPr="00E07832" w:rsidDel="00E07832" w:rsidRDefault="00E07832">
      <w:pPr>
        <w:pStyle w:val="NormalWeb"/>
        <w:rPr>
          <w:del w:id="25" w:author="Penny Patterson" w:date="2026-02-11T13:40:00Z" w16du:dateUtc="2026-02-11T18:40:00Z"/>
          <w:rFonts w:asciiTheme="minorHAnsi" w:hAnsiTheme="minorHAnsi" w:cstheme="minorHAnsi"/>
          <w:rPrChange w:id="26" w:author="Penny Patterson" w:date="2026-02-11T13:40:00Z" w16du:dateUtc="2026-02-11T18:40:00Z">
            <w:rPr>
              <w:del w:id="27" w:author="Penny Patterson" w:date="2026-02-11T13:40:00Z" w16du:dateUtc="2026-02-11T18:40:00Z"/>
              <w:rFonts w:ascii="Calibri" w:hAnsi="Calibri" w:cs="Arial"/>
              <w:color w:val="auto"/>
              <w:sz w:val="24"/>
              <w:szCs w:val="24"/>
              <w:lang w:val="en-GB"/>
            </w:rPr>
          </w:rPrChange>
        </w:rPr>
        <w:pPrChange w:id="28" w:author="Penny Patterson" w:date="2026-02-11T13:40:00Z" w16du:dateUtc="2026-02-11T18:40:00Z">
          <w:pPr/>
        </w:pPrChange>
      </w:pPr>
      <w:ins w:id="29" w:author="Penny Patterson" w:date="2026-02-11T13:39:00Z" w16du:dateUtc="2026-02-11T18:39:00Z">
        <w:r w:rsidRPr="00E07832">
          <w:rPr>
            <w:rFonts w:asciiTheme="minorHAnsi" w:hAnsiTheme="minorHAnsi" w:cstheme="minorHAnsi"/>
            <w:rPrChange w:id="30" w:author="Penny Patterson" w:date="2026-02-11T13:40:00Z" w16du:dateUtc="2026-02-11T18:40:00Z">
              <w:rPr/>
            </w:rPrChange>
          </w:rPr>
          <w:t xml:space="preserve">Non-conformance data and corrective action trends are reviewed through the </w:t>
        </w:r>
        <w:r w:rsidRPr="00E07832">
          <w:rPr>
            <w:rStyle w:val="Strong"/>
            <w:rFonts w:asciiTheme="minorHAnsi" w:hAnsiTheme="minorHAnsi" w:cstheme="minorHAnsi"/>
            <w:b w:val="0"/>
            <w:bCs w:val="0"/>
            <w:rPrChange w:id="31" w:author="Penny Patterson" w:date="2026-02-11T13:40:00Z" w16du:dateUtc="2026-02-11T18:40:00Z">
              <w:rPr>
                <w:rStyle w:val="Strong"/>
              </w:rPr>
            </w:rPrChange>
          </w:rPr>
          <w:t>CAR Log and Management Review process</w:t>
        </w:r>
        <w:r w:rsidRPr="00E07832">
          <w:rPr>
            <w:rFonts w:asciiTheme="minorHAnsi" w:hAnsiTheme="minorHAnsi" w:cstheme="minorHAnsi"/>
            <w:rPrChange w:id="32" w:author="Penny Patterson" w:date="2026-02-11T13:40:00Z" w16du:dateUtc="2026-02-11T18:40:00Z">
              <w:rPr/>
            </w:rPrChange>
          </w:rPr>
          <w:t xml:space="preserve"> to identify recurring issues and implement systemic improvements as necessary.</w:t>
        </w:r>
      </w:ins>
      <w:del w:id="33" w:author="Penny Patterson" w:date="2026-02-11T13:39:00Z" w16du:dateUtc="2026-02-11T18:39:00Z">
        <w:r w:rsidR="00BF7D15" w:rsidRPr="00BF7D15" w:rsidDel="00E07832">
          <w:rPr>
            <w:rFonts w:ascii="Calibri" w:hAnsi="Calibri" w:cs="Arial"/>
            <w:lang w:val="en-GB"/>
          </w:rPr>
          <w:delText xml:space="preserve">Only the </w:delText>
        </w:r>
        <w:r w:rsidR="001A6C99" w:rsidDel="00E07832">
          <w:rPr>
            <w:rFonts w:ascii="Calibri" w:hAnsi="Calibri" w:cs="Arial"/>
            <w:lang w:val="en-GB"/>
          </w:rPr>
          <w:delText>Inventory Control Manager</w:delText>
        </w:r>
        <w:r w:rsidR="00BF7D15" w:rsidRPr="00BF7D15" w:rsidDel="00E07832">
          <w:rPr>
            <w:rFonts w:ascii="Calibri" w:hAnsi="Calibri" w:cs="Arial"/>
            <w:lang w:val="en-GB"/>
          </w:rPr>
          <w:delText xml:space="preserve"> is authori</w:delText>
        </w:r>
        <w:r w:rsidR="00E93934" w:rsidDel="00E07832">
          <w:rPr>
            <w:rFonts w:ascii="Calibri" w:hAnsi="Calibri" w:cs="Arial"/>
            <w:lang w:val="en-GB"/>
          </w:rPr>
          <w:delText>z</w:delText>
        </w:r>
        <w:r w:rsidR="00BF7D15" w:rsidRPr="00BF7D15" w:rsidDel="00E07832">
          <w:rPr>
            <w:rFonts w:ascii="Calibri" w:hAnsi="Calibri" w:cs="Arial"/>
            <w:lang w:val="en-GB"/>
          </w:rPr>
          <w:delText xml:space="preserve">ed to release product as safe following the identification of non-conformity. In exceptional circumstances this may be based on other evidence </w:delText>
        </w:r>
      </w:del>
      <w:ins w:id="34" w:author="Arlen Keller" w:date="2026-02-06T16:55:00Z" w16du:dateUtc="2026-02-06T21:55:00Z">
        <w:del w:id="35" w:author="Penny Patterson" w:date="2026-02-11T13:39:00Z" w16du:dateUtc="2026-02-11T18:39:00Z">
          <w:r w:rsidR="00C204D6" w:rsidDel="00E07832">
            <w:rPr>
              <w:rFonts w:ascii="Calibri" w:hAnsi="Calibri" w:cs="Arial"/>
              <w:lang w:val="en-GB"/>
            </w:rPr>
            <w:delText xml:space="preserve">that </w:delText>
          </w:r>
        </w:del>
      </w:ins>
      <w:del w:id="36" w:author="Penny Patterson" w:date="2026-02-11T13:39:00Z" w16du:dateUtc="2026-02-11T18:39:00Z">
        <w:r w:rsidR="00BF7D15" w:rsidRPr="00BF7D15" w:rsidDel="00E07832">
          <w:rPr>
            <w:rFonts w:ascii="Calibri" w:hAnsi="Calibri" w:cs="Arial"/>
            <w:lang w:val="en-GB"/>
          </w:rPr>
          <w:delText xml:space="preserve">demonstrates that the control measures for the food safety hazard have been effective or there is evidence that the combined effect of control measures have resulted in the food safety hazard being within defined acceptable </w:delText>
        </w:r>
        <w:commentRangeStart w:id="37"/>
        <w:r w:rsidR="00BF7D15" w:rsidRPr="00BF7D15" w:rsidDel="00E07832">
          <w:rPr>
            <w:rFonts w:ascii="Calibri" w:hAnsi="Calibri" w:cs="Arial"/>
            <w:lang w:val="en-GB"/>
          </w:rPr>
          <w:delText>limits</w:delText>
        </w:r>
        <w:commentRangeEnd w:id="37"/>
        <w:r w:rsidR="00075EDD" w:rsidRPr="00BF7D15" w:rsidDel="00E07832">
          <w:rPr>
            <w:rStyle w:val="CommentReference"/>
            <w:rFonts w:ascii="Calibri" w:hAnsi="Calibri" w:cs="Arial"/>
            <w:sz w:val="24"/>
            <w:szCs w:val="24"/>
            <w:lang w:val="en-GB"/>
          </w:rPr>
          <w:commentReference w:id="37"/>
        </w:r>
        <w:r w:rsidR="00BF7D15" w:rsidRPr="00BF7D15" w:rsidDel="00E07832">
          <w:rPr>
            <w:rFonts w:ascii="Calibri" w:hAnsi="Calibri" w:cs="Arial"/>
            <w:lang w:val="en-GB"/>
          </w:rPr>
          <w:delText>.</w:delText>
        </w:r>
      </w:del>
    </w:p>
    <w:p w14:paraId="45A1DC0D" w14:textId="77777777" w:rsidR="00BF7D15" w:rsidRPr="00BF7D15" w:rsidRDefault="00BF7D15">
      <w:pPr>
        <w:pStyle w:val="NormalWeb"/>
        <w:rPr>
          <w:lang w:val="en-GB"/>
        </w:rPr>
        <w:pPrChange w:id="38" w:author="Penny Patterson" w:date="2026-02-11T13:40:00Z" w16du:dateUtc="2026-02-11T18:40:00Z">
          <w:pPr/>
        </w:pPrChange>
      </w:pPr>
    </w:p>
    <w:p w14:paraId="6D83BB8E" w14:textId="1A5A6085" w:rsidR="00BF7D15" w:rsidRPr="00BF7D15" w:rsidRDefault="00BF7D15" w:rsidP="00BF7D15">
      <w:pPr>
        <w:rPr>
          <w:rFonts w:ascii="Calibri" w:hAnsi="Calibri" w:cs="Arial"/>
          <w:color w:val="auto"/>
          <w:sz w:val="24"/>
          <w:szCs w:val="24"/>
          <w:lang w:val="en-GB"/>
        </w:rPr>
      </w:pPr>
      <w:r w:rsidRPr="00BF7D15">
        <w:rPr>
          <w:rFonts w:ascii="Calibri" w:hAnsi="Calibri" w:cs="Arial"/>
          <w:bCs/>
          <w:color w:val="auto"/>
          <w:sz w:val="24"/>
          <w:szCs w:val="24"/>
          <w:lang w:val="en-GB"/>
        </w:rPr>
        <w:t>Should non-conforming product</w:t>
      </w:r>
      <w:r w:rsidRPr="00BF7D15">
        <w:rPr>
          <w:rFonts w:ascii="Calibri" w:hAnsi="Calibri" w:cs="Arial"/>
          <w:color w:val="auto"/>
          <w:sz w:val="24"/>
          <w:szCs w:val="24"/>
          <w:lang w:val="en-GB"/>
        </w:rPr>
        <w:t xml:space="preserve"> be delivered to a customer causing a potential product recall then this is reported immediately to the </w:t>
      </w:r>
      <w:r w:rsidR="00CC07E8">
        <w:rPr>
          <w:rFonts w:ascii="Calibri" w:hAnsi="Calibri" w:cs="Arial"/>
          <w:color w:val="auto"/>
          <w:sz w:val="24"/>
          <w:szCs w:val="24"/>
          <w:lang w:val="en-GB"/>
        </w:rPr>
        <w:t>Customer Service Manager</w:t>
      </w:r>
      <w:r w:rsidRPr="00BF7D15">
        <w:rPr>
          <w:rFonts w:ascii="Calibri" w:hAnsi="Calibri" w:cs="Arial"/>
          <w:color w:val="auto"/>
          <w:sz w:val="24"/>
          <w:szCs w:val="24"/>
          <w:lang w:val="en-GB"/>
        </w:rPr>
        <w:t xml:space="preserve"> who assesses the situation and may choose to contact the customer for a concession or if the non-conformity relates to a food safety hazard outside of acceptable limits </w:t>
      </w:r>
      <w:del w:id="39" w:author="Arlen Keller" w:date="2026-02-06T16:56:00Z" w16du:dateUtc="2026-02-06T21:56:00Z">
        <w:r w:rsidRPr="00BF7D15" w:rsidDel="00C204D6">
          <w:rPr>
            <w:rFonts w:ascii="Calibri" w:hAnsi="Calibri" w:cs="Arial"/>
            <w:color w:val="auto"/>
            <w:sz w:val="24"/>
            <w:szCs w:val="24"/>
            <w:lang w:val="en-GB"/>
          </w:rPr>
          <w:delText xml:space="preserve">instigate </w:delText>
        </w:r>
      </w:del>
      <w:ins w:id="40" w:author="Arlen Keller" w:date="2026-02-06T16:56:00Z" w16du:dateUtc="2026-02-06T21:56:00Z">
        <w:r w:rsidR="00C204D6">
          <w:rPr>
            <w:rFonts w:ascii="Calibri" w:hAnsi="Calibri" w:cs="Arial"/>
            <w:color w:val="auto"/>
            <w:sz w:val="24"/>
            <w:szCs w:val="24"/>
            <w:lang w:val="en-GB"/>
          </w:rPr>
          <w:t>initiate</w:t>
        </w:r>
        <w:r w:rsidR="00C204D6" w:rsidRPr="00BF7D15">
          <w:rPr>
            <w:rFonts w:ascii="Calibri" w:hAnsi="Calibri" w:cs="Arial"/>
            <w:color w:val="auto"/>
            <w:sz w:val="24"/>
            <w:szCs w:val="24"/>
            <w:lang w:val="en-GB"/>
          </w:rPr>
          <w:t xml:space="preserve"> </w:t>
        </w:r>
      </w:ins>
      <w:r w:rsidRPr="00BF7D15">
        <w:rPr>
          <w:rFonts w:ascii="Calibri" w:hAnsi="Calibri" w:cs="Arial"/>
          <w:color w:val="auto"/>
          <w:sz w:val="24"/>
          <w:szCs w:val="24"/>
          <w:lang w:val="en-GB"/>
        </w:rPr>
        <w:t xml:space="preserve">a Product Recall. </w:t>
      </w:r>
    </w:p>
    <w:p w14:paraId="71BF38CF" w14:textId="77777777" w:rsidR="00BF7D15" w:rsidRPr="00BF7D15" w:rsidRDefault="00BF7D15" w:rsidP="00BF7D15">
      <w:pPr>
        <w:rPr>
          <w:rFonts w:ascii="Calibri" w:hAnsi="Calibri" w:cs="Arial"/>
          <w:color w:val="auto"/>
          <w:sz w:val="24"/>
          <w:szCs w:val="24"/>
          <w:lang w:val="en-GB"/>
        </w:rPr>
      </w:pPr>
    </w:p>
    <w:p w14:paraId="4FF351B6" w14:textId="1CA02940" w:rsidR="00BF7D15" w:rsidRPr="00BF7D15" w:rsidRDefault="00BF7D15" w:rsidP="00BF7D15">
      <w:pPr>
        <w:rPr>
          <w:rFonts w:ascii="Calibri" w:hAnsi="Calibri" w:cs="Arial"/>
          <w:color w:val="auto"/>
          <w:sz w:val="24"/>
          <w:szCs w:val="24"/>
          <w:lang w:val="en-GB"/>
        </w:rPr>
      </w:pPr>
      <w:r w:rsidRPr="00BF7D15">
        <w:rPr>
          <w:rFonts w:ascii="Calibri" w:hAnsi="Calibri" w:cs="Arial"/>
          <w:color w:val="auto"/>
          <w:sz w:val="24"/>
          <w:szCs w:val="24"/>
          <w:lang w:val="en-GB"/>
        </w:rPr>
        <w:t xml:space="preserve">The company operates a Product Recall and Crisis Management system </w:t>
      </w:r>
      <w:r w:rsidR="002514FC">
        <w:rPr>
          <w:rFonts w:ascii="Calibri" w:hAnsi="Calibri" w:cs="Arial"/>
          <w:color w:val="auto"/>
          <w:sz w:val="24"/>
          <w:szCs w:val="24"/>
          <w:lang w:val="en-GB"/>
        </w:rPr>
        <w:t>that defines the</w:t>
      </w:r>
      <w:r w:rsidRPr="00BF7D15">
        <w:rPr>
          <w:rFonts w:ascii="Calibri" w:hAnsi="Calibri" w:cs="Arial"/>
          <w:color w:val="auto"/>
          <w:sz w:val="24"/>
          <w:szCs w:val="24"/>
          <w:lang w:val="en-GB"/>
        </w:rPr>
        <w:t xml:space="preserve"> communication protocol, crisis management coordinator and team, incident management procedure</w:t>
      </w:r>
      <w:r w:rsidR="002514FC">
        <w:rPr>
          <w:rFonts w:ascii="Calibri" w:hAnsi="Calibri" w:cs="Arial"/>
          <w:color w:val="auto"/>
          <w:sz w:val="24"/>
          <w:szCs w:val="24"/>
          <w:lang w:val="en-GB"/>
        </w:rPr>
        <w:t>,</w:t>
      </w:r>
      <w:r w:rsidRPr="00BF7D15">
        <w:rPr>
          <w:rFonts w:ascii="Calibri" w:hAnsi="Calibri" w:cs="Arial"/>
          <w:color w:val="auto"/>
          <w:sz w:val="24"/>
          <w:szCs w:val="24"/>
          <w:lang w:val="en-GB"/>
        </w:rPr>
        <w:t xml:space="preserve"> and contacts list.</w:t>
      </w:r>
    </w:p>
    <w:p w14:paraId="44929E57" w14:textId="77777777" w:rsidR="00BF7D15" w:rsidRPr="00BF7D15" w:rsidRDefault="00BF7D15" w:rsidP="00BF7D15">
      <w:pPr>
        <w:rPr>
          <w:rFonts w:ascii="Calibri" w:hAnsi="Calibri" w:cs="Arial"/>
          <w:color w:val="auto"/>
          <w:sz w:val="24"/>
          <w:szCs w:val="24"/>
          <w:lang w:val="en-GB"/>
        </w:rPr>
      </w:pPr>
    </w:p>
    <w:p w14:paraId="47D146AC" w14:textId="587EB8E3" w:rsidR="00BF7D15" w:rsidRPr="00BF7D15" w:rsidRDefault="00BF7D15" w:rsidP="00BF7D15">
      <w:pPr>
        <w:rPr>
          <w:rFonts w:ascii="Calibri" w:hAnsi="Calibri" w:cs="Arial"/>
          <w:color w:val="auto"/>
          <w:sz w:val="24"/>
          <w:szCs w:val="24"/>
          <w:lang w:val="en-GB"/>
        </w:rPr>
      </w:pPr>
      <w:r w:rsidRPr="00BF7D15">
        <w:rPr>
          <w:rFonts w:ascii="Calibri" w:hAnsi="Calibri" w:cs="Arial"/>
          <w:color w:val="auto"/>
          <w:sz w:val="24"/>
          <w:szCs w:val="24"/>
          <w:lang w:val="en-GB"/>
        </w:rPr>
        <w:t xml:space="preserve">The system for </w:t>
      </w:r>
      <w:r w:rsidRPr="00BF7D15">
        <w:rPr>
          <w:rFonts w:ascii="Calibri" w:hAnsi="Calibri" w:cs="Arial"/>
          <w:bCs/>
          <w:color w:val="auto"/>
          <w:sz w:val="24"/>
          <w:szCs w:val="24"/>
          <w:lang w:val="en-GB"/>
        </w:rPr>
        <w:t>identification and traceability</w:t>
      </w:r>
      <w:r w:rsidRPr="00BF7D15">
        <w:rPr>
          <w:rFonts w:ascii="Calibri" w:hAnsi="Calibri" w:cs="Arial"/>
          <w:color w:val="auto"/>
          <w:sz w:val="24"/>
          <w:szCs w:val="24"/>
          <w:lang w:val="en-GB"/>
        </w:rPr>
        <w:t xml:space="preserve"> of product batches is maintained</w:t>
      </w:r>
      <w:r w:rsidR="00F71295">
        <w:rPr>
          <w:rFonts w:ascii="Calibri" w:hAnsi="Calibri" w:cs="Arial"/>
          <w:color w:val="auto"/>
          <w:sz w:val="24"/>
          <w:szCs w:val="24"/>
          <w:lang w:val="en-GB"/>
        </w:rPr>
        <w:t>,</w:t>
      </w:r>
      <w:r w:rsidRPr="00BF7D15">
        <w:rPr>
          <w:rFonts w:ascii="Calibri" w:hAnsi="Calibri" w:cs="Arial"/>
          <w:color w:val="auto"/>
          <w:sz w:val="24"/>
          <w:szCs w:val="24"/>
          <w:lang w:val="en-GB"/>
        </w:rPr>
        <w:t xml:space="preserve"> which in the event of non-conforming product being identified, will enable tracking of raw material batches through to distributed batches of finished product using label detail. </w:t>
      </w:r>
    </w:p>
    <w:p w14:paraId="429110DF" w14:textId="77777777" w:rsidR="00BF7D15" w:rsidRPr="00BF7D15" w:rsidRDefault="00BF7D15" w:rsidP="00BF7D15">
      <w:pPr>
        <w:rPr>
          <w:rFonts w:ascii="Calibri" w:hAnsi="Calibri" w:cs="Arial"/>
          <w:color w:val="auto"/>
          <w:sz w:val="24"/>
          <w:szCs w:val="24"/>
          <w:u w:val="single"/>
          <w:lang w:val="en-GB"/>
        </w:rPr>
      </w:pPr>
    </w:p>
    <w:p w14:paraId="5AFAB80F" w14:textId="77777777" w:rsidR="00C91A9F" w:rsidRPr="002A7B01" w:rsidRDefault="00C91A9F" w:rsidP="00C91A9F">
      <w:pPr>
        <w:autoSpaceDE w:val="0"/>
        <w:autoSpaceDN w:val="0"/>
        <w:adjustRightInd w:val="0"/>
        <w:rPr>
          <w:rFonts w:asciiTheme="minorHAnsi" w:hAnsiTheme="minorHAnsi" w:cstheme="minorHAnsi"/>
          <w:sz w:val="24"/>
          <w:szCs w:val="24"/>
          <w:u w:val="single"/>
        </w:rPr>
      </w:pPr>
      <w:r w:rsidRPr="002A7B01">
        <w:rPr>
          <w:rFonts w:asciiTheme="minorHAnsi" w:hAnsiTheme="minorHAnsi" w:cstheme="minorHAnsi"/>
          <w:b/>
          <w:sz w:val="24"/>
          <w:szCs w:val="24"/>
          <w:u w:val="single"/>
        </w:rPr>
        <w:t>DOCUMENT HISTORY</w:t>
      </w:r>
      <w:r w:rsidRPr="002A7B01">
        <w:rPr>
          <w:rFonts w:asciiTheme="minorHAnsi" w:hAnsiTheme="minorHAnsi" w:cstheme="minorHAnsi"/>
          <w:sz w:val="24"/>
          <w:szCs w:val="24"/>
          <w:u w:val="single"/>
        </w:rPr>
        <w:t xml:space="preserve"> </w:t>
      </w:r>
    </w:p>
    <w:p w14:paraId="5F73F183" w14:textId="77777777" w:rsidR="00C91A9F" w:rsidRPr="002A7B01" w:rsidRDefault="00C91A9F" w:rsidP="00C91A9F">
      <w:pPr>
        <w:autoSpaceDE w:val="0"/>
        <w:autoSpaceDN w:val="0"/>
        <w:adjustRightInd w:val="0"/>
        <w:rPr>
          <w:rFonts w:asciiTheme="minorHAnsi" w:hAnsiTheme="minorHAnsi" w:cstheme="minorHAnsi"/>
          <w:sz w:val="24"/>
          <w:szCs w:val="24"/>
        </w:rPr>
      </w:pPr>
      <w:r w:rsidRPr="002A7B01">
        <w:rPr>
          <w:rFonts w:asciiTheme="minorHAnsi" w:hAnsiTheme="minorHAnsi" w:cstheme="minorHAnsi"/>
          <w:sz w:val="24"/>
          <w:szCs w:val="24"/>
        </w:rPr>
        <w:t xml:space="preserve">NOTE: Only record </w:t>
      </w:r>
      <w:r w:rsidRPr="002A7B01">
        <w:rPr>
          <w:rFonts w:asciiTheme="minorHAnsi" w:hAnsiTheme="minorHAnsi" w:cstheme="minorHAnsi"/>
          <w:i/>
          <w:sz w:val="24"/>
          <w:szCs w:val="24"/>
        </w:rPr>
        <w:t>revisions</w:t>
      </w:r>
      <w:r w:rsidRPr="002A7B01">
        <w:rPr>
          <w:rFonts w:asciiTheme="minorHAnsi" w:hAnsiTheme="minorHAnsi" w:cstheme="minorHAnsi"/>
          <w:sz w:val="24"/>
          <w:szCs w:val="24"/>
        </w:rPr>
        <w:t xml:space="preserve"> to this document. </w:t>
      </w:r>
      <w:r w:rsidRPr="002A7B01">
        <w:rPr>
          <w:rFonts w:asciiTheme="minorHAnsi" w:hAnsiTheme="minorHAnsi" w:cstheme="minorHAnsi"/>
          <w:i/>
          <w:sz w:val="24"/>
          <w:szCs w:val="24"/>
        </w:rPr>
        <w:t>Reviews</w:t>
      </w:r>
      <w:r w:rsidRPr="002A7B01">
        <w:rPr>
          <w:rFonts w:asciiTheme="minorHAnsi" w:hAnsiTheme="minorHAnsi" w:cstheme="minorHAnsi"/>
          <w:sz w:val="24"/>
          <w:szCs w:val="24"/>
        </w:rPr>
        <w:t xml:space="preserve"> are recorded only in the central Document Register.</w:t>
      </w:r>
    </w:p>
    <w:p w14:paraId="7E05152A" w14:textId="77777777" w:rsidR="00C91A9F" w:rsidRPr="002A7B01" w:rsidRDefault="00C91A9F" w:rsidP="00C91A9F">
      <w:pPr>
        <w:autoSpaceDE w:val="0"/>
        <w:autoSpaceDN w:val="0"/>
        <w:adjustRightInd w:val="0"/>
        <w:rPr>
          <w:rFonts w:asciiTheme="minorHAnsi" w:hAnsiTheme="minorHAnsi" w:cstheme="minorHAnsi"/>
          <w:sz w:val="24"/>
          <w:szCs w:val="24"/>
        </w:rPr>
      </w:pPr>
    </w:p>
    <w:p w14:paraId="2409DFA6" w14:textId="77777777" w:rsidR="00C91A9F" w:rsidRDefault="00C91A9F" w:rsidP="00C91A9F">
      <w:pPr>
        <w:rPr>
          <w:rFonts w:asciiTheme="minorHAnsi" w:hAnsiTheme="minorHAnsi" w:cstheme="minorHAnsi"/>
          <w:b/>
          <w:sz w:val="24"/>
          <w:szCs w:val="24"/>
          <w:u w:val="single"/>
        </w:rPr>
      </w:pPr>
      <w:r w:rsidRPr="002A7B01">
        <w:rPr>
          <w:rFonts w:asciiTheme="minorHAnsi" w:hAnsiTheme="minorHAnsi" w:cstheme="minorHAnsi"/>
          <w:b/>
          <w:sz w:val="24"/>
          <w:szCs w:val="24"/>
          <w:u w:val="single"/>
        </w:rPr>
        <w:t xml:space="preserve">REFERENCES </w:t>
      </w:r>
    </w:p>
    <w:p w14:paraId="29D5B2A8" w14:textId="70AB88AE" w:rsidR="00C91A9F" w:rsidRPr="00DC454E" w:rsidRDefault="00C91A9F" w:rsidP="00C91A9F">
      <w:pPr>
        <w:rPr>
          <w:rFonts w:asciiTheme="minorHAnsi" w:hAnsiTheme="minorHAnsi" w:cstheme="minorHAnsi"/>
          <w:color w:val="auto"/>
          <w:sz w:val="24"/>
          <w:szCs w:val="24"/>
          <w:lang w:val="en-GB"/>
        </w:rPr>
      </w:pPr>
      <w:r w:rsidRPr="00137CA6">
        <w:rPr>
          <w:rFonts w:ascii="Calibri" w:hAnsi="Calibri" w:cs="Calibri"/>
          <w:sz w:val="24"/>
          <w:szCs w:val="24"/>
        </w:rPr>
        <w:t>SQF Fundamentals for Manufacturing - Intermediate EDITION 1.1</w:t>
      </w:r>
      <w:r w:rsidRPr="002A7B01">
        <w:rPr>
          <w:rFonts w:asciiTheme="minorHAnsi" w:hAnsiTheme="minorHAnsi" w:cstheme="minorHAnsi"/>
          <w:sz w:val="24"/>
          <w:szCs w:val="24"/>
        </w:rPr>
        <w:t>/ 2</w:t>
      </w:r>
      <w:r>
        <w:rPr>
          <w:rFonts w:asciiTheme="minorHAnsi" w:hAnsiTheme="minorHAnsi" w:cstheme="minorHAnsi"/>
          <w:sz w:val="24"/>
          <w:szCs w:val="24"/>
        </w:rPr>
        <w:t>.</w:t>
      </w:r>
      <w:r w:rsidR="00C15BD3">
        <w:rPr>
          <w:rFonts w:asciiTheme="minorHAnsi" w:hAnsiTheme="minorHAnsi" w:cstheme="minorHAnsi"/>
          <w:sz w:val="24"/>
          <w:szCs w:val="24"/>
        </w:rPr>
        <w:t>4</w:t>
      </w:r>
      <w:r w:rsidRPr="006F689B">
        <w:rPr>
          <w:rFonts w:asciiTheme="minorHAnsi" w:hAnsiTheme="minorHAnsi" w:cstheme="minorHAnsi"/>
          <w:sz w:val="24"/>
          <w:szCs w:val="24"/>
        </w:rPr>
        <w:t xml:space="preserve"> </w:t>
      </w:r>
      <w:r w:rsidR="00C15BD3">
        <w:rPr>
          <w:rFonts w:asciiTheme="minorHAnsi" w:hAnsiTheme="minorHAnsi" w:cstheme="minorHAnsi"/>
          <w:sz w:val="24"/>
          <w:szCs w:val="24"/>
        </w:rPr>
        <w:t>Food Safety System</w:t>
      </w:r>
    </w:p>
    <w:p w14:paraId="7677B032" w14:textId="77777777" w:rsidR="00BF7D15" w:rsidRPr="00C91A9F" w:rsidRDefault="00BF7D15" w:rsidP="00BF7D15">
      <w:pPr>
        <w:tabs>
          <w:tab w:val="center" w:pos="4513"/>
          <w:tab w:val="right" w:pos="9026"/>
        </w:tabs>
        <w:rPr>
          <w:rFonts w:ascii="Calibri" w:hAnsi="Calibri" w:cs="Arial"/>
          <w:color w:val="auto"/>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B115C6" w:rsidRPr="005016DC" w14:paraId="4516986A" w14:textId="77777777" w:rsidTr="00B115C6">
        <w:tc>
          <w:tcPr>
            <w:tcW w:w="1722" w:type="dxa"/>
          </w:tcPr>
          <w:p w14:paraId="671DB37B" w14:textId="77777777" w:rsidR="00B115C6" w:rsidRPr="00904752" w:rsidRDefault="00B115C6" w:rsidP="00B115C6">
            <w:pPr>
              <w:jc w:val="center"/>
              <w:rPr>
                <w:rFonts w:ascii="Calibri" w:hAnsi="Calibri"/>
                <w:sz w:val="22"/>
                <w:szCs w:val="22"/>
              </w:rPr>
            </w:pPr>
            <w:r w:rsidRPr="00904752">
              <w:rPr>
                <w:rFonts w:ascii="Calibri" w:hAnsi="Calibri"/>
                <w:sz w:val="22"/>
                <w:szCs w:val="22"/>
              </w:rPr>
              <w:t>Revision Date = Version #</w:t>
            </w:r>
          </w:p>
        </w:tc>
        <w:tc>
          <w:tcPr>
            <w:tcW w:w="8208" w:type="dxa"/>
          </w:tcPr>
          <w:p w14:paraId="797B7668" w14:textId="77777777" w:rsidR="00B115C6" w:rsidRPr="00904752" w:rsidRDefault="00B115C6" w:rsidP="00B115C6">
            <w:pPr>
              <w:jc w:val="center"/>
              <w:rPr>
                <w:rFonts w:ascii="Calibri" w:hAnsi="Calibri"/>
                <w:sz w:val="22"/>
                <w:szCs w:val="22"/>
              </w:rPr>
            </w:pPr>
          </w:p>
          <w:p w14:paraId="107A763C" w14:textId="77777777" w:rsidR="00B115C6" w:rsidRPr="00904752" w:rsidRDefault="00B115C6" w:rsidP="00B115C6">
            <w:pPr>
              <w:jc w:val="center"/>
              <w:rPr>
                <w:rFonts w:ascii="Calibri" w:hAnsi="Calibri"/>
                <w:sz w:val="22"/>
                <w:szCs w:val="22"/>
              </w:rPr>
            </w:pPr>
            <w:r w:rsidRPr="00904752">
              <w:rPr>
                <w:rFonts w:ascii="Calibri" w:hAnsi="Calibri"/>
                <w:sz w:val="22"/>
                <w:szCs w:val="22"/>
              </w:rPr>
              <w:t>Changes</w:t>
            </w:r>
          </w:p>
        </w:tc>
      </w:tr>
      <w:tr w:rsidR="00B115C6" w:rsidRPr="005016DC" w14:paraId="409CF0B5" w14:textId="77777777" w:rsidTr="00B115C6">
        <w:tc>
          <w:tcPr>
            <w:tcW w:w="1722" w:type="dxa"/>
          </w:tcPr>
          <w:p w14:paraId="0EE1F254" w14:textId="16DCBC7F" w:rsidR="00B115C6" w:rsidRPr="00904752" w:rsidRDefault="00B115C6" w:rsidP="00B115C6">
            <w:pPr>
              <w:jc w:val="center"/>
              <w:rPr>
                <w:rFonts w:ascii="Calibri" w:hAnsi="Calibri"/>
                <w:sz w:val="22"/>
                <w:szCs w:val="22"/>
              </w:rPr>
            </w:pPr>
            <w:r>
              <w:rPr>
                <w:rFonts w:ascii="Calibri" w:hAnsi="Calibri"/>
                <w:sz w:val="22"/>
                <w:szCs w:val="22"/>
              </w:rPr>
              <w:t>2025-03-14</w:t>
            </w:r>
          </w:p>
        </w:tc>
        <w:tc>
          <w:tcPr>
            <w:tcW w:w="8208" w:type="dxa"/>
          </w:tcPr>
          <w:p w14:paraId="0D1A2F80" w14:textId="77777777" w:rsidR="00B115C6" w:rsidRPr="00904752" w:rsidRDefault="00B115C6" w:rsidP="00B115C6">
            <w:pPr>
              <w:rPr>
                <w:rFonts w:ascii="Calibri" w:hAnsi="Calibri"/>
                <w:sz w:val="22"/>
                <w:szCs w:val="22"/>
              </w:rPr>
            </w:pPr>
            <w:r w:rsidRPr="00904752">
              <w:rPr>
                <w:rFonts w:ascii="Calibri" w:hAnsi="Calibri"/>
                <w:sz w:val="22"/>
                <w:szCs w:val="22"/>
              </w:rPr>
              <w:t>New program.</w:t>
            </w:r>
          </w:p>
        </w:tc>
      </w:tr>
      <w:tr w:rsidR="00B115C6" w:rsidRPr="005016DC" w14:paraId="1EB178ED" w14:textId="77777777" w:rsidTr="00B115C6">
        <w:trPr>
          <w:trHeight w:val="224"/>
        </w:trPr>
        <w:tc>
          <w:tcPr>
            <w:tcW w:w="1722" w:type="dxa"/>
          </w:tcPr>
          <w:p w14:paraId="5FCB13DD" w14:textId="65E87429" w:rsidR="00B115C6" w:rsidRPr="00904752" w:rsidRDefault="00F74257" w:rsidP="00B115C6">
            <w:pPr>
              <w:jc w:val="center"/>
              <w:rPr>
                <w:rFonts w:ascii="Calibri" w:hAnsi="Calibri"/>
                <w:sz w:val="22"/>
                <w:szCs w:val="22"/>
              </w:rPr>
            </w:pPr>
            <w:r>
              <w:rPr>
                <w:rFonts w:ascii="Calibri" w:hAnsi="Calibri"/>
                <w:sz w:val="22"/>
                <w:szCs w:val="22"/>
              </w:rPr>
              <w:t>2026-02-11</w:t>
            </w:r>
          </w:p>
        </w:tc>
        <w:tc>
          <w:tcPr>
            <w:tcW w:w="8208" w:type="dxa"/>
          </w:tcPr>
          <w:p w14:paraId="0CC5E366" w14:textId="40046E71" w:rsidR="00B115C6" w:rsidRPr="00904752" w:rsidRDefault="0053495B" w:rsidP="00B115C6">
            <w:pPr>
              <w:rPr>
                <w:rFonts w:ascii="Calibri" w:hAnsi="Calibri"/>
                <w:sz w:val="22"/>
                <w:szCs w:val="22"/>
              </w:rPr>
            </w:pPr>
            <w:r>
              <w:rPr>
                <w:rFonts w:ascii="Calibri" w:hAnsi="Calibri"/>
                <w:sz w:val="22"/>
                <w:szCs w:val="22"/>
              </w:rPr>
              <w:t>Reviewed and revised – add additional qualifications for non-conforming products</w:t>
            </w:r>
          </w:p>
        </w:tc>
      </w:tr>
    </w:tbl>
    <w:p w14:paraId="57DC41FE" w14:textId="77777777" w:rsidR="00512A52" w:rsidRPr="00BF7D15" w:rsidRDefault="00512A52" w:rsidP="00BF7D15"/>
    <w:sectPr w:rsidR="00512A52" w:rsidRPr="00BF7D15" w:rsidSect="00F96065">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len Keller" w:date="2026-02-06T17:00:00Z" w:initials="AK">
    <w:p w14:paraId="7EBF6723" w14:textId="77777777" w:rsidR="00491515" w:rsidRDefault="00491515" w:rsidP="00491515">
      <w:pPr>
        <w:pStyle w:val="CommentText"/>
      </w:pPr>
      <w:r>
        <w:rPr>
          <w:rStyle w:val="CommentReference"/>
        </w:rPr>
        <w:annotationRef/>
      </w:r>
      <w:r>
        <w:t>How is this done? How are you identifying and quarantining nonconforming materials or equipment? Is it through a Hold Tag, blocking in an ERP system, Hold tape, etc.? You should define the method used.</w:t>
      </w:r>
    </w:p>
  </w:comment>
  <w:comment w:id="9" w:author="Arlen Keller" w:date="2026-02-06T16:54:00Z" w:initials="AK">
    <w:p w14:paraId="515785BD" w14:textId="77777777" w:rsidR="00C204D6" w:rsidRDefault="00C204D6" w:rsidP="00C204D6">
      <w:pPr>
        <w:pStyle w:val="CommentText"/>
      </w:pPr>
      <w:r>
        <w:rPr>
          <w:rStyle w:val="CommentReference"/>
        </w:rPr>
        <w:annotationRef/>
      </w:r>
      <w:r>
        <w:t>Unclear what is meant by “to produce non-conforming products or equipment”</w:t>
      </w:r>
    </w:p>
  </w:comment>
  <w:comment w:id="37" w:author="Arlen Keller" w:date="2026-02-06T17:03:00Z" w:initials="AK">
    <w:p w14:paraId="17B910D7" w14:textId="77777777" w:rsidR="00075EDD" w:rsidRDefault="00075EDD" w:rsidP="00075EDD">
      <w:pPr>
        <w:pStyle w:val="CommentText"/>
      </w:pPr>
      <w:r>
        <w:rPr>
          <w:rStyle w:val="CommentReference"/>
        </w:rPr>
        <w:annotationRef/>
      </w:r>
      <w:r>
        <w:t>Where are you documenting any investigation corrective or preventive actions, and disposition of a nonconformance event? What records are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BF6723" w15:done="1"/>
  <w15:commentEx w15:paraId="515785BD" w15:done="1"/>
  <w15:commentEx w15:paraId="17B910D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DB3830" w16cex:dateUtc="2026-02-06T22:00:00Z">
    <w16cex:extLst>
      <w16:ext w16:uri="{CE6994B0-6A32-4C9F-8C6B-6E91EDA988CE}">
        <cr:reactions xmlns:cr="http://schemas.microsoft.com/office/comments/2020/reactions">
          <cr:reaction reactionType="1">
            <cr:reactionInfo dateUtc="2026-02-11T18:27:25Z">
              <cr:user userId="S::penny@spicesinc.com::7bec89d0-993f-48ca-b90d-5a06f578d1d0" userProvider="AD" userName="Penny Patterson"/>
            </cr:reactionInfo>
          </cr:reaction>
        </cr:reactions>
      </w16:ext>
    </w16cex:extLst>
  </w16cex:commentExtensible>
  <w16cex:commentExtensible w16cex:durableId="28F43CE1" w16cex:dateUtc="2026-02-06T21:54:00Z">
    <w16cex:extLst>
      <w16:ext w16:uri="{CE6994B0-6A32-4C9F-8C6B-6E91EDA988CE}">
        <cr:reactions xmlns:cr="http://schemas.microsoft.com/office/comments/2020/reactions">
          <cr:reaction reactionType="1">
            <cr:reactionInfo dateUtc="2026-02-11T18:30:28Z">
              <cr:user userId="S::penny@spicesinc.com::7bec89d0-993f-48ca-b90d-5a06f578d1d0" userProvider="AD" userName="Penny Patterson"/>
            </cr:reactionInfo>
          </cr:reaction>
        </cr:reactions>
      </w16:ext>
    </w16cex:extLst>
  </w16cex:commentExtensible>
  <w16cex:commentExtensible w16cex:durableId="47B12F08" w16cex:dateUtc="2026-02-06T22:03:00Z">
    <w16cex:extLst>
      <w16:ext w16:uri="{CE6994B0-6A32-4C9F-8C6B-6E91EDA988CE}">
        <cr:reactions xmlns:cr="http://schemas.microsoft.com/office/comments/2020/reactions">
          <cr:reaction reactionType="1">
            <cr:reactionInfo dateUtc="2026-02-11T18:40:27Z">
              <cr:user userId="S::penny@spicesinc.com::7bec89d0-993f-48ca-b90d-5a06f578d1d0" userProvider="AD" userName="Penny Patter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BF6723" w16cid:durableId="0DDB3830"/>
  <w16cid:commentId w16cid:paraId="515785BD" w16cid:durableId="28F43CE1"/>
  <w16cid:commentId w16cid:paraId="17B910D7" w16cid:durableId="47B12F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2317F" w14:textId="77777777" w:rsidR="001911A2" w:rsidRDefault="001911A2">
      <w:r>
        <w:separator/>
      </w:r>
    </w:p>
  </w:endnote>
  <w:endnote w:type="continuationSeparator" w:id="0">
    <w:p w14:paraId="6C3B6AB8" w14:textId="77777777" w:rsidR="001911A2" w:rsidRDefault="001911A2">
      <w:r>
        <w:continuationSeparator/>
      </w:r>
    </w:p>
  </w:endnote>
  <w:endnote w:type="continuationNotice" w:id="1">
    <w:p w14:paraId="6AF3D136" w14:textId="77777777" w:rsidR="001911A2" w:rsidRDefault="001911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EE310" w14:textId="77777777" w:rsidR="001911A2" w:rsidRDefault="001911A2">
      <w:r>
        <w:separator/>
      </w:r>
    </w:p>
  </w:footnote>
  <w:footnote w:type="continuationSeparator" w:id="0">
    <w:p w14:paraId="4E9F70A6" w14:textId="77777777" w:rsidR="001911A2" w:rsidRDefault="001911A2">
      <w:r>
        <w:continuationSeparator/>
      </w:r>
    </w:p>
  </w:footnote>
  <w:footnote w:type="continuationNotice" w:id="1">
    <w:p w14:paraId="13C30DC9" w14:textId="77777777" w:rsidR="001911A2" w:rsidRDefault="001911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10263E12" w:rsidR="00C07713" w:rsidRDefault="00390965" w:rsidP="00C07713">
          <w:pPr>
            <w:jc w:val="center"/>
            <w:rPr>
              <w:rFonts w:ascii="Calibri" w:hAnsi="Calibri" w:cs="Calibri"/>
              <w:color w:val="auto"/>
              <w:sz w:val="22"/>
              <w:szCs w:val="22"/>
            </w:rPr>
          </w:pPr>
          <w:r w:rsidRPr="00BF7D15">
            <w:rPr>
              <w:rFonts w:ascii="Calibri" w:hAnsi="Calibri" w:cs="Calibr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C07713">
            <w:rPr>
              <w:rFonts w:ascii="Calibri" w:hAnsi="Calibri" w:cs="Calibri"/>
              <w:color w:val="auto"/>
              <w:sz w:val="22"/>
              <w:szCs w:val="22"/>
            </w:rPr>
            <w:t>315 Point Township Drive</w:t>
          </w:r>
        </w:p>
        <w:p w14:paraId="62FDF97D" w14:textId="63730C4B" w:rsidR="00C07713" w:rsidRPr="00BF7D15" w:rsidRDefault="00C07713" w:rsidP="00C07713">
          <w:pPr>
            <w:jc w:val="center"/>
            <w:rPr>
              <w:rFonts w:ascii="Calibri" w:hAnsi="Calibri" w:cs="Calibri"/>
              <w:color w:val="auto"/>
              <w:sz w:val="22"/>
              <w:szCs w:val="22"/>
            </w:rPr>
          </w:pPr>
          <w:r>
            <w:rPr>
              <w:rFonts w:ascii="Calibri" w:hAnsi="Calibri" w:cs="Calibri"/>
              <w:color w:val="auto"/>
              <w:sz w:val="22"/>
              <w:szCs w:val="22"/>
            </w:rPr>
            <w:t>Northumberland Pa 17857</w:t>
          </w:r>
        </w:p>
        <w:p w14:paraId="7FB9D9A0" w14:textId="00682457" w:rsidR="00B24E2B" w:rsidRPr="00BF7D15" w:rsidRDefault="00B24E2B" w:rsidP="00E27D77">
          <w:pPr>
            <w:jc w:val="center"/>
            <w:rPr>
              <w:rFonts w:ascii="Calibri" w:hAnsi="Calibri" w:cs="Calibr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3C583457" w:rsidR="00B24E2B" w:rsidRPr="0066470D" w:rsidRDefault="000E2779" w:rsidP="005A79B2">
          <w:pPr>
            <w:jc w:val="center"/>
            <w:rPr>
              <w:rFonts w:ascii="Calibri" w:hAnsi="Calibri"/>
              <w:b/>
              <w:bCs/>
              <w:color w:val="auto"/>
              <w:sz w:val="24"/>
              <w:szCs w:val="24"/>
            </w:rPr>
          </w:pPr>
          <w:r>
            <w:rPr>
              <w:rFonts w:ascii="Calibri" w:hAnsi="Calibri"/>
              <w:b/>
              <w:bCs/>
              <w:color w:val="auto"/>
              <w:sz w:val="24"/>
              <w:szCs w:val="24"/>
            </w:rPr>
            <w:t xml:space="preserve">FS </w:t>
          </w:r>
          <w:r w:rsidR="00BF7D15" w:rsidRPr="00BF7D15">
            <w:rPr>
              <w:rFonts w:ascii="Calibri" w:hAnsi="Calibri"/>
              <w:b/>
              <w:bCs/>
              <w:color w:val="auto"/>
              <w:sz w:val="24"/>
              <w:szCs w:val="24"/>
            </w:rPr>
            <w:t>2.4.5 Non-Conforming Material and Product</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4B9C02DE" w:rsidR="00B24E2B" w:rsidRPr="00B368FA" w:rsidRDefault="00BF7D15" w:rsidP="005A79B2">
          <w:pPr>
            <w:rPr>
              <w:rFonts w:ascii="Calibri" w:hAnsi="Calibri" w:cs="Calibri"/>
              <w:sz w:val="22"/>
              <w:szCs w:val="22"/>
            </w:rPr>
          </w:pPr>
          <w:r>
            <w:rPr>
              <w:rFonts w:ascii="Calibri" w:hAnsi="Calibri" w:cs="Calibri"/>
              <w:sz w:val="22"/>
              <w:szCs w:val="22"/>
            </w:rPr>
            <w:t>2.4.5 Non-Conforming Material and Product</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397D7F09" w:rsidR="00B368FA" w:rsidRPr="0066470D" w:rsidRDefault="0053495B" w:rsidP="005A79B2">
          <w:pPr>
            <w:rPr>
              <w:rFonts w:ascii="Calibri" w:hAnsi="Calibri"/>
              <w:color w:val="auto"/>
              <w:sz w:val="22"/>
              <w:szCs w:val="22"/>
            </w:rPr>
          </w:pPr>
          <w:r>
            <w:rPr>
              <w:rFonts w:ascii="Calibri" w:hAnsi="Calibri"/>
              <w:color w:val="auto"/>
              <w:sz w:val="22"/>
              <w:szCs w:val="22"/>
            </w:rPr>
            <w:t>02.11.2026</w:t>
          </w:r>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20"/>
  </w:num>
  <w:num w:numId="2" w16cid:durableId="342585067">
    <w:abstractNumId w:val="24"/>
  </w:num>
  <w:num w:numId="3" w16cid:durableId="323439066">
    <w:abstractNumId w:val="19"/>
  </w:num>
  <w:num w:numId="4" w16cid:durableId="1622608280">
    <w:abstractNumId w:val="5"/>
  </w:num>
  <w:num w:numId="5" w16cid:durableId="252975491">
    <w:abstractNumId w:val="4"/>
  </w:num>
  <w:num w:numId="6" w16cid:durableId="1906600213">
    <w:abstractNumId w:val="25"/>
  </w:num>
  <w:num w:numId="7" w16cid:durableId="2051958243">
    <w:abstractNumId w:val="34"/>
  </w:num>
  <w:num w:numId="8" w16cid:durableId="2037273784">
    <w:abstractNumId w:val="13"/>
  </w:num>
  <w:num w:numId="9" w16cid:durableId="1255823844">
    <w:abstractNumId w:val="26"/>
  </w:num>
  <w:num w:numId="10" w16cid:durableId="346060841">
    <w:abstractNumId w:val="11"/>
  </w:num>
  <w:num w:numId="11" w16cid:durableId="1433168523">
    <w:abstractNumId w:val="6"/>
  </w:num>
  <w:num w:numId="12" w16cid:durableId="1920946959">
    <w:abstractNumId w:val="2"/>
  </w:num>
  <w:num w:numId="13" w16cid:durableId="1029374730">
    <w:abstractNumId w:val="9"/>
  </w:num>
  <w:num w:numId="14" w16cid:durableId="819999672">
    <w:abstractNumId w:val="8"/>
  </w:num>
  <w:num w:numId="15" w16cid:durableId="652299058">
    <w:abstractNumId w:val="17"/>
  </w:num>
  <w:num w:numId="16" w16cid:durableId="1304578134">
    <w:abstractNumId w:val="22"/>
  </w:num>
  <w:num w:numId="17" w16cid:durableId="1384670203">
    <w:abstractNumId w:val="30"/>
  </w:num>
  <w:num w:numId="18" w16cid:durableId="254871154">
    <w:abstractNumId w:val="12"/>
  </w:num>
  <w:num w:numId="19" w16cid:durableId="429471899">
    <w:abstractNumId w:val="16"/>
  </w:num>
  <w:num w:numId="20" w16cid:durableId="1781606046">
    <w:abstractNumId w:val="7"/>
  </w:num>
  <w:num w:numId="21" w16cid:durableId="467819272">
    <w:abstractNumId w:val="14"/>
  </w:num>
  <w:num w:numId="22" w16cid:durableId="1459299141">
    <w:abstractNumId w:val="27"/>
  </w:num>
  <w:num w:numId="23" w16cid:durableId="1809543791">
    <w:abstractNumId w:val="32"/>
  </w:num>
  <w:num w:numId="24" w16cid:durableId="78522186">
    <w:abstractNumId w:val="1"/>
  </w:num>
  <w:num w:numId="25" w16cid:durableId="1034111923">
    <w:abstractNumId w:val="29"/>
  </w:num>
  <w:num w:numId="26" w16cid:durableId="180360488">
    <w:abstractNumId w:val="18"/>
  </w:num>
  <w:num w:numId="27" w16cid:durableId="513878971">
    <w:abstractNumId w:val="10"/>
  </w:num>
  <w:num w:numId="28" w16cid:durableId="594246576">
    <w:abstractNumId w:val="15"/>
  </w:num>
  <w:num w:numId="29" w16cid:durableId="17197311">
    <w:abstractNumId w:val="0"/>
  </w:num>
  <w:num w:numId="30" w16cid:durableId="881478068">
    <w:abstractNumId w:val="31"/>
  </w:num>
  <w:num w:numId="31" w16cid:durableId="936672454">
    <w:abstractNumId w:val="28"/>
  </w:num>
  <w:num w:numId="32" w16cid:durableId="421533499">
    <w:abstractNumId w:val="23"/>
  </w:num>
  <w:num w:numId="33" w16cid:durableId="1734624899">
    <w:abstractNumId w:val="33"/>
  </w:num>
  <w:num w:numId="34" w16cid:durableId="1276214944">
    <w:abstractNumId w:val="21"/>
  </w:num>
  <w:num w:numId="35" w16cid:durableId="55951284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6B35"/>
    <w:rsid w:val="000173FA"/>
    <w:rsid w:val="00031003"/>
    <w:rsid w:val="000434FA"/>
    <w:rsid w:val="00046C5F"/>
    <w:rsid w:val="0004733A"/>
    <w:rsid w:val="000546E8"/>
    <w:rsid w:val="00060C52"/>
    <w:rsid w:val="00063D6F"/>
    <w:rsid w:val="00075EDD"/>
    <w:rsid w:val="000774AB"/>
    <w:rsid w:val="000838CB"/>
    <w:rsid w:val="00086C9C"/>
    <w:rsid w:val="00093FC1"/>
    <w:rsid w:val="000A033A"/>
    <w:rsid w:val="000A054B"/>
    <w:rsid w:val="000C3DFB"/>
    <w:rsid w:val="000C4DBF"/>
    <w:rsid w:val="000C5195"/>
    <w:rsid w:val="000E1F57"/>
    <w:rsid w:val="000E2779"/>
    <w:rsid w:val="000E5771"/>
    <w:rsid w:val="000E753E"/>
    <w:rsid w:val="000E7DF9"/>
    <w:rsid w:val="000F650D"/>
    <w:rsid w:val="00101B29"/>
    <w:rsid w:val="00106B38"/>
    <w:rsid w:val="00110795"/>
    <w:rsid w:val="00111A0F"/>
    <w:rsid w:val="00120C95"/>
    <w:rsid w:val="00125CC0"/>
    <w:rsid w:val="00127DF3"/>
    <w:rsid w:val="00135281"/>
    <w:rsid w:val="00135601"/>
    <w:rsid w:val="00135663"/>
    <w:rsid w:val="00135869"/>
    <w:rsid w:val="0014552F"/>
    <w:rsid w:val="00145C63"/>
    <w:rsid w:val="00151E5E"/>
    <w:rsid w:val="00153A0B"/>
    <w:rsid w:val="00160A7B"/>
    <w:rsid w:val="00172A59"/>
    <w:rsid w:val="00173C6B"/>
    <w:rsid w:val="00177A35"/>
    <w:rsid w:val="00183E0A"/>
    <w:rsid w:val="00184332"/>
    <w:rsid w:val="0018745A"/>
    <w:rsid w:val="001911A2"/>
    <w:rsid w:val="001A22D8"/>
    <w:rsid w:val="001A6359"/>
    <w:rsid w:val="001A6C99"/>
    <w:rsid w:val="001B57D6"/>
    <w:rsid w:val="001C5395"/>
    <w:rsid w:val="001D10A0"/>
    <w:rsid w:val="001D56CE"/>
    <w:rsid w:val="001F16DC"/>
    <w:rsid w:val="001F1B09"/>
    <w:rsid w:val="001F42B4"/>
    <w:rsid w:val="001F606C"/>
    <w:rsid w:val="00206719"/>
    <w:rsid w:val="002211F2"/>
    <w:rsid w:val="00226655"/>
    <w:rsid w:val="002514FC"/>
    <w:rsid w:val="00252605"/>
    <w:rsid w:val="0025756B"/>
    <w:rsid w:val="00280A98"/>
    <w:rsid w:val="002A2587"/>
    <w:rsid w:val="002C3A9C"/>
    <w:rsid w:val="002D14FA"/>
    <w:rsid w:val="002D1B2C"/>
    <w:rsid w:val="002D1CEE"/>
    <w:rsid w:val="002D45E7"/>
    <w:rsid w:val="002E271B"/>
    <w:rsid w:val="002E7946"/>
    <w:rsid w:val="002F28A9"/>
    <w:rsid w:val="00321103"/>
    <w:rsid w:val="00324C53"/>
    <w:rsid w:val="0034769E"/>
    <w:rsid w:val="0035095C"/>
    <w:rsid w:val="00351E25"/>
    <w:rsid w:val="00364498"/>
    <w:rsid w:val="00364E80"/>
    <w:rsid w:val="00365C13"/>
    <w:rsid w:val="003717A2"/>
    <w:rsid w:val="00390965"/>
    <w:rsid w:val="00397926"/>
    <w:rsid w:val="003A22CC"/>
    <w:rsid w:val="003A5CE5"/>
    <w:rsid w:val="003B50E2"/>
    <w:rsid w:val="003B7B02"/>
    <w:rsid w:val="003C1E5F"/>
    <w:rsid w:val="003E17D2"/>
    <w:rsid w:val="003E784E"/>
    <w:rsid w:val="003F1E0C"/>
    <w:rsid w:val="003F7B66"/>
    <w:rsid w:val="003F7C16"/>
    <w:rsid w:val="00400FAF"/>
    <w:rsid w:val="00412A33"/>
    <w:rsid w:val="00414D25"/>
    <w:rsid w:val="00417159"/>
    <w:rsid w:val="00417538"/>
    <w:rsid w:val="00423B51"/>
    <w:rsid w:val="0042563B"/>
    <w:rsid w:val="00450A01"/>
    <w:rsid w:val="00467EB0"/>
    <w:rsid w:val="00474CC6"/>
    <w:rsid w:val="00491515"/>
    <w:rsid w:val="00494AE2"/>
    <w:rsid w:val="004A3C89"/>
    <w:rsid w:val="004A4D25"/>
    <w:rsid w:val="004A6269"/>
    <w:rsid w:val="004C6FCC"/>
    <w:rsid w:val="004D2308"/>
    <w:rsid w:val="004E51DD"/>
    <w:rsid w:val="004E567E"/>
    <w:rsid w:val="004F27FD"/>
    <w:rsid w:val="0050420A"/>
    <w:rsid w:val="00512A52"/>
    <w:rsid w:val="00522D80"/>
    <w:rsid w:val="0053495B"/>
    <w:rsid w:val="00535B3C"/>
    <w:rsid w:val="00541266"/>
    <w:rsid w:val="0054390F"/>
    <w:rsid w:val="005548EB"/>
    <w:rsid w:val="005559F2"/>
    <w:rsid w:val="00556B18"/>
    <w:rsid w:val="00557FAE"/>
    <w:rsid w:val="00573E35"/>
    <w:rsid w:val="00587A39"/>
    <w:rsid w:val="0059683B"/>
    <w:rsid w:val="005A3C66"/>
    <w:rsid w:val="005A62C3"/>
    <w:rsid w:val="005A79B2"/>
    <w:rsid w:val="005B55CC"/>
    <w:rsid w:val="005B6E30"/>
    <w:rsid w:val="005C2BA7"/>
    <w:rsid w:val="005C696F"/>
    <w:rsid w:val="005E7CFD"/>
    <w:rsid w:val="005F1C85"/>
    <w:rsid w:val="005F3260"/>
    <w:rsid w:val="00612C0E"/>
    <w:rsid w:val="00621021"/>
    <w:rsid w:val="00646F66"/>
    <w:rsid w:val="00653842"/>
    <w:rsid w:val="00655BD4"/>
    <w:rsid w:val="006662CD"/>
    <w:rsid w:val="006757AA"/>
    <w:rsid w:val="00676F88"/>
    <w:rsid w:val="00686974"/>
    <w:rsid w:val="00687C54"/>
    <w:rsid w:val="006945F8"/>
    <w:rsid w:val="006B282F"/>
    <w:rsid w:val="006D06A8"/>
    <w:rsid w:val="006D2B70"/>
    <w:rsid w:val="006D404B"/>
    <w:rsid w:val="006E399B"/>
    <w:rsid w:val="006F5C3E"/>
    <w:rsid w:val="006F6237"/>
    <w:rsid w:val="00700074"/>
    <w:rsid w:val="00707621"/>
    <w:rsid w:val="00713B79"/>
    <w:rsid w:val="00725BC8"/>
    <w:rsid w:val="00736BB2"/>
    <w:rsid w:val="00740887"/>
    <w:rsid w:val="00745FBA"/>
    <w:rsid w:val="00747794"/>
    <w:rsid w:val="007531C5"/>
    <w:rsid w:val="00754AD1"/>
    <w:rsid w:val="007619B9"/>
    <w:rsid w:val="007707AD"/>
    <w:rsid w:val="00771934"/>
    <w:rsid w:val="00782F9E"/>
    <w:rsid w:val="007A1E86"/>
    <w:rsid w:val="007A1F22"/>
    <w:rsid w:val="007A42EF"/>
    <w:rsid w:val="007A5318"/>
    <w:rsid w:val="007B0229"/>
    <w:rsid w:val="007B06A7"/>
    <w:rsid w:val="007B1AAA"/>
    <w:rsid w:val="007C7270"/>
    <w:rsid w:val="007C7643"/>
    <w:rsid w:val="007D53D1"/>
    <w:rsid w:val="007D7203"/>
    <w:rsid w:val="007E5159"/>
    <w:rsid w:val="007E5680"/>
    <w:rsid w:val="007F3998"/>
    <w:rsid w:val="00802C60"/>
    <w:rsid w:val="00810830"/>
    <w:rsid w:val="00811034"/>
    <w:rsid w:val="00816438"/>
    <w:rsid w:val="00821259"/>
    <w:rsid w:val="00823B10"/>
    <w:rsid w:val="00825A93"/>
    <w:rsid w:val="00831DC6"/>
    <w:rsid w:val="00837058"/>
    <w:rsid w:val="008431FA"/>
    <w:rsid w:val="0086279A"/>
    <w:rsid w:val="0086404A"/>
    <w:rsid w:val="00865F6B"/>
    <w:rsid w:val="008843F4"/>
    <w:rsid w:val="0089363F"/>
    <w:rsid w:val="00893651"/>
    <w:rsid w:val="00893782"/>
    <w:rsid w:val="00894432"/>
    <w:rsid w:val="008A094C"/>
    <w:rsid w:val="008A108A"/>
    <w:rsid w:val="008D0CFC"/>
    <w:rsid w:val="008D654E"/>
    <w:rsid w:val="008E3BE3"/>
    <w:rsid w:val="008E51F2"/>
    <w:rsid w:val="008E5AFE"/>
    <w:rsid w:val="008F0488"/>
    <w:rsid w:val="00902268"/>
    <w:rsid w:val="00904752"/>
    <w:rsid w:val="00920B5A"/>
    <w:rsid w:val="009269CF"/>
    <w:rsid w:val="0094288F"/>
    <w:rsid w:val="0094405B"/>
    <w:rsid w:val="00944842"/>
    <w:rsid w:val="00953C68"/>
    <w:rsid w:val="0096298E"/>
    <w:rsid w:val="00963008"/>
    <w:rsid w:val="00971AA6"/>
    <w:rsid w:val="0097225C"/>
    <w:rsid w:val="00973646"/>
    <w:rsid w:val="009812F3"/>
    <w:rsid w:val="009828CF"/>
    <w:rsid w:val="009924D1"/>
    <w:rsid w:val="009B235B"/>
    <w:rsid w:val="009B7183"/>
    <w:rsid w:val="009F0019"/>
    <w:rsid w:val="00A119C8"/>
    <w:rsid w:val="00A168C5"/>
    <w:rsid w:val="00A26C01"/>
    <w:rsid w:val="00A60633"/>
    <w:rsid w:val="00A639C6"/>
    <w:rsid w:val="00A66134"/>
    <w:rsid w:val="00A71B9E"/>
    <w:rsid w:val="00A81B8F"/>
    <w:rsid w:val="00A869D6"/>
    <w:rsid w:val="00A9568C"/>
    <w:rsid w:val="00AA25E9"/>
    <w:rsid w:val="00AA51B5"/>
    <w:rsid w:val="00AA5A6F"/>
    <w:rsid w:val="00AC1140"/>
    <w:rsid w:val="00AC2B51"/>
    <w:rsid w:val="00AC4C0B"/>
    <w:rsid w:val="00AD2945"/>
    <w:rsid w:val="00AD366B"/>
    <w:rsid w:val="00AE226B"/>
    <w:rsid w:val="00AF047B"/>
    <w:rsid w:val="00AF550B"/>
    <w:rsid w:val="00B115C6"/>
    <w:rsid w:val="00B14DF5"/>
    <w:rsid w:val="00B24E2B"/>
    <w:rsid w:val="00B368FA"/>
    <w:rsid w:val="00B410FA"/>
    <w:rsid w:val="00B47ABC"/>
    <w:rsid w:val="00B6214A"/>
    <w:rsid w:val="00B737E9"/>
    <w:rsid w:val="00B85FDB"/>
    <w:rsid w:val="00B90233"/>
    <w:rsid w:val="00B90CE4"/>
    <w:rsid w:val="00B954D7"/>
    <w:rsid w:val="00BA23E6"/>
    <w:rsid w:val="00BA2CCD"/>
    <w:rsid w:val="00BB414E"/>
    <w:rsid w:val="00BC32BF"/>
    <w:rsid w:val="00BC73CC"/>
    <w:rsid w:val="00BF7D15"/>
    <w:rsid w:val="00C01DEE"/>
    <w:rsid w:val="00C07713"/>
    <w:rsid w:val="00C15BD3"/>
    <w:rsid w:val="00C204D6"/>
    <w:rsid w:val="00C2104D"/>
    <w:rsid w:val="00C211DC"/>
    <w:rsid w:val="00C313E3"/>
    <w:rsid w:val="00C33DA5"/>
    <w:rsid w:val="00C42DE8"/>
    <w:rsid w:val="00C519C5"/>
    <w:rsid w:val="00C536EE"/>
    <w:rsid w:val="00C5633F"/>
    <w:rsid w:val="00C65BC2"/>
    <w:rsid w:val="00C7121C"/>
    <w:rsid w:val="00C72929"/>
    <w:rsid w:val="00C74DEB"/>
    <w:rsid w:val="00C757D0"/>
    <w:rsid w:val="00C826CF"/>
    <w:rsid w:val="00C852AD"/>
    <w:rsid w:val="00C91A9F"/>
    <w:rsid w:val="00CA01CF"/>
    <w:rsid w:val="00CA29EF"/>
    <w:rsid w:val="00CC0677"/>
    <w:rsid w:val="00CC07E8"/>
    <w:rsid w:val="00CC3396"/>
    <w:rsid w:val="00CC3F27"/>
    <w:rsid w:val="00CC450B"/>
    <w:rsid w:val="00CD07BC"/>
    <w:rsid w:val="00CE4622"/>
    <w:rsid w:val="00CE53E2"/>
    <w:rsid w:val="00CF4826"/>
    <w:rsid w:val="00D32F6F"/>
    <w:rsid w:val="00D331B3"/>
    <w:rsid w:val="00D40E80"/>
    <w:rsid w:val="00D46A65"/>
    <w:rsid w:val="00D47774"/>
    <w:rsid w:val="00D57F77"/>
    <w:rsid w:val="00D700B7"/>
    <w:rsid w:val="00D727EC"/>
    <w:rsid w:val="00D72F10"/>
    <w:rsid w:val="00D842E6"/>
    <w:rsid w:val="00D85BF2"/>
    <w:rsid w:val="00D87612"/>
    <w:rsid w:val="00DA1AFB"/>
    <w:rsid w:val="00DA701D"/>
    <w:rsid w:val="00DA7AA7"/>
    <w:rsid w:val="00DB635C"/>
    <w:rsid w:val="00DB7AE2"/>
    <w:rsid w:val="00DC74CA"/>
    <w:rsid w:val="00DE1172"/>
    <w:rsid w:val="00DE312D"/>
    <w:rsid w:val="00DE3A16"/>
    <w:rsid w:val="00DE55DE"/>
    <w:rsid w:val="00E03D00"/>
    <w:rsid w:val="00E07832"/>
    <w:rsid w:val="00E13EBE"/>
    <w:rsid w:val="00E15433"/>
    <w:rsid w:val="00E21932"/>
    <w:rsid w:val="00E27D77"/>
    <w:rsid w:val="00E35DF7"/>
    <w:rsid w:val="00E52B31"/>
    <w:rsid w:val="00E549EF"/>
    <w:rsid w:val="00E92D9A"/>
    <w:rsid w:val="00E93934"/>
    <w:rsid w:val="00EB0D03"/>
    <w:rsid w:val="00EB45E8"/>
    <w:rsid w:val="00EB5412"/>
    <w:rsid w:val="00EC19CC"/>
    <w:rsid w:val="00ED04B7"/>
    <w:rsid w:val="00ED3D62"/>
    <w:rsid w:val="00EE01D1"/>
    <w:rsid w:val="00EE205C"/>
    <w:rsid w:val="00EF1662"/>
    <w:rsid w:val="00EF2C12"/>
    <w:rsid w:val="00EF51EB"/>
    <w:rsid w:val="00F25ECE"/>
    <w:rsid w:val="00F35287"/>
    <w:rsid w:val="00F47860"/>
    <w:rsid w:val="00F51BB4"/>
    <w:rsid w:val="00F543B6"/>
    <w:rsid w:val="00F64965"/>
    <w:rsid w:val="00F71295"/>
    <w:rsid w:val="00F71C41"/>
    <w:rsid w:val="00F73178"/>
    <w:rsid w:val="00F74257"/>
    <w:rsid w:val="00F7505C"/>
    <w:rsid w:val="00F8394B"/>
    <w:rsid w:val="00F90E0F"/>
    <w:rsid w:val="00F9115F"/>
    <w:rsid w:val="00F96065"/>
    <w:rsid w:val="00FA767D"/>
    <w:rsid w:val="00FB44B8"/>
    <w:rsid w:val="00FC7DC2"/>
    <w:rsid w:val="00FD0330"/>
    <w:rsid w:val="00FD789C"/>
    <w:rsid w:val="00FE3A54"/>
    <w:rsid w:val="00FE5F58"/>
    <w:rsid w:val="00FE6994"/>
    <w:rsid w:val="00FF45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E1A15DC5-BA46-487E-98BB-4686A17E6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uiPriority w:val="99"/>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Revision">
    <w:name w:val="Revision"/>
    <w:hidden/>
    <w:uiPriority w:val="99"/>
    <w:semiHidden/>
    <w:rsid w:val="00C204D6"/>
    <w:rPr>
      <w:rFonts w:ascii="Arial" w:hAnsi="Arial"/>
      <w:color w:val="000000"/>
    </w:rPr>
  </w:style>
  <w:style w:type="character" w:styleId="CommentReference">
    <w:name w:val="annotation reference"/>
    <w:basedOn w:val="DefaultParagraphFont"/>
    <w:uiPriority w:val="99"/>
    <w:semiHidden/>
    <w:unhideWhenUsed/>
    <w:rsid w:val="00C204D6"/>
    <w:rPr>
      <w:sz w:val="16"/>
      <w:szCs w:val="16"/>
    </w:rPr>
  </w:style>
  <w:style w:type="paragraph" w:styleId="CommentText">
    <w:name w:val="annotation text"/>
    <w:basedOn w:val="Normal"/>
    <w:link w:val="CommentTextChar"/>
    <w:uiPriority w:val="99"/>
    <w:unhideWhenUsed/>
    <w:rsid w:val="00C204D6"/>
  </w:style>
  <w:style w:type="character" w:customStyle="1" w:styleId="CommentTextChar">
    <w:name w:val="Comment Text Char"/>
    <w:basedOn w:val="DefaultParagraphFont"/>
    <w:link w:val="CommentText"/>
    <w:uiPriority w:val="99"/>
    <w:rsid w:val="00C204D6"/>
    <w:rPr>
      <w:rFonts w:ascii="Arial" w:hAnsi="Arial"/>
      <w:color w:val="000000"/>
    </w:rPr>
  </w:style>
  <w:style w:type="paragraph" w:styleId="CommentSubject">
    <w:name w:val="annotation subject"/>
    <w:basedOn w:val="CommentText"/>
    <w:next w:val="CommentText"/>
    <w:link w:val="CommentSubjectChar"/>
    <w:uiPriority w:val="99"/>
    <w:semiHidden/>
    <w:unhideWhenUsed/>
    <w:rsid w:val="00C204D6"/>
    <w:rPr>
      <w:b/>
      <w:bCs/>
    </w:rPr>
  </w:style>
  <w:style w:type="character" w:customStyle="1" w:styleId="CommentSubjectChar">
    <w:name w:val="Comment Subject Char"/>
    <w:basedOn w:val="CommentTextChar"/>
    <w:link w:val="CommentSubject"/>
    <w:uiPriority w:val="99"/>
    <w:semiHidden/>
    <w:rsid w:val="00C204D6"/>
    <w:rPr>
      <w:rFonts w:ascii="Arial" w:hAnsi="Arial"/>
      <w:b/>
      <w:bCs/>
      <w:color w:val="000000"/>
    </w:rPr>
  </w:style>
  <w:style w:type="paragraph" w:styleId="NormalWeb">
    <w:name w:val="Normal (Web)"/>
    <w:basedOn w:val="Normal"/>
    <w:uiPriority w:val="99"/>
    <w:unhideWhenUsed/>
    <w:rsid w:val="00E07832"/>
    <w:pPr>
      <w:spacing w:before="100" w:beforeAutospacing="1" w:after="100" w:afterAutospacing="1"/>
    </w:pPr>
    <w:rPr>
      <w:rFonts w:ascii="Times New Roman" w:hAnsi="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23253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3a1576e-cc5a-4b44-902b-55685dc4354d">
      <UserInfo>
        <DisplayName>Melissa Morran</DisplayName>
        <AccountId>81</AccountId>
        <AccountType/>
      </UserInfo>
    </SharedWithUsers>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80BB58-31F4-4AAA-A258-38D33B4B0463}">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EA3F7A39-BC5F-45AB-B0FF-324419A4C13F}">
  <ds:schemaRefs>
    <ds:schemaRef ds:uri="http://schemas.microsoft.com/sharepoint/v3/contenttype/forms"/>
  </ds:schemaRefs>
</ds:datastoreItem>
</file>

<file path=customXml/itemProps3.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4.xml><?xml version="1.0" encoding="utf-8"?>
<ds:datastoreItem xmlns:ds="http://schemas.openxmlformats.org/officeDocument/2006/customXml" ds:itemID="{1C533D53-A1A5-4570-B56D-B86A7780FB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956</Words>
  <Characters>6024</Characters>
  <Application>Microsoft Office Word</Application>
  <DocSecurity>0</DocSecurity>
  <Lines>130</Lines>
  <Paragraphs>45</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56</cp:revision>
  <cp:lastPrinted>2022-04-11T18:27:00Z</cp:lastPrinted>
  <dcterms:created xsi:type="dcterms:W3CDTF">2022-04-19T18:14:00Z</dcterms:created>
  <dcterms:modified xsi:type="dcterms:W3CDTF">2026-04-02T18:02:00Z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