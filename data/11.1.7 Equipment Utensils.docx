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09BA" w14:textId="3FF757D8" w:rsidR="00065C1A" w:rsidRPr="00780242" w:rsidRDefault="00780242" w:rsidP="00065C1A">
      <w:pPr>
        <w:rPr>
          <w:rFonts w:ascii="Calibri" w:hAnsi="Calibri"/>
          <w:sz w:val="22"/>
          <w:szCs w:val="22"/>
          <w:u w:val="single"/>
        </w:rPr>
      </w:pPr>
      <w:r w:rsidRPr="00780242">
        <w:rPr>
          <w:rFonts w:ascii="Calibri" w:hAnsi="Calibri"/>
          <w:sz w:val="22"/>
          <w:szCs w:val="22"/>
          <w:u w:val="single"/>
        </w:rPr>
        <w:t>Introduction</w:t>
      </w:r>
    </w:p>
    <w:p w14:paraId="6FD6BD43" w14:textId="77777777" w:rsidR="00780242" w:rsidRPr="00065C1A" w:rsidRDefault="00780242" w:rsidP="00065C1A">
      <w:pPr>
        <w:rPr>
          <w:rFonts w:ascii="Calibri" w:hAnsi="Calibri"/>
          <w:sz w:val="22"/>
          <w:szCs w:val="22"/>
        </w:rPr>
      </w:pPr>
    </w:p>
    <w:p w14:paraId="2A5F923D" w14:textId="77777777" w:rsidR="005E6D8B" w:rsidRPr="005E6D8B" w:rsidRDefault="005E6D8B" w:rsidP="005E6D8B">
      <w:pPr>
        <w:rPr>
          <w:rFonts w:ascii="Calibri" w:hAnsi="Calibri"/>
          <w:sz w:val="22"/>
          <w:szCs w:val="22"/>
        </w:rPr>
      </w:pPr>
      <w:r w:rsidRPr="005E6D8B">
        <w:rPr>
          <w:rFonts w:ascii="Calibri" w:hAnsi="Calibri"/>
          <w:sz w:val="22"/>
          <w:szCs w:val="22"/>
        </w:rPr>
        <w:t>Spices, Inc. maintains documented cleaning procedures to ensure equipment and utensils are cleaned and sanitized in a manner appropriate for a dry spice manufacturing environment. Cleaning is conducted to prevent product contamination and allergen cross-contact.</w:t>
      </w:r>
    </w:p>
    <w:p w14:paraId="2F79EE13" w14:textId="77777777" w:rsidR="005E6D8B" w:rsidRPr="005E6D8B" w:rsidRDefault="005E6D8B" w:rsidP="005E6D8B">
      <w:pPr>
        <w:rPr>
          <w:rFonts w:ascii="Calibri" w:hAnsi="Calibri"/>
          <w:sz w:val="22"/>
          <w:szCs w:val="22"/>
        </w:rPr>
      </w:pPr>
      <w:r w:rsidRPr="005E6D8B">
        <w:rPr>
          <w:rFonts w:ascii="Calibri" w:hAnsi="Calibri"/>
          <w:sz w:val="22"/>
          <w:szCs w:val="22"/>
        </w:rPr>
        <w:t>All cleaning activities are recorded on designated logs and verified by Quality Assurance.</w:t>
      </w:r>
    </w:p>
    <w:p w14:paraId="48C7A2D4" w14:textId="77777777" w:rsidR="00B41F4F" w:rsidRPr="00065C1A" w:rsidRDefault="00B41F4F" w:rsidP="00B41F4F">
      <w:pPr>
        <w:rPr>
          <w:rFonts w:ascii="Calibri" w:hAnsi="Calibri"/>
          <w:sz w:val="22"/>
          <w:szCs w:val="22"/>
        </w:rPr>
      </w:pPr>
    </w:p>
    <w:p w14:paraId="0848E992" w14:textId="5FD8D889" w:rsidR="00065C1A" w:rsidRDefault="00065C1A" w:rsidP="00065C1A">
      <w:pPr>
        <w:rPr>
          <w:rFonts w:ascii="Calibri" w:hAnsi="Calibri"/>
          <w:sz w:val="22"/>
          <w:szCs w:val="22"/>
          <w:u w:val="single"/>
        </w:rPr>
      </w:pPr>
      <w:r w:rsidRPr="00780242">
        <w:rPr>
          <w:rFonts w:ascii="Calibri" w:hAnsi="Calibri"/>
          <w:sz w:val="22"/>
          <w:szCs w:val="22"/>
          <w:u w:val="single"/>
        </w:rPr>
        <w:t>Scope</w:t>
      </w:r>
    </w:p>
    <w:p w14:paraId="5BABF393" w14:textId="77777777" w:rsidR="00F4068F" w:rsidRPr="00F4068F" w:rsidRDefault="00F4068F" w:rsidP="00F4068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068F">
        <w:rPr>
          <w:rFonts w:asciiTheme="minorHAnsi" w:hAnsiTheme="minorHAnsi" w:cstheme="minorHAnsi"/>
          <w:sz w:val="22"/>
          <w:szCs w:val="22"/>
        </w:rPr>
        <w:t>This procedure applies to:</w:t>
      </w:r>
    </w:p>
    <w:p w14:paraId="6EAC2D09" w14:textId="77777777" w:rsidR="00F4068F" w:rsidRPr="00F4068F" w:rsidRDefault="00F4068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68F">
        <w:rPr>
          <w:rFonts w:asciiTheme="minorHAnsi" w:hAnsiTheme="minorHAnsi" w:cstheme="minorHAnsi"/>
          <w:sz w:val="22"/>
          <w:szCs w:val="22"/>
        </w:rPr>
        <w:t>Rotary Blender (allergen and non-allergen use)</w:t>
      </w:r>
    </w:p>
    <w:p w14:paraId="5E489BEB" w14:textId="77777777" w:rsidR="00F4068F" w:rsidRPr="00F4068F" w:rsidRDefault="00F4068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68F">
        <w:rPr>
          <w:rFonts w:asciiTheme="minorHAnsi" w:hAnsiTheme="minorHAnsi" w:cstheme="minorHAnsi"/>
          <w:sz w:val="22"/>
          <w:szCs w:val="22"/>
        </w:rPr>
        <w:t>Two spice grinders (non-allergen only)</w:t>
      </w:r>
    </w:p>
    <w:p w14:paraId="229264B5" w14:textId="5CE4A0CF" w:rsidR="00F4068F" w:rsidRPr="00F4068F" w:rsidRDefault="00F4068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del w:id="0" w:author="Penny Patterson" w:date="2026-03-18T15:51:00Z" w16du:dateUtc="2026-03-18T19:51:00Z">
        <w:r w:rsidRPr="00F4068F" w:rsidDel="0010476D">
          <w:rPr>
            <w:rFonts w:asciiTheme="minorHAnsi" w:hAnsiTheme="minorHAnsi" w:cstheme="minorHAnsi"/>
            <w:sz w:val="22"/>
            <w:szCs w:val="22"/>
          </w:rPr>
          <w:delText>Dishroom</w:delText>
        </w:r>
      </w:del>
      <w:ins w:id="1" w:author="Penny Patterson" w:date="2026-03-18T15:51:00Z" w16du:dateUtc="2026-03-18T19:51:00Z">
        <w:r w:rsidR="0010476D" w:rsidRPr="00F4068F">
          <w:rPr>
            <w:rFonts w:asciiTheme="minorHAnsi" w:hAnsiTheme="minorHAnsi" w:cstheme="minorHAnsi"/>
            <w:sz w:val="22"/>
            <w:szCs w:val="22"/>
          </w:rPr>
          <w:t>Dish room</w:t>
        </w:r>
      </w:ins>
      <w:r w:rsidRPr="00F4068F">
        <w:rPr>
          <w:rFonts w:asciiTheme="minorHAnsi" w:hAnsiTheme="minorHAnsi" w:cstheme="minorHAnsi"/>
          <w:sz w:val="22"/>
          <w:szCs w:val="22"/>
        </w:rPr>
        <w:t xml:space="preserve"> operations</w:t>
      </w:r>
    </w:p>
    <w:p w14:paraId="652E4187" w14:textId="77777777" w:rsidR="00F4068F" w:rsidRPr="00F4068F" w:rsidRDefault="00F4068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68F">
        <w:rPr>
          <w:rFonts w:asciiTheme="minorHAnsi" w:hAnsiTheme="minorHAnsi" w:cstheme="minorHAnsi"/>
          <w:sz w:val="22"/>
          <w:szCs w:val="22"/>
        </w:rPr>
        <w:t>High-heat dishwasher</w:t>
      </w:r>
    </w:p>
    <w:p w14:paraId="3A94C6B6" w14:textId="77777777" w:rsidR="00F4068F" w:rsidRPr="00F4068F" w:rsidRDefault="00F4068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68F">
        <w:rPr>
          <w:rFonts w:asciiTheme="minorHAnsi" w:hAnsiTheme="minorHAnsi" w:cstheme="minorHAnsi"/>
          <w:sz w:val="22"/>
          <w:szCs w:val="22"/>
        </w:rPr>
        <w:t>Three-compartment sink</w:t>
      </w:r>
    </w:p>
    <w:p w14:paraId="789818D1" w14:textId="77777777" w:rsidR="00F4068F" w:rsidRPr="00F4068F" w:rsidRDefault="00F4068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68F">
        <w:rPr>
          <w:rFonts w:asciiTheme="minorHAnsi" w:hAnsiTheme="minorHAnsi" w:cstheme="minorHAnsi"/>
          <w:sz w:val="22"/>
          <w:szCs w:val="22"/>
        </w:rPr>
        <w:t>All utensils used in production, blending, packaging, and handling</w:t>
      </w:r>
    </w:p>
    <w:p w14:paraId="47AC8EF1" w14:textId="77777777" w:rsidR="00065C1A" w:rsidRPr="00065C1A" w:rsidRDefault="00065C1A" w:rsidP="00065C1A">
      <w:pPr>
        <w:rPr>
          <w:rFonts w:ascii="Calibri" w:hAnsi="Calibri"/>
          <w:sz w:val="22"/>
          <w:szCs w:val="22"/>
        </w:rPr>
      </w:pPr>
    </w:p>
    <w:p w14:paraId="41F480CD" w14:textId="0BD37C9B" w:rsidR="00065C1A" w:rsidRPr="00780242" w:rsidRDefault="00065C1A" w:rsidP="00065C1A">
      <w:pPr>
        <w:rPr>
          <w:rFonts w:ascii="Calibri" w:hAnsi="Calibri"/>
          <w:sz w:val="22"/>
          <w:szCs w:val="22"/>
          <w:u w:val="single"/>
        </w:rPr>
      </w:pPr>
      <w:r w:rsidRPr="00780242">
        <w:rPr>
          <w:rFonts w:ascii="Calibri" w:hAnsi="Calibri"/>
          <w:sz w:val="22"/>
          <w:szCs w:val="22"/>
          <w:u w:val="single"/>
        </w:rPr>
        <w:t>Responsibilities</w:t>
      </w:r>
    </w:p>
    <w:p w14:paraId="6A2C580B" w14:textId="77777777" w:rsidR="00875C73" w:rsidRPr="00875C73" w:rsidRDefault="00875C73" w:rsidP="00875C7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75C7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Production Staff</w:t>
      </w:r>
    </w:p>
    <w:p w14:paraId="423A8EEA" w14:textId="77777777" w:rsidR="00875C73" w:rsidRPr="00875C73" w:rsidRDefault="00875C7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75C73">
        <w:rPr>
          <w:rFonts w:asciiTheme="minorHAnsi" w:hAnsiTheme="minorHAnsi" w:cstheme="minorHAnsi"/>
          <w:sz w:val="22"/>
          <w:szCs w:val="22"/>
        </w:rPr>
        <w:t>Perform cleaning as required</w:t>
      </w:r>
    </w:p>
    <w:p w14:paraId="5B897695" w14:textId="77777777" w:rsidR="00875C73" w:rsidRPr="00875C73" w:rsidRDefault="00875C7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75C73">
        <w:rPr>
          <w:rFonts w:asciiTheme="minorHAnsi" w:hAnsiTheme="minorHAnsi" w:cstheme="minorHAnsi"/>
          <w:sz w:val="22"/>
          <w:szCs w:val="22"/>
        </w:rPr>
        <w:t>Complete cleaning logs</w:t>
      </w:r>
    </w:p>
    <w:p w14:paraId="43970839" w14:textId="77777777" w:rsidR="00875C73" w:rsidRPr="00875C73" w:rsidRDefault="00875C73" w:rsidP="00875C7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75C7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Operations Manager</w:t>
      </w:r>
    </w:p>
    <w:p w14:paraId="1423413C" w14:textId="77777777" w:rsidR="00875C73" w:rsidRPr="00875C73" w:rsidRDefault="00875C7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875C73">
        <w:rPr>
          <w:rFonts w:asciiTheme="minorHAnsi" w:hAnsiTheme="minorHAnsi" w:cstheme="minorHAnsi"/>
          <w:sz w:val="22"/>
          <w:szCs w:val="22"/>
        </w:rPr>
        <w:t>Ensures cleaning is completed after required events</w:t>
      </w:r>
    </w:p>
    <w:p w14:paraId="278A5C10" w14:textId="77777777" w:rsidR="00875C73" w:rsidRPr="00875C73" w:rsidRDefault="00875C7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875C73">
        <w:rPr>
          <w:rFonts w:asciiTheme="minorHAnsi" w:hAnsiTheme="minorHAnsi" w:cstheme="minorHAnsi"/>
          <w:sz w:val="22"/>
          <w:szCs w:val="22"/>
        </w:rPr>
        <w:t>Ensures employees are trained</w:t>
      </w:r>
    </w:p>
    <w:p w14:paraId="01FA8D4F" w14:textId="77777777" w:rsidR="00875C73" w:rsidRPr="00875C73" w:rsidRDefault="00875C73" w:rsidP="00875C7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75C7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Quality Assurance (QA)</w:t>
      </w:r>
    </w:p>
    <w:p w14:paraId="040BCBB9" w14:textId="77777777" w:rsidR="00875C73" w:rsidRPr="00875C73" w:rsidRDefault="00875C73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875C73">
        <w:rPr>
          <w:rFonts w:asciiTheme="minorHAnsi" w:hAnsiTheme="minorHAnsi" w:cstheme="minorHAnsi"/>
          <w:sz w:val="22"/>
          <w:szCs w:val="22"/>
        </w:rPr>
        <w:t>Reviews cleaning logs</w:t>
      </w:r>
    </w:p>
    <w:p w14:paraId="53931847" w14:textId="77777777" w:rsidR="00875C73" w:rsidRPr="00875C73" w:rsidRDefault="00875C73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875C73">
        <w:rPr>
          <w:rFonts w:asciiTheme="minorHAnsi" w:hAnsiTheme="minorHAnsi" w:cstheme="minorHAnsi"/>
          <w:sz w:val="22"/>
          <w:szCs w:val="22"/>
        </w:rPr>
        <w:t>Conducts visual verification</w:t>
      </w:r>
    </w:p>
    <w:p w14:paraId="4D1742BC" w14:textId="77777777" w:rsidR="00875C73" w:rsidRPr="00875C73" w:rsidRDefault="00875C73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875C73">
        <w:rPr>
          <w:rFonts w:asciiTheme="minorHAnsi" w:hAnsiTheme="minorHAnsi" w:cstheme="minorHAnsi"/>
          <w:sz w:val="22"/>
          <w:szCs w:val="22"/>
        </w:rPr>
        <w:t>Maintains sanitation records</w:t>
      </w:r>
    </w:p>
    <w:p w14:paraId="73844084" w14:textId="77777777" w:rsidR="00D91E78" w:rsidRDefault="00D91E78" w:rsidP="00D91E78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4ECBADBE" w14:textId="77777777" w:rsidR="00DE258A" w:rsidRDefault="00DE258A" w:rsidP="00D91E78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688628DE" w14:textId="77777777" w:rsidR="00E845A7" w:rsidRDefault="00E845A7" w:rsidP="00D91E78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6A9633BD" w14:textId="716D2175" w:rsidR="00DE258A" w:rsidRDefault="00373748" w:rsidP="00D91E78">
      <w:pPr>
        <w:pStyle w:val="NormalWeb"/>
        <w:rPr>
          <w:rFonts w:asciiTheme="minorHAnsi" w:hAnsiTheme="minorHAnsi" w:cstheme="minorHAnsi"/>
          <w:sz w:val="22"/>
          <w:szCs w:val="22"/>
          <w:u w:val="single"/>
        </w:rPr>
      </w:pPr>
      <w:r w:rsidRPr="00373748">
        <w:rPr>
          <w:rFonts w:asciiTheme="minorHAnsi" w:hAnsiTheme="minorHAnsi" w:cstheme="minorHAnsi"/>
          <w:sz w:val="22"/>
          <w:szCs w:val="22"/>
          <w:u w:val="single"/>
        </w:rPr>
        <w:lastRenderedPageBreak/>
        <w:t>Cleaning Frequency Requirements</w:t>
      </w:r>
    </w:p>
    <w:tbl>
      <w:tblPr>
        <w:tblW w:w="98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2597"/>
        <w:gridCol w:w="4517"/>
      </w:tblGrid>
      <w:tr w:rsidR="00875C73" w:rsidRPr="00875C73" w14:paraId="3267DE26" w14:textId="77777777" w:rsidTr="00875C73">
        <w:trPr>
          <w:trHeight w:val="3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F178C" w14:textId="77777777" w:rsidR="00875C73" w:rsidRPr="00875C73" w:rsidRDefault="00875C73" w:rsidP="00875C73">
            <w:pPr>
              <w:pStyle w:val="NormalWeb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 w:rsidRPr="00875C73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Equipment / Area</w:t>
            </w:r>
          </w:p>
        </w:tc>
        <w:tc>
          <w:tcPr>
            <w:tcW w:w="0" w:type="auto"/>
            <w:vAlign w:val="center"/>
            <w:hideMark/>
          </w:tcPr>
          <w:p w14:paraId="2147243D" w14:textId="77777777" w:rsidR="00875C73" w:rsidRPr="00875C73" w:rsidRDefault="00875C73" w:rsidP="00875C73">
            <w:pPr>
              <w:pStyle w:val="NormalWeb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 w:rsidRPr="00875C73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Frequency</w:t>
            </w:r>
          </w:p>
        </w:tc>
        <w:tc>
          <w:tcPr>
            <w:tcW w:w="4472" w:type="dxa"/>
            <w:vAlign w:val="center"/>
            <w:hideMark/>
          </w:tcPr>
          <w:p w14:paraId="4145EB7C" w14:textId="77777777" w:rsidR="00875C73" w:rsidRPr="00875C73" w:rsidRDefault="00875C73" w:rsidP="00875C73">
            <w:pPr>
              <w:pStyle w:val="NormalWeb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 w:rsidRPr="00875C73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Record</w:t>
            </w:r>
          </w:p>
        </w:tc>
      </w:tr>
      <w:tr w:rsidR="00875C73" w:rsidRPr="00875C73" w14:paraId="1F204919" w14:textId="77777777" w:rsidTr="00875C73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55C21312" w14:textId="77777777" w:rsidR="00875C73" w:rsidRPr="00875C73" w:rsidRDefault="00875C73" w:rsidP="00875C7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5C73">
              <w:rPr>
                <w:rFonts w:asciiTheme="minorHAnsi" w:hAnsiTheme="minorHAnsi" w:cstheme="minorHAnsi"/>
                <w:sz w:val="22"/>
                <w:szCs w:val="22"/>
              </w:rPr>
              <w:t>Rotary Blender</w:t>
            </w:r>
          </w:p>
        </w:tc>
        <w:tc>
          <w:tcPr>
            <w:tcW w:w="0" w:type="auto"/>
            <w:vAlign w:val="center"/>
            <w:hideMark/>
          </w:tcPr>
          <w:p w14:paraId="11628D62" w14:textId="77777777" w:rsidR="00875C73" w:rsidRPr="00875C73" w:rsidRDefault="00875C73" w:rsidP="00875C7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5C73">
              <w:rPr>
                <w:rFonts w:asciiTheme="minorHAnsi" w:hAnsiTheme="minorHAnsi" w:cstheme="minorHAnsi"/>
                <w:sz w:val="22"/>
                <w:szCs w:val="22"/>
              </w:rPr>
              <w:t>After every batch</w:t>
            </w:r>
          </w:p>
        </w:tc>
        <w:tc>
          <w:tcPr>
            <w:tcW w:w="4472" w:type="dxa"/>
            <w:vAlign w:val="center"/>
            <w:hideMark/>
          </w:tcPr>
          <w:p w14:paraId="0CD6950A" w14:textId="77777777" w:rsidR="00875C73" w:rsidRPr="00875C73" w:rsidRDefault="00875C73" w:rsidP="00875C7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5C73">
              <w:rPr>
                <w:rFonts w:asciiTheme="minorHAnsi" w:hAnsiTheme="minorHAnsi" w:cstheme="minorHAnsi"/>
                <w:sz w:val="22"/>
                <w:szCs w:val="22"/>
              </w:rPr>
              <w:t>Rotary Blender Cleaning Log</w:t>
            </w:r>
          </w:p>
        </w:tc>
      </w:tr>
      <w:tr w:rsidR="00875C73" w:rsidRPr="00875C73" w14:paraId="6EB49250" w14:textId="77777777" w:rsidTr="00875C73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34A0FADB" w14:textId="77777777" w:rsidR="00875C73" w:rsidRPr="00875C73" w:rsidRDefault="00875C73" w:rsidP="00875C7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5C73">
              <w:rPr>
                <w:rFonts w:asciiTheme="minorHAnsi" w:hAnsiTheme="minorHAnsi" w:cstheme="minorHAnsi"/>
                <w:sz w:val="22"/>
                <w:szCs w:val="22"/>
              </w:rPr>
              <w:t>Grinder #1 &amp; #2</w:t>
            </w:r>
          </w:p>
        </w:tc>
        <w:tc>
          <w:tcPr>
            <w:tcW w:w="0" w:type="auto"/>
            <w:vAlign w:val="center"/>
            <w:hideMark/>
          </w:tcPr>
          <w:p w14:paraId="1EC474EF" w14:textId="77777777" w:rsidR="00875C73" w:rsidRPr="00875C73" w:rsidRDefault="00875C73" w:rsidP="00875C7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5C73">
              <w:rPr>
                <w:rFonts w:asciiTheme="minorHAnsi" w:hAnsiTheme="minorHAnsi" w:cstheme="minorHAnsi"/>
                <w:sz w:val="22"/>
                <w:szCs w:val="22"/>
              </w:rPr>
              <w:t>After every batch</w:t>
            </w:r>
          </w:p>
        </w:tc>
        <w:tc>
          <w:tcPr>
            <w:tcW w:w="4472" w:type="dxa"/>
            <w:vAlign w:val="center"/>
            <w:hideMark/>
          </w:tcPr>
          <w:p w14:paraId="71C6B256" w14:textId="77777777" w:rsidR="00875C73" w:rsidRPr="00875C73" w:rsidRDefault="00875C73" w:rsidP="00875C7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5C73">
              <w:rPr>
                <w:rFonts w:asciiTheme="minorHAnsi" w:hAnsiTheme="minorHAnsi" w:cstheme="minorHAnsi"/>
                <w:sz w:val="22"/>
                <w:szCs w:val="22"/>
              </w:rPr>
              <w:t>Grinder Cleaning Log</w:t>
            </w:r>
          </w:p>
        </w:tc>
      </w:tr>
      <w:tr w:rsidR="00875C73" w:rsidRPr="00875C73" w14:paraId="5B01BFA4" w14:textId="77777777" w:rsidTr="00875C73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205DF7AF" w14:textId="77777777" w:rsidR="00875C73" w:rsidRPr="00875C73" w:rsidRDefault="00875C73" w:rsidP="00875C7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5C73">
              <w:rPr>
                <w:rFonts w:asciiTheme="minorHAnsi" w:hAnsiTheme="minorHAnsi" w:cstheme="minorHAnsi"/>
                <w:sz w:val="22"/>
                <w:szCs w:val="22"/>
              </w:rPr>
              <w:t>Utensils</w:t>
            </w:r>
          </w:p>
        </w:tc>
        <w:tc>
          <w:tcPr>
            <w:tcW w:w="0" w:type="auto"/>
            <w:vAlign w:val="center"/>
            <w:hideMark/>
          </w:tcPr>
          <w:p w14:paraId="4FF3A859" w14:textId="77777777" w:rsidR="00875C73" w:rsidRPr="00875C73" w:rsidRDefault="00875C73" w:rsidP="00875C7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5C73">
              <w:rPr>
                <w:rFonts w:asciiTheme="minorHAnsi" w:hAnsiTheme="minorHAnsi" w:cstheme="minorHAnsi"/>
                <w:sz w:val="22"/>
                <w:szCs w:val="22"/>
              </w:rPr>
              <w:t>After each use</w:t>
            </w:r>
          </w:p>
        </w:tc>
        <w:tc>
          <w:tcPr>
            <w:tcW w:w="4472" w:type="dxa"/>
            <w:vAlign w:val="center"/>
            <w:hideMark/>
          </w:tcPr>
          <w:p w14:paraId="518E4BE0" w14:textId="77777777" w:rsidR="00875C73" w:rsidRPr="00875C73" w:rsidRDefault="00875C73" w:rsidP="00875C7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5C73">
              <w:rPr>
                <w:rFonts w:asciiTheme="minorHAnsi" w:hAnsiTheme="minorHAnsi" w:cstheme="minorHAnsi"/>
                <w:sz w:val="22"/>
                <w:szCs w:val="22"/>
              </w:rPr>
              <w:t>Dishwasher / Sink Log</w:t>
            </w:r>
          </w:p>
        </w:tc>
      </w:tr>
      <w:tr w:rsidR="00875C73" w:rsidRPr="00875C73" w14:paraId="0A3FE202" w14:textId="77777777" w:rsidTr="00875C73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6D21ECAA" w14:textId="77777777" w:rsidR="00875C73" w:rsidRPr="00875C73" w:rsidRDefault="00875C73" w:rsidP="00875C7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5C73">
              <w:rPr>
                <w:rFonts w:asciiTheme="minorHAnsi" w:hAnsiTheme="minorHAnsi" w:cstheme="minorHAnsi"/>
                <w:sz w:val="22"/>
                <w:szCs w:val="22"/>
              </w:rPr>
              <w:t>Dishroom</w:t>
            </w:r>
          </w:p>
        </w:tc>
        <w:tc>
          <w:tcPr>
            <w:tcW w:w="0" w:type="auto"/>
            <w:vAlign w:val="center"/>
            <w:hideMark/>
          </w:tcPr>
          <w:p w14:paraId="498119C9" w14:textId="77777777" w:rsidR="00875C73" w:rsidRPr="00875C73" w:rsidRDefault="00875C73" w:rsidP="00875C7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5C73">
              <w:rPr>
                <w:rFonts w:asciiTheme="minorHAnsi" w:hAnsiTheme="minorHAnsi" w:cstheme="minorHAnsi"/>
                <w:sz w:val="22"/>
                <w:szCs w:val="22"/>
              </w:rPr>
              <w:t>Daily</w:t>
            </w:r>
          </w:p>
        </w:tc>
        <w:tc>
          <w:tcPr>
            <w:tcW w:w="4472" w:type="dxa"/>
            <w:vAlign w:val="center"/>
            <w:hideMark/>
          </w:tcPr>
          <w:p w14:paraId="78C720BD" w14:textId="77777777" w:rsidR="00875C73" w:rsidRPr="00875C73" w:rsidRDefault="00875C73" w:rsidP="00875C7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75C73">
              <w:rPr>
                <w:rFonts w:asciiTheme="minorHAnsi" w:hAnsiTheme="minorHAnsi" w:cstheme="minorHAnsi"/>
                <w:sz w:val="22"/>
                <w:szCs w:val="22"/>
              </w:rPr>
              <w:t>Sanitation Log</w:t>
            </w:r>
          </w:p>
        </w:tc>
      </w:tr>
    </w:tbl>
    <w:p w14:paraId="63D78792" w14:textId="77777777" w:rsidR="00875C73" w:rsidRPr="00373748" w:rsidRDefault="00875C73" w:rsidP="00D91E78">
      <w:pPr>
        <w:pStyle w:val="NormalWeb"/>
        <w:rPr>
          <w:rFonts w:asciiTheme="minorHAnsi" w:hAnsiTheme="minorHAnsi" w:cstheme="minorHAnsi"/>
          <w:sz w:val="22"/>
          <w:szCs w:val="22"/>
          <w:u w:val="single"/>
        </w:rPr>
      </w:pPr>
    </w:p>
    <w:p w14:paraId="3BA835E8" w14:textId="77777777" w:rsidR="000572BA" w:rsidRPr="000572BA" w:rsidRDefault="000572BA" w:rsidP="000572BA">
      <w:pPr>
        <w:spacing w:before="100" w:beforeAutospacing="1" w:after="100" w:afterAutospacing="1"/>
        <w:outlineLvl w:val="1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  <w:u w:val="single"/>
        </w:rPr>
        <w:t>Equipment Cleaning Methods</w:t>
      </w:r>
    </w:p>
    <w:p w14:paraId="3F28E856" w14:textId="77777777" w:rsidR="000572BA" w:rsidRPr="000572BA" w:rsidRDefault="000572BA" w:rsidP="000572BA">
      <w:pPr>
        <w:spacing w:before="100" w:beforeAutospacing="1" w:after="100" w:afterAutospacing="1"/>
        <w:outlineLvl w:val="2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Rotary Blender</w:t>
      </w:r>
    </w:p>
    <w:p w14:paraId="1F660A07" w14:textId="77777777" w:rsidR="000572BA" w:rsidRPr="000572BA" w:rsidRDefault="000572BA" w:rsidP="000572BA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Used for both allergen and non-allergen products.</w:t>
      </w:r>
      <w:r w:rsidRPr="000572BA">
        <w:rPr>
          <w:rFonts w:asciiTheme="minorHAnsi" w:hAnsiTheme="minorHAnsi" w:cstheme="minorHAnsi"/>
          <w:color w:val="auto"/>
          <w:sz w:val="22"/>
          <w:szCs w:val="22"/>
        </w:rPr>
        <w:br/>
        <w:t>A full wet cleaning is performed after every batch.</w:t>
      </w:r>
    </w:p>
    <w:p w14:paraId="289B7FC4" w14:textId="77777777" w:rsidR="000572BA" w:rsidRPr="000572BA" w:rsidRDefault="000572BA" w:rsidP="000572BA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Cleaning includes:</w:t>
      </w:r>
    </w:p>
    <w:p w14:paraId="70815825" w14:textId="77777777" w:rsidR="000572BA" w:rsidRPr="000572BA" w:rsidRDefault="000572BA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Removal of remaining product</w:t>
      </w:r>
    </w:p>
    <w:p w14:paraId="2D1F6A65" w14:textId="77777777" w:rsidR="000572BA" w:rsidRPr="000572BA" w:rsidRDefault="000572BA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Hot water rinse</w:t>
      </w:r>
    </w:p>
    <w:p w14:paraId="29416E59" w14:textId="77777777" w:rsidR="000572BA" w:rsidRDefault="000572BA">
      <w:pPr>
        <w:numPr>
          <w:ilvl w:val="0"/>
          <w:numId w:val="8"/>
        </w:numPr>
        <w:spacing w:before="100" w:beforeAutospacing="1" w:after="100" w:afterAutospacing="1"/>
        <w:rPr>
          <w:ins w:id="2" w:author="Penny Patterson" w:date="2026-03-17T11:05:00Z" w16du:dateUtc="2026-03-17T15:05:00Z"/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 xml:space="preserve">Detergent wash with rotation to clean all internal </w:t>
      </w:r>
      <w:commentRangeStart w:id="3"/>
      <w:r w:rsidRPr="000572BA">
        <w:rPr>
          <w:rFonts w:asciiTheme="minorHAnsi" w:hAnsiTheme="minorHAnsi" w:cstheme="minorHAnsi"/>
          <w:color w:val="auto"/>
          <w:sz w:val="22"/>
          <w:szCs w:val="22"/>
        </w:rPr>
        <w:t>surfaces</w:t>
      </w:r>
      <w:commentRangeEnd w:id="3"/>
      <w:r w:rsidR="007F0890">
        <w:rPr>
          <w:rStyle w:val="CommentReference"/>
          <w:rFonts w:asciiTheme="minorHAnsi" w:hAnsiTheme="minorHAnsi" w:cstheme="minorHAnsi"/>
          <w:color w:val="auto"/>
          <w:sz w:val="22"/>
          <w:szCs w:val="22"/>
        </w:rPr>
        <w:commentReference w:id="3"/>
      </w:r>
    </w:p>
    <w:p w14:paraId="70CEC889" w14:textId="3020DBB1" w:rsidR="00A85BD2" w:rsidRPr="000572BA" w:rsidRDefault="00A85BD2">
      <w:pPr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  <w:pPrChange w:id="4" w:author="Penny Patterson" w:date="2026-03-17T11:05:00Z" w16du:dateUtc="2026-03-17T15:05:00Z">
          <w:pPr>
            <w:numPr>
              <w:numId w:val="8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ins w:id="5" w:author="Penny Patterson" w:date="2026-03-17T11:08:00Z" w16du:dateUtc="2026-03-17T15:08:00Z">
        <w:r>
          <w:rPr>
            <w:rFonts w:asciiTheme="minorHAnsi" w:hAnsiTheme="minorHAnsi" w:cstheme="minorHAnsi"/>
            <w:color w:val="auto"/>
            <w:sz w:val="22"/>
            <w:szCs w:val="22"/>
          </w:rPr>
          <w:t>Simple Green</w:t>
        </w:r>
      </w:ins>
      <w:ins w:id="6" w:author="Penny Patterson" w:date="2026-03-17T11:06:00Z" w16du:dateUtc="2026-03-17T15:06:00Z">
        <w:r>
          <w:rPr>
            <w:rFonts w:asciiTheme="minorHAnsi" w:hAnsiTheme="minorHAnsi" w:cstheme="minorHAnsi"/>
            <w:color w:val="auto"/>
            <w:sz w:val="22"/>
            <w:szCs w:val="22"/>
          </w:rPr>
          <w:t xml:space="preserve"> </w:t>
        </w:r>
      </w:ins>
      <w:ins w:id="7" w:author="Penny Patterson" w:date="2026-03-17T11:09:00Z" w16du:dateUtc="2026-03-17T15:09:00Z">
        <w:r>
          <w:rPr>
            <w:rFonts w:asciiTheme="minorHAnsi" w:hAnsiTheme="minorHAnsi" w:cstheme="minorHAnsi"/>
            <w:color w:val="auto"/>
            <w:sz w:val="22"/>
            <w:szCs w:val="22"/>
          </w:rPr>
          <w:t xml:space="preserve">1 </w:t>
        </w:r>
      </w:ins>
      <w:ins w:id="8" w:author="Penny Patterson" w:date="2026-03-17T11:05:00Z" w16du:dateUtc="2026-03-17T15:05:00Z">
        <w:r>
          <w:rPr>
            <w:rFonts w:asciiTheme="minorHAnsi" w:hAnsiTheme="minorHAnsi" w:cstheme="minorHAnsi"/>
            <w:color w:val="auto"/>
            <w:sz w:val="22"/>
            <w:szCs w:val="22"/>
          </w:rPr>
          <w:t>to 1</w:t>
        </w:r>
      </w:ins>
      <w:ins w:id="9" w:author="Penny Patterson" w:date="2026-03-17T11:09:00Z" w16du:dateUtc="2026-03-17T15:09:00Z">
        <w:r>
          <w:rPr>
            <w:rFonts w:asciiTheme="minorHAnsi" w:hAnsiTheme="minorHAnsi" w:cstheme="minorHAnsi"/>
            <w:color w:val="auto"/>
            <w:sz w:val="22"/>
            <w:szCs w:val="22"/>
          </w:rPr>
          <w:t>0</w:t>
        </w:r>
      </w:ins>
      <w:ins w:id="10" w:author="Penny Patterson" w:date="2026-03-17T11:05:00Z" w16du:dateUtc="2026-03-17T15:05:00Z">
        <w:r>
          <w:rPr>
            <w:rFonts w:asciiTheme="minorHAnsi" w:hAnsiTheme="minorHAnsi" w:cstheme="minorHAnsi"/>
            <w:color w:val="auto"/>
            <w:sz w:val="22"/>
            <w:szCs w:val="22"/>
          </w:rPr>
          <w:t xml:space="preserve"> </w:t>
        </w:r>
      </w:ins>
      <w:ins w:id="11" w:author="Penny Patterson" w:date="2026-03-17T11:09:00Z" w16du:dateUtc="2026-03-17T15:09:00Z">
        <w:r>
          <w:rPr>
            <w:rFonts w:asciiTheme="minorHAnsi" w:hAnsiTheme="minorHAnsi" w:cstheme="minorHAnsi"/>
            <w:color w:val="auto"/>
            <w:sz w:val="22"/>
            <w:szCs w:val="22"/>
          </w:rPr>
          <w:t>ratio</w:t>
        </w:r>
      </w:ins>
    </w:p>
    <w:p w14:paraId="4E331503" w14:textId="77777777" w:rsidR="000572BA" w:rsidRPr="000572BA" w:rsidRDefault="000572BA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Final rinse</w:t>
      </w:r>
    </w:p>
    <w:p w14:paraId="18B9F546" w14:textId="77777777" w:rsidR="000572BA" w:rsidRPr="000572BA" w:rsidRDefault="000572BA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Air drying</w:t>
      </w:r>
    </w:p>
    <w:p w14:paraId="31034876" w14:textId="77777777" w:rsidR="000572BA" w:rsidRDefault="000572BA">
      <w:pPr>
        <w:numPr>
          <w:ilvl w:val="0"/>
          <w:numId w:val="8"/>
        </w:numPr>
        <w:spacing w:before="100" w:beforeAutospacing="1" w:after="100" w:afterAutospacing="1"/>
        <w:rPr>
          <w:ins w:id="12" w:author="Penny Patterson" w:date="2026-03-17T11:06:00Z" w16du:dateUtc="2026-03-17T15:06:00Z"/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 xml:space="preserve">Exterior wipe-down using Simple </w:t>
      </w:r>
      <w:commentRangeStart w:id="13"/>
      <w:r w:rsidRPr="000572BA">
        <w:rPr>
          <w:rFonts w:asciiTheme="minorHAnsi" w:hAnsiTheme="minorHAnsi" w:cstheme="minorHAnsi"/>
          <w:color w:val="auto"/>
          <w:sz w:val="22"/>
          <w:szCs w:val="22"/>
        </w:rPr>
        <w:t>Green</w:t>
      </w:r>
      <w:commentRangeEnd w:id="13"/>
      <w:r w:rsidR="007F0890">
        <w:rPr>
          <w:rStyle w:val="CommentReference"/>
          <w:rFonts w:asciiTheme="minorHAnsi" w:hAnsiTheme="minorHAnsi" w:cstheme="minorHAnsi"/>
          <w:color w:val="auto"/>
          <w:sz w:val="22"/>
          <w:szCs w:val="22"/>
        </w:rPr>
        <w:commentReference w:id="13"/>
      </w:r>
    </w:p>
    <w:p w14:paraId="00B11125" w14:textId="634DA03C" w:rsidR="00A85BD2" w:rsidRPr="000572BA" w:rsidRDefault="00A85BD2">
      <w:pPr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  <w:pPrChange w:id="14" w:author="Penny Patterson" w:date="2026-03-17T11:06:00Z" w16du:dateUtc="2026-03-17T15:06:00Z">
          <w:pPr>
            <w:numPr>
              <w:numId w:val="8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ins w:id="15" w:author="Penny Patterson" w:date="2026-03-17T11:06:00Z" w16du:dateUtc="2026-03-17T15:06:00Z">
        <w:r>
          <w:rPr>
            <w:rFonts w:asciiTheme="minorHAnsi" w:hAnsiTheme="minorHAnsi" w:cstheme="minorHAnsi"/>
            <w:color w:val="auto"/>
            <w:sz w:val="22"/>
            <w:szCs w:val="22"/>
          </w:rPr>
          <w:t>Air dry – no additional rinse</w:t>
        </w:r>
      </w:ins>
    </w:p>
    <w:p w14:paraId="39E15E4D" w14:textId="77777777" w:rsidR="00C346F6" w:rsidRDefault="000572BA" w:rsidP="00C346F6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Cleaning is documented on the Rotary Blender Cleaning Log</w:t>
      </w:r>
    </w:p>
    <w:p w14:paraId="2D2CC22A" w14:textId="5ED8AFE9" w:rsidR="000572BA" w:rsidRPr="000572BA" w:rsidRDefault="000572BA" w:rsidP="00C346F6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Grinders</w:t>
      </w:r>
    </w:p>
    <w:p w14:paraId="29219F2C" w14:textId="77777777" w:rsidR="000572BA" w:rsidRPr="000572BA" w:rsidRDefault="000572BA" w:rsidP="000572BA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Designated for non-allergen products only.</w:t>
      </w:r>
      <w:r w:rsidRPr="000572BA">
        <w:rPr>
          <w:rFonts w:asciiTheme="minorHAnsi" w:hAnsiTheme="minorHAnsi" w:cstheme="minorHAnsi"/>
          <w:color w:val="auto"/>
          <w:sz w:val="22"/>
          <w:szCs w:val="22"/>
        </w:rPr>
        <w:br/>
        <w:t>Cleaned after every batch.</w:t>
      </w:r>
    </w:p>
    <w:p w14:paraId="09E433A1" w14:textId="77777777" w:rsidR="000572BA" w:rsidRPr="000572BA" w:rsidRDefault="000572BA" w:rsidP="000572BA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Cleaning includes:</w:t>
      </w:r>
    </w:p>
    <w:p w14:paraId="129D5666" w14:textId="77777777" w:rsidR="000572BA" w:rsidRPr="000572BA" w:rsidRDefault="000572BA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Removal of remaining spice material</w:t>
      </w:r>
    </w:p>
    <w:p w14:paraId="39082F4B" w14:textId="77777777" w:rsidR="000572BA" w:rsidRPr="000572BA" w:rsidRDefault="000572BA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Dry cleaning using brushes and vacuum</w:t>
      </w:r>
    </w:p>
    <w:p w14:paraId="0A0B187B" w14:textId="060F2B6F" w:rsidR="000572BA" w:rsidRDefault="000572BA">
      <w:pPr>
        <w:numPr>
          <w:ilvl w:val="0"/>
          <w:numId w:val="9"/>
        </w:numPr>
        <w:spacing w:before="100" w:beforeAutospacing="1" w:after="100" w:afterAutospacing="1"/>
        <w:rPr>
          <w:ins w:id="16" w:author="Penny Patterson" w:date="2026-03-17T11:07:00Z" w16du:dateUtc="2026-03-17T15:07:00Z"/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 xml:space="preserve">Wipe-down of contact surfaces as </w:t>
      </w:r>
      <w:commentRangeStart w:id="17"/>
      <w:r w:rsidRPr="000572BA">
        <w:rPr>
          <w:rFonts w:asciiTheme="minorHAnsi" w:hAnsiTheme="minorHAnsi" w:cstheme="minorHAnsi"/>
          <w:color w:val="auto"/>
          <w:sz w:val="22"/>
          <w:szCs w:val="22"/>
        </w:rPr>
        <w:t>needed</w:t>
      </w:r>
      <w:commentRangeEnd w:id="17"/>
      <w:r w:rsidR="007F0890">
        <w:rPr>
          <w:rStyle w:val="CommentReference"/>
          <w:rFonts w:asciiTheme="minorHAnsi" w:hAnsiTheme="minorHAnsi" w:cstheme="minorHAnsi"/>
          <w:color w:val="auto"/>
          <w:sz w:val="22"/>
          <w:szCs w:val="22"/>
        </w:rPr>
        <w:commentReference w:id="17"/>
      </w:r>
    </w:p>
    <w:p w14:paraId="04FB024C" w14:textId="24C760A4" w:rsidR="00A85BD2" w:rsidRPr="000572BA" w:rsidRDefault="00A85BD2">
      <w:pPr>
        <w:numPr>
          <w:ilvl w:val="1"/>
          <w:numId w:val="9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  <w:pPrChange w:id="18" w:author="Penny Patterson" w:date="2026-03-17T11:07:00Z" w16du:dateUtc="2026-03-17T15:07:00Z">
          <w:pPr>
            <w:numPr>
              <w:numId w:val="9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ins w:id="19" w:author="Penny Patterson" w:date="2026-03-17T11:07:00Z" w16du:dateUtc="2026-03-17T15:07:00Z">
        <w:r>
          <w:rPr>
            <w:rFonts w:asciiTheme="minorHAnsi" w:hAnsiTheme="minorHAnsi" w:cstheme="minorHAnsi"/>
            <w:color w:val="auto"/>
            <w:sz w:val="22"/>
            <w:szCs w:val="22"/>
          </w:rPr>
          <w:t xml:space="preserve">Purell Foodservice </w:t>
        </w:r>
      </w:ins>
      <w:ins w:id="20" w:author="Penny Patterson" w:date="2026-03-17T11:08:00Z" w16du:dateUtc="2026-03-17T15:08:00Z">
        <w:r>
          <w:rPr>
            <w:rFonts w:asciiTheme="minorHAnsi" w:hAnsiTheme="minorHAnsi" w:cstheme="minorHAnsi"/>
            <w:color w:val="auto"/>
            <w:sz w:val="22"/>
            <w:szCs w:val="22"/>
          </w:rPr>
          <w:t>Surface</w:t>
        </w:r>
      </w:ins>
      <w:ins w:id="21" w:author="Penny Patterson" w:date="2026-03-17T11:07:00Z" w16du:dateUtc="2026-03-17T15:07:00Z">
        <w:r>
          <w:rPr>
            <w:rFonts w:asciiTheme="minorHAnsi" w:hAnsiTheme="minorHAnsi" w:cstheme="minorHAnsi"/>
            <w:color w:val="auto"/>
            <w:sz w:val="22"/>
            <w:szCs w:val="22"/>
          </w:rPr>
          <w:t xml:space="preserve"> Sanitizer</w:t>
        </w:r>
      </w:ins>
    </w:p>
    <w:p w14:paraId="3E3DF722" w14:textId="6AF8B37D" w:rsidR="00DD42E3" w:rsidRPr="000572BA" w:rsidRDefault="000572BA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lastRenderedPageBreak/>
        <w:t>Visual inspection prior to next use</w:t>
      </w:r>
    </w:p>
    <w:p w14:paraId="31A04E63" w14:textId="4933B353" w:rsidR="00C346F6" w:rsidRDefault="000572BA" w:rsidP="00C346F6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Cleaning is documented on the Grinder Cleaning Log.</w:t>
      </w:r>
    </w:p>
    <w:p w14:paraId="197AD0F3" w14:textId="7344CE03" w:rsidR="000572BA" w:rsidRPr="000572BA" w:rsidRDefault="000572BA" w:rsidP="00C346F6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Utensil Control – One Touch System</w:t>
      </w:r>
    </w:p>
    <w:p w14:paraId="17AEA85C" w14:textId="77777777" w:rsidR="000572BA" w:rsidRPr="000572BA" w:rsidRDefault="000572BA" w:rsidP="000572BA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Spices, Inc. utilizes a One Touch System:</w:t>
      </w:r>
    </w:p>
    <w:p w14:paraId="227DA019" w14:textId="77777777" w:rsidR="000572BA" w:rsidRPr="000572BA" w:rsidRDefault="000572BA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Clean utensils are stored in designated clean areas.</w:t>
      </w:r>
    </w:p>
    <w:p w14:paraId="4873AE48" w14:textId="70FBAF64" w:rsidR="000572BA" w:rsidRPr="000572BA" w:rsidRDefault="000572BA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 xml:space="preserve">Once used, utensils are immediately </w:t>
      </w:r>
      <w:r w:rsidR="00DD42E3">
        <w:rPr>
          <w:rFonts w:asciiTheme="minorHAnsi" w:hAnsiTheme="minorHAnsi" w:cstheme="minorHAnsi"/>
          <w:color w:val="auto"/>
          <w:sz w:val="22"/>
          <w:szCs w:val="22"/>
        </w:rPr>
        <w:t>placed in dirty bowls.</w:t>
      </w:r>
    </w:p>
    <w:p w14:paraId="18F1D9C6" w14:textId="77777777" w:rsidR="000572BA" w:rsidRPr="000572BA" w:rsidRDefault="000572BA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Utensils are not returned to clean storage without full washing and sanitizing.</w:t>
      </w:r>
    </w:p>
    <w:p w14:paraId="4F17BB6B" w14:textId="3E9896F7" w:rsidR="000572BA" w:rsidRPr="000572BA" w:rsidRDefault="000572BA" w:rsidP="00C346F6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This system prevents cross-contamination and allergen cross-contact.</w:t>
      </w:r>
    </w:p>
    <w:p w14:paraId="5C7DC4F9" w14:textId="77777777" w:rsidR="000572BA" w:rsidRPr="000572BA" w:rsidRDefault="000572BA" w:rsidP="000572BA">
      <w:pPr>
        <w:spacing w:before="100" w:beforeAutospacing="1" w:after="100" w:afterAutospacing="1"/>
        <w:outlineLvl w:val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Dishroom Procedures</w:t>
      </w:r>
    </w:p>
    <w:p w14:paraId="5FFA5AC6" w14:textId="77777777" w:rsidR="000572BA" w:rsidRPr="000572BA" w:rsidRDefault="000572BA" w:rsidP="000572BA">
      <w:pPr>
        <w:spacing w:before="100" w:beforeAutospacing="1" w:after="100" w:afterAutospacing="1"/>
        <w:outlineLvl w:val="2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High-Heat Dishwasher</w:t>
      </w:r>
    </w:p>
    <w:p w14:paraId="2279415D" w14:textId="02849454" w:rsidR="000572BA" w:rsidRPr="000572BA" w:rsidRDefault="000572BA" w:rsidP="000572BA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Used for general production utensils (non-allergen-specific items).</w:t>
      </w:r>
    </w:p>
    <w:p w14:paraId="20CD41B0" w14:textId="77777777" w:rsidR="000572BA" w:rsidRPr="000572BA" w:rsidRDefault="000572BA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Pre-scrape</w:t>
      </w:r>
    </w:p>
    <w:p w14:paraId="7D5DB98D" w14:textId="77777777" w:rsidR="000572BA" w:rsidRPr="000572BA" w:rsidRDefault="000572BA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Wash using high-heat cycle (minimum 160°F)</w:t>
      </w:r>
    </w:p>
    <w:p w14:paraId="0FA45468" w14:textId="77777777" w:rsidR="000572BA" w:rsidRPr="000572BA" w:rsidRDefault="000572BA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Air dry</w:t>
      </w:r>
    </w:p>
    <w:p w14:paraId="6C90B668" w14:textId="341CBCCF" w:rsidR="000572BA" w:rsidRPr="000572BA" w:rsidRDefault="000572BA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Store in designated clean area</w:t>
      </w:r>
    </w:p>
    <w:p w14:paraId="06B29E42" w14:textId="77777777" w:rsidR="000572BA" w:rsidRPr="000572BA" w:rsidRDefault="000572BA" w:rsidP="000572BA">
      <w:pPr>
        <w:spacing w:before="100" w:beforeAutospacing="1" w:after="100" w:afterAutospacing="1"/>
        <w:outlineLvl w:val="2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Three-Compartment Sink</w:t>
      </w:r>
    </w:p>
    <w:p w14:paraId="0D6E01CD" w14:textId="77777777" w:rsidR="000572BA" w:rsidRPr="000572BA" w:rsidRDefault="000572BA" w:rsidP="000572BA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Used for:</w:t>
      </w:r>
    </w:p>
    <w:p w14:paraId="5047D550" w14:textId="77777777" w:rsidR="000572BA" w:rsidRPr="000572BA" w:rsidRDefault="000572BA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Allergen-contact utensils</w:t>
      </w:r>
    </w:p>
    <w:p w14:paraId="6ECF2E9C" w14:textId="77777777" w:rsidR="000572BA" w:rsidRPr="000572BA" w:rsidRDefault="000572BA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Large equipment that does not fit in dishwasher</w:t>
      </w:r>
    </w:p>
    <w:p w14:paraId="1D3BFAA1" w14:textId="77777777" w:rsidR="000572BA" w:rsidRPr="000572BA" w:rsidRDefault="000572BA" w:rsidP="000572BA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Setup:</w:t>
      </w:r>
    </w:p>
    <w:p w14:paraId="210AB1F4" w14:textId="77777777" w:rsidR="000572BA" w:rsidRPr="000572BA" w:rsidRDefault="000572BA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Rinse water</w:t>
      </w:r>
    </w:p>
    <w:p w14:paraId="3259B1B6" w14:textId="77777777" w:rsidR="000572BA" w:rsidRDefault="000572BA">
      <w:pPr>
        <w:numPr>
          <w:ilvl w:val="0"/>
          <w:numId w:val="13"/>
        </w:numPr>
        <w:spacing w:before="100" w:beforeAutospacing="1" w:after="100" w:afterAutospacing="1"/>
        <w:rPr>
          <w:ins w:id="22" w:author="Penny Patterson" w:date="2026-03-17T11:09:00Z" w16du:dateUtc="2026-03-17T15:09:00Z"/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 xml:space="preserve">Dawn dish soap </w:t>
      </w:r>
      <w:commentRangeStart w:id="23"/>
      <w:r w:rsidRPr="000572BA">
        <w:rPr>
          <w:rFonts w:asciiTheme="minorHAnsi" w:hAnsiTheme="minorHAnsi" w:cstheme="minorHAnsi"/>
          <w:color w:val="auto"/>
          <w:sz w:val="22"/>
          <w:szCs w:val="22"/>
        </w:rPr>
        <w:t>wash</w:t>
      </w:r>
      <w:commentRangeEnd w:id="23"/>
      <w:r w:rsidR="007F0890">
        <w:rPr>
          <w:rStyle w:val="CommentReference"/>
          <w:rFonts w:asciiTheme="minorHAnsi" w:hAnsiTheme="minorHAnsi" w:cstheme="minorHAnsi"/>
          <w:color w:val="auto"/>
          <w:sz w:val="22"/>
          <w:szCs w:val="22"/>
        </w:rPr>
        <w:commentReference w:id="23"/>
      </w:r>
    </w:p>
    <w:p w14:paraId="4B85A05D" w14:textId="0852910E" w:rsidR="00A85BD2" w:rsidRPr="00A85BD2" w:rsidRDefault="00A85BD2">
      <w:pPr>
        <w:numPr>
          <w:ilvl w:val="1"/>
          <w:numId w:val="13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  <w:pPrChange w:id="24" w:author="Penny Patterson" w:date="2026-03-17T11:09:00Z" w16du:dateUtc="2026-03-17T15:09:00Z">
          <w:pPr>
            <w:numPr>
              <w:numId w:val="13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ins w:id="25" w:author="Penny Patterson" w:date="2026-03-17T11:09:00Z" w16du:dateUtc="2026-03-17T15:09:00Z">
        <w:r>
          <w:rPr>
            <w:rFonts w:asciiTheme="minorHAnsi" w:hAnsiTheme="minorHAnsi" w:cstheme="minorHAnsi"/>
            <w:color w:val="auto"/>
            <w:sz w:val="22"/>
            <w:szCs w:val="22"/>
          </w:rPr>
          <w:t>1 cup Dawn Dish soap to 15 Gallons of water</w:t>
        </w:r>
      </w:ins>
    </w:p>
    <w:p w14:paraId="36036551" w14:textId="1D8B0AB9" w:rsidR="000572BA" w:rsidRDefault="000572BA">
      <w:pPr>
        <w:numPr>
          <w:ilvl w:val="0"/>
          <w:numId w:val="13"/>
        </w:numPr>
        <w:spacing w:before="100" w:beforeAutospacing="1" w:after="100" w:afterAutospacing="1"/>
        <w:rPr>
          <w:ins w:id="26" w:author="Penny Patterson" w:date="2026-03-17T11:10:00Z" w16du:dateUtc="2026-03-17T15:10:00Z"/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Bleach sanitizing solution</w:t>
      </w:r>
      <w:del w:id="27" w:author="Penny Patterson" w:date="2026-03-17T11:10:00Z" w16du:dateUtc="2026-03-17T15:10:00Z">
        <w:r w:rsidRPr="000572BA" w:rsidDel="00A85BD2">
          <w:rPr>
            <w:rFonts w:asciiTheme="minorHAnsi" w:hAnsiTheme="minorHAnsi" w:cstheme="minorHAnsi"/>
            <w:color w:val="auto"/>
            <w:sz w:val="22"/>
            <w:szCs w:val="22"/>
          </w:rPr>
          <w:delText xml:space="preserve"> (</w:delText>
        </w:r>
        <w:commentRangeStart w:id="28"/>
        <w:r w:rsidRPr="000572BA" w:rsidDel="00A85BD2">
          <w:rPr>
            <w:rFonts w:asciiTheme="minorHAnsi" w:hAnsiTheme="minorHAnsi" w:cstheme="minorHAnsi"/>
            <w:color w:val="auto"/>
            <w:sz w:val="22"/>
            <w:szCs w:val="22"/>
          </w:rPr>
          <w:delText>approved concentration</w:delText>
        </w:r>
        <w:commentRangeEnd w:id="28"/>
        <w:r w:rsidR="007F0890" w:rsidDel="00A85BD2">
          <w:rPr>
            <w:rStyle w:val="CommentReference"/>
            <w:rFonts w:asciiTheme="minorHAnsi" w:hAnsiTheme="minorHAnsi" w:cstheme="minorHAnsi"/>
            <w:color w:val="auto"/>
            <w:sz w:val="22"/>
            <w:szCs w:val="22"/>
          </w:rPr>
          <w:commentReference w:id="28"/>
        </w:r>
      </w:del>
      <w:ins w:id="29" w:author="Penny Patterson" w:date="2026-03-17T11:10:00Z" w16du:dateUtc="2026-03-17T15:10:00Z">
        <w:r w:rsidR="00A85BD2">
          <w:rPr>
            <w:rFonts w:asciiTheme="minorHAnsi" w:hAnsiTheme="minorHAnsi" w:cstheme="minorHAnsi"/>
            <w:color w:val="auto"/>
            <w:sz w:val="22"/>
            <w:szCs w:val="22"/>
          </w:rPr>
          <w:t xml:space="preserve"> – 50 ppm</w:t>
        </w:r>
      </w:ins>
      <w:del w:id="30" w:author="Penny Patterson" w:date="2026-03-17T11:10:00Z" w16du:dateUtc="2026-03-17T15:10:00Z">
        <w:r w:rsidRPr="000572BA" w:rsidDel="00A85BD2">
          <w:rPr>
            <w:rFonts w:asciiTheme="minorHAnsi" w:hAnsiTheme="minorHAnsi" w:cstheme="minorHAnsi"/>
            <w:color w:val="auto"/>
            <w:sz w:val="22"/>
            <w:szCs w:val="22"/>
          </w:rPr>
          <w:delText>)</w:delText>
        </w:r>
      </w:del>
    </w:p>
    <w:p w14:paraId="55C8E14D" w14:textId="29357FAB" w:rsidR="00A85BD2" w:rsidRPr="000572BA" w:rsidRDefault="00A85BD2">
      <w:pPr>
        <w:numPr>
          <w:ilvl w:val="1"/>
          <w:numId w:val="13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  <w:pPrChange w:id="31" w:author="Penny Patterson" w:date="2026-03-17T11:10:00Z" w16du:dateUtc="2026-03-17T15:10:00Z">
          <w:pPr>
            <w:numPr>
              <w:numId w:val="13"/>
            </w:numPr>
            <w:tabs>
              <w:tab w:val="num" w:pos="720"/>
            </w:tabs>
            <w:spacing w:before="100" w:beforeAutospacing="1" w:after="100" w:afterAutospacing="1"/>
            <w:ind w:left="720" w:hanging="360"/>
          </w:pPr>
        </w:pPrChange>
      </w:pPr>
      <w:ins w:id="32" w:author="Penny Patterson" w:date="2026-03-17T11:10:00Z" w16du:dateUtc="2026-03-17T15:10:00Z">
        <w:r>
          <w:rPr>
            <w:rFonts w:asciiTheme="minorHAnsi" w:hAnsiTheme="minorHAnsi" w:cstheme="minorHAnsi"/>
            <w:color w:val="auto"/>
            <w:sz w:val="22"/>
            <w:szCs w:val="22"/>
          </w:rPr>
          <w:t>Documented on Dish room records</w:t>
        </w:r>
      </w:ins>
    </w:p>
    <w:p w14:paraId="3B5291DE" w14:textId="77777777" w:rsidR="000572BA" w:rsidRPr="000572BA" w:rsidRDefault="000572BA" w:rsidP="000572BA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Utensils are:</w:t>
      </w:r>
    </w:p>
    <w:p w14:paraId="69B2C963" w14:textId="77777777" w:rsidR="000572BA" w:rsidRPr="000572BA" w:rsidRDefault="000572BA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Washed</w:t>
      </w:r>
    </w:p>
    <w:p w14:paraId="0AE4CFB5" w14:textId="77777777" w:rsidR="000572BA" w:rsidRPr="000572BA" w:rsidRDefault="000572BA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lastRenderedPageBreak/>
        <w:t>Sanitized</w:t>
      </w:r>
    </w:p>
    <w:p w14:paraId="07010615" w14:textId="77777777" w:rsidR="000572BA" w:rsidRPr="000572BA" w:rsidRDefault="000572BA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Air dried</w:t>
      </w:r>
    </w:p>
    <w:p w14:paraId="4D53175D" w14:textId="77777777" w:rsidR="000572BA" w:rsidRPr="000572BA" w:rsidRDefault="000572BA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Returned to designated storage</w:t>
      </w:r>
    </w:p>
    <w:p w14:paraId="07B42C6C" w14:textId="77777777" w:rsidR="000572BA" w:rsidRPr="000572BA" w:rsidRDefault="000572BA" w:rsidP="000572BA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0572BA">
        <w:rPr>
          <w:rFonts w:asciiTheme="minorHAnsi" w:hAnsiTheme="minorHAnsi" w:cstheme="minorHAnsi"/>
          <w:color w:val="auto"/>
          <w:sz w:val="22"/>
          <w:szCs w:val="22"/>
        </w:rPr>
        <w:t>Bleach concentration is monitored to ensure effectiveness.</w:t>
      </w:r>
    </w:p>
    <w:p w14:paraId="78F85437" w14:textId="77777777" w:rsidR="00E00E2C" w:rsidRPr="00E00E2C" w:rsidRDefault="00E00E2C" w:rsidP="00E00E2C">
      <w:pPr>
        <w:pStyle w:val="NormalWeb"/>
        <w:rPr>
          <w:rFonts w:asciiTheme="minorHAnsi" w:hAnsiTheme="minorHAnsi" w:cstheme="minorHAnsi"/>
          <w:sz w:val="22"/>
          <w:szCs w:val="22"/>
          <w:u w:val="single"/>
        </w:rPr>
      </w:pPr>
      <w:r w:rsidRPr="00E00E2C">
        <w:rPr>
          <w:rFonts w:asciiTheme="minorHAnsi" w:hAnsiTheme="minorHAnsi" w:cstheme="minorHAnsi"/>
          <w:sz w:val="22"/>
          <w:szCs w:val="22"/>
          <w:u w:val="single"/>
        </w:rPr>
        <w:t>Chemicals Used</w:t>
      </w:r>
    </w:p>
    <w:p w14:paraId="69C3BDE9" w14:textId="77777777" w:rsidR="00E00E2C" w:rsidRPr="00E00E2C" w:rsidRDefault="00E00E2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E00E2C">
        <w:rPr>
          <w:rFonts w:asciiTheme="minorHAnsi" w:hAnsiTheme="minorHAnsi" w:cstheme="minorHAnsi"/>
          <w:sz w:val="22"/>
          <w:szCs w:val="22"/>
        </w:rPr>
        <w:t>Dawn dish soap (detergent)</w:t>
      </w:r>
    </w:p>
    <w:p w14:paraId="15597E45" w14:textId="77777777" w:rsidR="00E00E2C" w:rsidRPr="00E00E2C" w:rsidRDefault="00E00E2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E00E2C">
        <w:rPr>
          <w:rFonts w:asciiTheme="minorHAnsi" w:hAnsiTheme="minorHAnsi" w:cstheme="minorHAnsi"/>
          <w:sz w:val="22"/>
          <w:szCs w:val="22"/>
        </w:rPr>
        <w:t>Bleach concentrate (sanitizer for 3-compartment sink)</w:t>
      </w:r>
    </w:p>
    <w:p w14:paraId="254DE2C0" w14:textId="77777777" w:rsidR="00E00E2C" w:rsidRPr="00E00E2C" w:rsidRDefault="00E00E2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E00E2C">
        <w:rPr>
          <w:rFonts w:asciiTheme="minorHAnsi" w:hAnsiTheme="minorHAnsi" w:cstheme="minorHAnsi"/>
          <w:sz w:val="22"/>
          <w:szCs w:val="22"/>
        </w:rPr>
        <w:t>Approved surface sanitizer for equipment wipe-down</w:t>
      </w:r>
    </w:p>
    <w:p w14:paraId="3800B6BE" w14:textId="77777777" w:rsidR="00E00E2C" w:rsidRPr="00E00E2C" w:rsidRDefault="00E00E2C" w:rsidP="00E00E2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00E2C">
        <w:rPr>
          <w:rFonts w:asciiTheme="minorHAnsi" w:hAnsiTheme="minorHAnsi" w:cstheme="minorHAnsi"/>
          <w:sz w:val="22"/>
          <w:szCs w:val="22"/>
        </w:rPr>
        <w:t>All chemicals are:</w:t>
      </w:r>
    </w:p>
    <w:p w14:paraId="0E6F6C72" w14:textId="77777777" w:rsidR="00E00E2C" w:rsidRPr="00E00E2C" w:rsidRDefault="00E00E2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E00E2C">
        <w:rPr>
          <w:rFonts w:asciiTheme="minorHAnsi" w:hAnsiTheme="minorHAnsi" w:cstheme="minorHAnsi"/>
          <w:sz w:val="22"/>
          <w:szCs w:val="22"/>
        </w:rPr>
        <w:t>Stored properly</w:t>
      </w:r>
    </w:p>
    <w:p w14:paraId="63A00796" w14:textId="77777777" w:rsidR="00E00E2C" w:rsidRPr="00E00E2C" w:rsidRDefault="00E00E2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E00E2C">
        <w:rPr>
          <w:rFonts w:asciiTheme="minorHAnsi" w:hAnsiTheme="minorHAnsi" w:cstheme="minorHAnsi"/>
          <w:sz w:val="22"/>
          <w:szCs w:val="22"/>
        </w:rPr>
        <w:t>Labeled</w:t>
      </w:r>
    </w:p>
    <w:p w14:paraId="36A99B3D" w14:textId="0F434421" w:rsidR="00815690" w:rsidRPr="00815690" w:rsidRDefault="00E00E2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E00E2C">
        <w:rPr>
          <w:rFonts w:asciiTheme="minorHAnsi" w:hAnsiTheme="minorHAnsi" w:cstheme="minorHAnsi"/>
          <w:sz w:val="22"/>
          <w:szCs w:val="22"/>
        </w:rPr>
        <w:t>Used according to manufacturer instructions</w:t>
      </w:r>
    </w:p>
    <w:p w14:paraId="2A25CD88" w14:textId="77777777" w:rsidR="009730EB" w:rsidRPr="009730EB" w:rsidRDefault="009730EB" w:rsidP="009730EB">
      <w:pPr>
        <w:spacing w:before="100" w:beforeAutospacing="1" w:after="100" w:afterAutospacing="1"/>
        <w:outlineLvl w:val="1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r w:rsidRPr="009730EB">
        <w:rPr>
          <w:rFonts w:asciiTheme="minorHAnsi" w:hAnsiTheme="minorHAnsi" w:cstheme="minorHAnsi"/>
          <w:color w:val="auto"/>
          <w:sz w:val="22"/>
          <w:szCs w:val="22"/>
          <w:u w:val="single"/>
        </w:rPr>
        <w:t>Verification &amp; Records</w:t>
      </w:r>
    </w:p>
    <w:p w14:paraId="074AA50A" w14:textId="77777777" w:rsidR="009730EB" w:rsidRPr="009730EB" w:rsidRDefault="009730EB" w:rsidP="009730EB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9730EB">
        <w:rPr>
          <w:rFonts w:asciiTheme="minorHAnsi" w:hAnsiTheme="minorHAnsi" w:cstheme="minorHAnsi"/>
          <w:color w:val="auto"/>
          <w:sz w:val="22"/>
          <w:szCs w:val="22"/>
        </w:rPr>
        <w:t>Cleaning is verified by:</w:t>
      </w:r>
    </w:p>
    <w:p w14:paraId="55AA20D0" w14:textId="77777777" w:rsidR="009730EB" w:rsidRPr="009730EB" w:rsidRDefault="009730EB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9730EB">
        <w:rPr>
          <w:rFonts w:asciiTheme="minorHAnsi" w:hAnsiTheme="minorHAnsi" w:cstheme="minorHAnsi"/>
          <w:color w:val="auto"/>
          <w:sz w:val="22"/>
          <w:szCs w:val="22"/>
        </w:rPr>
        <w:t>Visual inspection</w:t>
      </w:r>
    </w:p>
    <w:p w14:paraId="7AB99D88" w14:textId="77777777" w:rsidR="009730EB" w:rsidRPr="009730EB" w:rsidRDefault="009730EB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9730EB">
        <w:rPr>
          <w:rFonts w:asciiTheme="minorHAnsi" w:hAnsiTheme="minorHAnsi" w:cstheme="minorHAnsi"/>
          <w:color w:val="auto"/>
          <w:sz w:val="22"/>
          <w:szCs w:val="22"/>
        </w:rPr>
        <w:t>Review of cleaning logs by QA</w:t>
      </w:r>
    </w:p>
    <w:p w14:paraId="3DDD5FAB" w14:textId="77777777" w:rsidR="009730EB" w:rsidRPr="009730EB" w:rsidRDefault="009730EB" w:rsidP="009730EB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9730EB">
        <w:rPr>
          <w:rFonts w:asciiTheme="minorHAnsi" w:hAnsiTheme="minorHAnsi" w:cstheme="minorHAnsi"/>
          <w:color w:val="auto"/>
          <w:sz w:val="22"/>
          <w:szCs w:val="22"/>
        </w:rPr>
        <w:t>Required records:</w:t>
      </w:r>
    </w:p>
    <w:p w14:paraId="70AC074C" w14:textId="77777777" w:rsidR="009730EB" w:rsidRPr="009730EB" w:rsidRDefault="009730EB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9730EB">
        <w:rPr>
          <w:rFonts w:asciiTheme="minorHAnsi" w:hAnsiTheme="minorHAnsi" w:cstheme="minorHAnsi"/>
          <w:color w:val="auto"/>
          <w:sz w:val="22"/>
          <w:szCs w:val="22"/>
        </w:rPr>
        <w:t>Rotary Blender Cleaning Log</w:t>
      </w:r>
    </w:p>
    <w:p w14:paraId="12A0E932" w14:textId="77777777" w:rsidR="009730EB" w:rsidRPr="009730EB" w:rsidRDefault="009730EB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9730EB">
        <w:rPr>
          <w:rFonts w:asciiTheme="minorHAnsi" w:hAnsiTheme="minorHAnsi" w:cstheme="minorHAnsi"/>
          <w:color w:val="auto"/>
          <w:sz w:val="22"/>
          <w:szCs w:val="22"/>
        </w:rPr>
        <w:t>Grinder Cleaning Log</w:t>
      </w:r>
    </w:p>
    <w:p w14:paraId="421EDCEF" w14:textId="77777777" w:rsidR="009730EB" w:rsidRPr="009730EB" w:rsidRDefault="009730EB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9730EB">
        <w:rPr>
          <w:rFonts w:asciiTheme="minorHAnsi" w:hAnsiTheme="minorHAnsi" w:cstheme="minorHAnsi"/>
          <w:color w:val="auto"/>
          <w:sz w:val="22"/>
          <w:szCs w:val="22"/>
        </w:rPr>
        <w:t>Dishwasher / Sink Log</w:t>
      </w:r>
    </w:p>
    <w:p w14:paraId="350E9863" w14:textId="77777777" w:rsidR="009730EB" w:rsidRPr="009730EB" w:rsidRDefault="009730EB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2"/>
          <w:szCs w:val="22"/>
        </w:rPr>
      </w:pPr>
      <w:r w:rsidRPr="009730EB">
        <w:rPr>
          <w:rFonts w:asciiTheme="minorHAnsi" w:hAnsiTheme="minorHAnsi" w:cstheme="minorHAnsi"/>
          <w:color w:val="auto"/>
          <w:sz w:val="22"/>
          <w:szCs w:val="22"/>
        </w:rPr>
        <w:t>Sanitation Log</w:t>
      </w:r>
    </w:p>
    <w:p w14:paraId="23C81387" w14:textId="77777777" w:rsidR="00F423BB" w:rsidRPr="00F423BB" w:rsidRDefault="00F423BB" w:rsidP="00F423BB">
      <w:pPr>
        <w:pStyle w:val="NormalWeb"/>
        <w:rPr>
          <w:rFonts w:asciiTheme="minorHAnsi" w:hAnsiTheme="minorHAnsi" w:cstheme="minorHAnsi"/>
          <w:sz w:val="22"/>
          <w:szCs w:val="22"/>
          <w:u w:val="single"/>
        </w:rPr>
      </w:pPr>
      <w:r w:rsidRPr="00F423BB">
        <w:rPr>
          <w:rFonts w:asciiTheme="minorHAnsi" w:hAnsiTheme="minorHAnsi" w:cstheme="minorHAnsi"/>
          <w:sz w:val="22"/>
          <w:szCs w:val="22"/>
          <w:u w:val="single"/>
        </w:rPr>
        <w:t>Corrective Actions</w:t>
      </w:r>
    </w:p>
    <w:p w14:paraId="4DA1E52E" w14:textId="77777777" w:rsidR="00F423BB" w:rsidRPr="00F423BB" w:rsidRDefault="00F423BB" w:rsidP="00F423B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23BB">
        <w:rPr>
          <w:rFonts w:asciiTheme="minorHAnsi" w:hAnsiTheme="minorHAnsi" w:cstheme="minorHAnsi"/>
          <w:sz w:val="22"/>
          <w:szCs w:val="22"/>
        </w:rPr>
        <w:t>If cleaning is found to be ineffective:</w:t>
      </w:r>
    </w:p>
    <w:p w14:paraId="56E1E5F5" w14:textId="77777777" w:rsidR="00F423BB" w:rsidRPr="00F423BB" w:rsidRDefault="00F423B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F423BB">
        <w:rPr>
          <w:rFonts w:asciiTheme="minorHAnsi" w:hAnsiTheme="minorHAnsi" w:cstheme="minorHAnsi"/>
          <w:sz w:val="22"/>
          <w:szCs w:val="22"/>
        </w:rPr>
        <w:t>Equipment is re-cleaned immediately.</w:t>
      </w:r>
    </w:p>
    <w:p w14:paraId="333FD673" w14:textId="77777777" w:rsidR="00F423BB" w:rsidRPr="00F423BB" w:rsidRDefault="00F423B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F423BB">
        <w:rPr>
          <w:rFonts w:asciiTheme="minorHAnsi" w:hAnsiTheme="minorHAnsi" w:cstheme="minorHAnsi"/>
          <w:sz w:val="22"/>
          <w:szCs w:val="22"/>
        </w:rPr>
        <w:t>Production does not resume until verified clean.</w:t>
      </w:r>
    </w:p>
    <w:p w14:paraId="3312C994" w14:textId="77777777" w:rsidR="00F423BB" w:rsidRPr="00F423BB" w:rsidRDefault="00F423B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F423BB">
        <w:rPr>
          <w:rFonts w:asciiTheme="minorHAnsi" w:hAnsiTheme="minorHAnsi" w:cstheme="minorHAnsi"/>
          <w:sz w:val="22"/>
          <w:szCs w:val="22"/>
        </w:rPr>
        <w:t>Root cause is determined if issue is recurring.</w:t>
      </w:r>
    </w:p>
    <w:p w14:paraId="72CBF766" w14:textId="77777777" w:rsidR="00F423BB" w:rsidRPr="00F423BB" w:rsidRDefault="00F423B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F423BB">
        <w:rPr>
          <w:rFonts w:asciiTheme="minorHAnsi" w:hAnsiTheme="minorHAnsi" w:cstheme="minorHAnsi"/>
          <w:sz w:val="22"/>
          <w:szCs w:val="22"/>
        </w:rPr>
        <w:t>Retraining is conducted if necessary.</w:t>
      </w:r>
    </w:p>
    <w:p w14:paraId="3DA93BA8" w14:textId="0590B2F8" w:rsidR="00F469E7" w:rsidRPr="00F423BB" w:rsidRDefault="00F423B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F423BB">
        <w:rPr>
          <w:rFonts w:asciiTheme="minorHAnsi" w:hAnsiTheme="minorHAnsi" w:cstheme="minorHAnsi"/>
          <w:sz w:val="22"/>
          <w:szCs w:val="22"/>
        </w:rPr>
        <w:t>QA documents corrective action.</w:t>
      </w:r>
    </w:p>
    <w:p w14:paraId="7BA44571" w14:textId="77777777" w:rsidR="00F469E7" w:rsidRDefault="00F469E7" w:rsidP="003B52F7">
      <w:pPr>
        <w:rPr>
          <w:rFonts w:ascii="Calibri" w:hAnsi="Calibri"/>
          <w:sz w:val="22"/>
          <w:szCs w:val="22"/>
          <w:u w:val="single"/>
        </w:rPr>
      </w:pPr>
    </w:p>
    <w:p w14:paraId="48329780" w14:textId="77777777" w:rsidR="00DB7B29" w:rsidRPr="00282D7B" w:rsidRDefault="00DB7B29" w:rsidP="00B47ABC">
      <w:pPr>
        <w:rPr>
          <w:rFonts w:ascii="Calibri" w:hAnsi="Calibri"/>
          <w:sz w:val="22"/>
          <w:szCs w:val="22"/>
        </w:rPr>
      </w:pP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2"/>
        <w:gridCol w:w="8208"/>
      </w:tblGrid>
      <w:tr w:rsidR="00B47ABC" w:rsidRPr="00282D7B" w14:paraId="62050CD9" w14:textId="77777777" w:rsidTr="00E46BCD">
        <w:tc>
          <w:tcPr>
            <w:tcW w:w="1722" w:type="dxa"/>
          </w:tcPr>
          <w:p w14:paraId="7A714229" w14:textId="77777777" w:rsidR="00B47ABC" w:rsidRPr="00282D7B" w:rsidRDefault="00B47ABC" w:rsidP="00E46BCD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82D7B">
              <w:rPr>
                <w:rFonts w:ascii="Calibri" w:hAnsi="Calibri"/>
                <w:sz w:val="22"/>
                <w:szCs w:val="22"/>
              </w:rPr>
              <w:t>Revision Date = Version #</w:t>
            </w:r>
          </w:p>
        </w:tc>
        <w:tc>
          <w:tcPr>
            <w:tcW w:w="8208" w:type="dxa"/>
          </w:tcPr>
          <w:p w14:paraId="660417D4" w14:textId="77777777" w:rsidR="00B47ABC" w:rsidRPr="00282D7B" w:rsidRDefault="00B47ABC" w:rsidP="00E46BCD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46130073" w14:textId="77777777" w:rsidR="00B47ABC" w:rsidRPr="00282D7B" w:rsidRDefault="00B47ABC" w:rsidP="00E46BCD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82D7B">
              <w:rPr>
                <w:rFonts w:ascii="Calibri" w:hAnsi="Calibri"/>
                <w:sz w:val="22"/>
                <w:szCs w:val="22"/>
              </w:rPr>
              <w:t>Changes</w:t>
            </w:r>
          </w:p>
        </w:tc>
      </w:tr>
      <w:tr w:rsidR="00B47ABC" w:rsidRPr="00282D7B" w14:paraId="70836FF6" w14:textId="77777777" w:rsidTr="00E46BCD">
        <w:tc>
          <w:tcPr>
            <w:tcW w:w="1722" w:type="dxa"/>
          </w:tcPr>
          <w:p w14:paraId="76CACF33" w14:textId="06D54FAE" w:rsidR="00B47ABC" w:rsidRPr="00282D7B" w:rsidRDefault="001F13C2" w:rsidP="00E46BCD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2025</w:t>
            </w:r>
            <w:r w:rsidR="009449E3">
              <w:rPr>
                <w:rFonts w:ascii="Calibri" w:hAnsi="Calibri"/>
                <w:sz w:val="22"/>
                <w:szCs w:val="22"/>
              </w:rPr>
              <w:t>-03-</w:t>
            </w:r>
            <w:r w:rsidR="00817720">
              <w:rPr>
                <w:rFonts w:ascii="Calibri" w:hAnsi="Calibri"/>
                <w:sz w:val="22"/>
                <w:szCs w:val="22"/>
              </w:rPr>
              <w:t>2</w:t>
            </w:r>
            <w:r w:rsidR="00AA1EC1"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8208" w:type="dxa"/>
          </w:tcPr>
          <w:p w14:paraId="5D7BC6B8" w14:textId="77777777" w:rsidR="00B47ABC" w:rsidRPr="00282D7B" w:rsidRDefault="00B47ABC" w:rsidP="00E46BCD">
            <w:pPr>
              <w:rPr>
                <w:rFonts w:ascii="Calibri" w:hAnsi="Calibri"/>
                <w:sz w:val="22"/>
                <w:szCs w:val="22"/>
              </w:rPr>
            </w:pPr>
            <w:r w:rsidRPr="00282D7B">
              <w:rPr>
                <w:rFonts w:ascii="Calibri" w:hAnsi="Calibri"/>
                <w:sz w:val="22"/>
                <w:szCs w:val="22"/>
              </w:rPr>
              <w:t>New program.</w:t>
            </w:r>
          </w:p>
        </w:tc>
      </w:tr>
      <w:tr w:rsidR="00771934" w:rsidRPr="00282D7B" w14:paraId="23EC761E" w14:textId="77777777" w:rsidTr="00771934">
        <w:trPr>
          <w:trHeight w:val="224"/>
        </w:trPr>
        <w:tc>
          <w:tcPr>
            <w:tcW w:w="1722" w:type="dxa"/>
          </w:tcPr>
          <w:p w14:paraId="7A200D44" w14:textId="789386D2" w:rsidR="00771934" w:rsidRPr="00282D7B" w:rsidRDefault="0010476D" w:rsidP="00E46BCD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33" w:author="Penny Patterson" w:date="2026-03-18T15:50:00Z" w16du:dateUtc="2026-03-18T19:50:00Z">
              <w:r>
                <w:rPr>
                  <w:rFonts w:ascii="Calibri" w:hAnsi="Calibri"/>
                  <w:sz w:val="22"/>
                  <w:szCs w:val="22"/>
                </w:rPr>
                <w:t>03/16/2026</w:t>
              </w:r>
            </w:ins>
          </w:p>
        </w:tc>
        <w:tc>
          <w:tcPr>
            <w:tcW w:w="8208" w:type="dxa"/>
          </w:tcPr>
          <w:p w14:paraId="3AA9ECC1" w14:textId="6F5DA9E4" w:rsidR="00771934" w:rsidRPr="00282D7B" w:rsidRDefault="0010476D" w:rsidP="00E46BCD">
            <w:pPr>
              <w:rPr>
                <w:rFonts w:ascii="Calibri" w:hAnsi="Calibri"/>
                <w:sz w:val="22"/>
                <w:szCs w:val="22"/>
              </w:rPr>
            </w:pPr>
            <w:ins w:id="34" w:author="Penny Patterson" w:date="2026-03-18T15:50:00Z" w16du:dateUtc="2026-03-18T19:50:00Z">
              <w:r>
                <w:rPr>
                  <w:rFonts w:ascii="Calibri" w:hAnsi="Calibri"/>
                  <w:sz w:val="22"/>
                  <w:szCs w:val="22"/>
                </w:rPr>
                <w:t>Revi</w:t>
              </w:r>
            </w:ins>
            <w:ins w:id="35" w:author="Penny Patterson" w:date="2026-03-18T15:51:00Z" w16du:dateUtc="2026-03-18T19:51:00Z">
              <w:r>
                <w:rPr>
                  <w:rFonts w:ascii="Calibri" w:hAnsi="Calibri"/>
                  <w:sz w:val="22"/>
                  <w:szCs w:val="22"/>
                </w:rPr>
                <w:t>ewed and revised</w:t>
              </w:r>
            </w:ins>
          </w:p>
        </w:tc>
      </w:tr>
    </w:tbl>
    <w:p w14:paraId="57DC41FE" w14:textId="77777777" w:rsidR="00512A52" w:rsidRPr="00282D7B" w:rsidRDefault="00512A52" w:rsidP="00B47ABC"/>
    <w:sectPr w:rsidR="00512A52" w:rsidRPr="00282D7B" w:rsidSect="00F96065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Arlen Keller" w:date="2026-03-05T17:40:00Z" w:initials="AK">
    <w:p w14:paraId="07981D2E" w14:textId="77777777" w:rsidR="007F0890" w:rsidRDefault="007F0890" w:rsidP="007F0890">
      <w:pPr>
        <w:pStyle w:val="CommentText"/>
      </w:pPr>
      <w:r>
        <w:rPr>
          <w:rStyle w:val="CommentReference"/>
        </w:rPr>
        <w:annotationRef/>
      </w:r>
      <w:r>
        <w:t>What detergent is used and at what ratio?</w:t>
      </w:r>
    </w:p>
  </w:comment>
  <w:comment w:id="13" w:author="Arlen Keller" w:date="2026-03-05T17:41:00Z" w:initials="AK">
    <w:p w14:paraId="2841C993" w14:textId="77777777" w:rsidR="007F0890" w:rsidRDefault="007F0890" w:rsidP="007F0890">
      <w:pPr>
        <w:pStyle w:val="CommentText"/>
      </w:pPr>
      <w:r>
        <w:rPr>
          <w:rStyle w:val="CommentReference"/>
        </w:rPr>
        <w:annotationRef/>
      </w:r>
      <w:r>
        <w:t>Is there a rinse after wiping with Simple Green?</w:t>
      </w:r>
    </w:p>
  </w:comment>
  <w:comment w:id="17" w:author="Arlen Keller" w:date="2026-03-05T17:42:00Z" w:initials="AK">
    <w:p w14:paraId="572E94FC" w14:textId="77777777" w:rsidR="007F0890" w:rsidRDefault="007F0890" w:rsidP="007F0890">
      <w:pPr>
        <w:pStyle w:val="CommentText"/>
      </w:pPr>
      <w:r>
        <w:rPr>
          <w:rStyle w:val="CommentReference"/>
        </w:rPr>
        <w:annotationRef/>
      </w:r>
      <w:r>
        <w:t>Wipe down with what?</w:t>
      </w:r>
    </w:p>
  </w:comment>
  <w:comment w:id="23" w:author="Arlen Keller" w:date="2026-03-05T17:46:00Z" w:initials="AK">
    <w:p w14:paraId="1515837B" w14:textId="77777777" w:rsidR="007F0890" w:rsidRDefault="007F0890" w:rsidP="007F0890">
      <w:pPr>
        <w:pStyle w:val="CommentText"/>
      </w:pPr>
      <w:r>
        <w:rPr>
          <w:rStyle w:val="CommentReference"/>
        </w:rPr>
        <w:annotationRef/>
      </w:r>
      <w:r>
        <w:t>Dawn is used and at what ratio?</w:t>
      </w:r>
    </w:p>
  </w:comment>
  <w:comment w:id="28" w:author="Arlen Keller" w:date="2026-03-05T17:46:00Z" w:initials="AK">
    <w:p w14:paraId="0CE534AD" w14:textId="77777777" w:rsidR="007F0890" w:rsidRDefault="007F0890" w:rsidP="007F0890">
      <w:pPr>
        <w:pStyle w:val="CommentText"/>
      </w:pPr>
      <w:r>
        <w:rPr>
          <w:rStyle w:val="CommentReference"/>
        </w:rPr>
        <w:annotationRef/>
      </w:r>
      <w:r>
        <w:t>What is the approved concentration and where is it documented?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981D2E" w15:done="1"/>
  <w15:commentEx w15:paraId="2841C993" w15:done="1"/>
  <w15:commentEx w15:paraId="572E94FC" w15:done="1"/>
  <w15:commentEx w15:paraId="1515837B" w15:done="1"/>
  <w15:commentEx w15:paraId="0CE534A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0B9A3B" w16cex:dateUtc="2026-03-05T22:40:00Z"/>
  <w16cex:commentExtensible w16cex:durableId="03EF57D8" w16cex:dateUtc="2026-03-05T22:41:00Z"/>
  <w16cex:commentExtensible w16cex:durableId="742F51CC" w16cex:dateUtc="2026-03-05T22:42:00Z"/>
  <w16cex:commentExtensible w16cex:durableId="1F6BA1D6" w16cex:dateUtc="2026-03-05T22:46:00Z"/>
  <w16cex:commentExtensible w16cex:durableId="7966A531" w16cex:dateUtc="2026-03-05T22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981D2E" w16cid:durableId="260B9A3B"/>
  <w16cid:commentId w16cid:paraId="2841C993" w16cid:durableId="03EF57D8"/>
  <w16cid:commentId w16cid:paraId="572E94FC" w16cid:durableId="742F51CC"/>
  <w16cid:commentId w16cid:paraId="1515837B" w16cid:durableId="1F6BA1D6"/>
  <w16cid:commentId w16cid:paraId="0CE534AD" w16cid:durableId="7966A5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B6A16" w14:textId="77777777" w:rsidR="003A3A54" w:rsidRDefault="003A3A54">
      <w:r>
        <w:separator/>
      </w:r>
    </w:p>
  </w:endnote>
  <w:endnote w:type="continuationSeparator" w:id="0">
    <w:p w14:paraId="370B0DFC" w14:textId="77777777" w:rsidR="003A3A54" w:rsidRDefault="003A3A54">
      <w:r>
        <w:continuationSeparator/>
      </w:r>
    </w:p>
  </w:endnote>
  <w:endnote w:type="continuationNotice" w:id="1">
    <w:p w14:paraId="11AB95CE" w14:textId="77777777" w:rsidR="003A3A54" w:rsidRDefault="003A3A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341F4BC" w14:paraId="48D4EC55" w14:textId="77777777" w:rsidTr="4341F4BC">
      <w:trPr>
        <w:trHeight w:val="300"/>
      </w:trPr>
      <w:tc>
        <w:tcPr>
          <w:tcW w:w="3120" w:type="dxa"/>
        </w:tcPr>
        <w:p w14:paraId="167EB97B" w14:textId="1B25D78B" w:rsidR="4341F4BC" w:rsidRDefault="4341F4BC" w:rsidP="4341F4BC">
          <w:pPr>
            <w:pStyle w:val="Header"/>
            <w:ind w:left="-115"/>
          </w:pPr>
        </w:p>
      </w:tc>
      <w:tc>
        <w:tcPr>
          <w:tcW w:w="3120" w:type="dxa"/>
        </w:tcPr>
        <w:p w14:paraId="09BE2F44" w14:textId="7C97568C" w:rsidR="4341F4BC" w:rsidRDefault="4341F4BC" w:rsidP="4341F4BC">
          <w:pPr>
            <w:pStyle w:val="Header"/>
            <w:jc w:val="center"/>
          </w:pPr>
        </w:p>
      </w:tc>
      <w:tc>
        <w:tcPr>
          <w:tcW w:w="3120" w:type="dxa"/>
        </w:tcPr>
        <w:p w14:paraId="301FB09A" w14:textId="51FCFAC1" w:rsidR="4341F4BC" w:rsidRDefault="4341F4BC" w:rsidP="4341F4BC">
          <w:pPr>
            <w:pStyle w:val="Header"/>
            <w:ind w:right="-115"/>
            <w:jc w:val="right"/>
          </w:pPr>
        </w:p>
      </w:tc>
    </w:tr>
  </w:tbl>
  <w:p w14:paraId="245B71C1" w14:textId="094AFB69" w:rsidR="4341F4BC" w:rsidRDefault="4341F4BC" w:rsidP="4341F4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75DC8" w14:textId="77777777" w:rsidR="003A3A54" w:rsidRDefault="003A3A54">
      <w:r>
        <w:separator/>
      </w:r>
    </w:p>
  </w:footnote>
  <w:footnote w:type="continuationSeparator" w:id="0">
    <w:p w14:paraId="0760AC7D" w14:textId="77777777" w:rsidR="003A3A54" w:rsidRDefault="003A3A54">
      <w:r>
        <w:continuationSeparator/>
      </w:r>
    </w:p>
  </w:footnote>
  <w:footnote w:type="continuationNotice" w:id="1">
    <w:p w14:paraId="207A197D" w14:textId="77777777" w:rsidR="003A3A54" w:rsidRDefault="003A3A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6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443"/>
      <w:gridCol w:w="3402"/>
      <w:gridCol w:w="1563"/>
      <w:gridCol w:w="3168"/>
    </w:tblGrid>
    <w:tr w:rsidR="00B24E2B" w:rsidRPr="0066470D" w14:paraId="580FAEEB" w14:textId="77777777" w:rsidTr="3422EDE4">
      <w:trPr>
        <w:trHeight w:val="800"/>
      </w:trPr>
      <w:tc>
        <w:tcPr>
          <w:tcW w:w="484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868BE90" w14:textId="0A2F74B1" w:rsidR="00EE205C" w:rsidRDefault="00390965" w:rsidP="3422EDE4">
          <w:pPr>
            <w:jc w:val="center"/>
            <w:rPr>
              <w:rFonts w:asciiTheme="minorHAnsi" w:hAnsiTheme="minorHAnsi" w:cstheme="minorBidi"/>
              <w:color w:val="202124"/>
              <w:sz w:val="22"/>
              <w:szCs w:val="22"/>
              <w:shd w:val="clear" w:color="auto" w:fill="FFFFFF"/>
            </w:rPr>
          </w:pPr>
          <w:r w:rsidRPr="00EE205C">
            <w:rPr>
              <w:rFonts w:asciiTheme="minorHAnsi" w:hAnsiTheme="minorHAnsi" w:cstheme="minorHAnsi"/>
              <w:noProof/>
              <w:sz w:val="22"/>
              <w:szCs w:val="22"/>
            </w:rPr>
            <w:drawing>
              <wp:anchor distT="0" distB="0" distL="114300" distR="114300" simplePos="0" relativeHeight="251658240" behindDoc="0" locked="0" layoutInCell="1" allowOverlap="1" wp14:anchorId="37D8AA43" wp14:editId="66062321">
                <wp:simplePos x="0" y="0"/>
                <wp:positionH relativeFrom="column">
                  <wp:posOffset>-40640</wp:posOffset>
                </wp:positionH>
                <wp:positionV relativeFrom="paragraph">
                  <wp:posOffset>-1905</wp:posOffset>
                </wp:positionV>
                <wp:extent cx="645795" cy="469265"/>
                <wp:effectExtent l="0" t="0" r="1905" b="6985"/>
                <wp:wrapNone/>
                <wp:docPr id="3" name="Picture 3" descr="newlogo_200x155_w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ewlogo_200x155_web.jpg"/>
                        <pic:cNvPicPr/>
                      </pic:nvPicPr>
                      <pic:blipFill>
                        <a:blip r:embed="rId1"/>
                        <a:srcRect l="8000" t="6180" r="6133" b="1347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795" cy="469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3422EDE4" w:rsidRPr="3422EDE4">
            <w:rPr>
              <w:rFonts w:asciiTheme="minorHAnsi" w:hAnsiTheme="minorHAnsi" w:cstheme="minorBidi"/>
              <w:color w:val="202124"/>
              <w:sz w:val="22"/>
              <w:szCs w:val="22"/>
              <w:shd w:val="clear" w:color="auto" w:fill="FFFFFF"/>
            </w:rPr>
            <w:t>315 Point Township Drive</w:t>
          </w:r>
        </w:p>
        <w:p w14:paraId="7FB9D9A0" w14:textId="3FBC6584" w:rsidR="00B24E2B" w:rsidRPr="00EE205C" w:rsidRDefault="3422EDE4" w:rsidP="3422EDE4">
          <w:pPr>
            <w:jc w:val="center"/>
            <w:rPr>
              <w:rFonts w:asciiTheme="minorHAnsi" w:hAnsiTheme="minorHAnsi" w:cstheme="minorBidi"/>
              <w:color w:val="202124"/>
              <w:sz w:val="22"/>
              <w:szCs w:val="22"/>
            </w:rPr>
          </w:pPr>
          <w:r w:rsidRPr="3422EDE4">
            <w:rPr>
              <w:rFonts w:asciiTheme="minorHAnsi" w:hAnsiTheme="minorHAnsi" w:cstheme="minorBidi"/>
              <w:color w:val="202124"/>
              <w:sz w:val="22"/>
              <w:szCs w:val="22"/>
              <w:shd w:val="clear" w:color="auto" w:fill="FFFFFF"/>
            </w:rPr>
            <w:t>Northumberland, PA 17857</w:t>
          </w:r>
        </w:p>
      </w:tc>
      <w:tc>
        <w:tcPr>
          <w:tcW w:w="473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DEC3F1" w14:textId="54FD50F0" w:rsidR="00B24E2B" w:rsidRPr="0066470D" w:rsidRDefault="00817720" w:rsidP="005A79B2">
          <w:pPr>
            <w:jc w:val="center"/>
            <w:rPr>
              <w:rFonts w:ascii="Calibri" w:hAnsi="Calibri"/>
              <w:b/>
              <w:bCs/>
              <w:color w:val="auto"/>
              <w:sz w:val="24"/>
              <w:szCs w:val="24"/>
            </w:rPr>
          </w:pPr>
          <w:r w:rsidRPr="00817720">
            <w:rPr>
              <w:rFonts w:ascii="Calibri" w:hAnsi="Calibri"/>
              <w:b/>
              <w:bCs/>
              <w:color w:val="auto"/>
              <w:sz w:val="24"/>
              <w:szCs w:val="24"/>
            </w:rPr>
            <w:t>11.1.7 Equipment Utensils</w:t>
          </w:r>
        </w:p>
      </w:tc>
    </w:tr>
    <w:tr w:rsidR="00B24E2B" w:rsidRPr="0066470D" w14:paraId="52081CC4" w14:textId="77777777" w:rsidTr="3422EDE4">
      <w:trPr>
        <w:trHeight w:val="300"/>
      </w:trPr>
      <w:tc>
        <w:tcPr>
          <w:tcW w:w="1443" w:type="dxa"/>
          <w:noWrap/>
          <w:hideMark/>
        </w:tcPr>
        <w:p w14:paraId="6CB65A50" w14:textId="3D6557DF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Filename &amp; Version #:</w:t>
          </w:r>
        </w:p>
      </w:tc>
      <w:tc>
        <w:tcPr>
          <w:tcW w:w="3402" w:type="dxa"/>
          <w:noWrap/>
        </w:tcPr>
        <w:p w14:paraId="2AB3B350" w14:textId="3AF09A13" w:rsidR="00B24E2B" w:rsidRPr="0066470D" w:rsidRDefault="00817720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 w:rsidRPr="00817720">
            <w:rPr>
              <w:rFonts w:ascii="Calibri" w:hAnsi="Calibri"/>
              <w:color w:val="auto"/>
              <w:sz w:val="22"/>
              <w:szCs w:val="22"/>
            </w:rPr>
            <w:t>11.1.7 Equipment Utensils</w:t>
          </w:r>
        </w:p>
      </w:tc>
      <w:tc>
        <w:tcPr>
          <w:tcW w:w="1563" w:type="dxa"/>
          <w:noWrap/>
          <w:hideMark/>
        </w:tcPr>
        <w:p w14:paraId="4AF2CE77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Page:</w:t>
          </w:r>
        </w:p>
      </w:tc>
      <w:tc>
        <w:tcPr>
          <w:tcW w:w="3168" w:type="dxa"/>
          <w:noWrap/>
          <w:hideMark/>
        </w:tcPr>
        <w:p w14:paraId="5FE7933B" w14:textId="77777777" w:rsidR="00B24E2B" w:rsidRPr="0066470D" w:rsidRDefault="00B24E2B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Page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PAGE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1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 of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NUMPAGES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2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</w:p>
      </w:tc>
    </w:tr>
    <w:tr w:rsidR="00B24E2B" w:rsidRPr="0066470D" w14:paraId="7E398431" w14:textId="77777777" w:rsidTr="3422EDE4">
      <w:trPr>
        <w:trHeight w:val="315"/>
      </w:trPr>
      <w:tc>
        <w:tcPr>
          <w:tcW w:w="1443" w:type="dxa"/>
          <w:noWrap/>
          <w:hideMark/>
        </w:tcPr>
        <w:p w14:paraId="1C447F58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Approved By:</w:t>
          </w:r>
        </w:p>
      </w:tc>
      <w:tc>
        <w:tcPr>
          <w:tcW w:w="3402" w:type="dxa"/>
          <w:noWrap/>
          <w:hideMark/>
        </w:tcPr>
        <w:p w14:paraId="0AD61B47" w14:textId="36907FFA" w:rsidR="00B24E2B" w:rsidRPr="0066470D" w:rsidRDefault="00B24E2B" w:rsidP="005A79B2">
          <w:pPr>
            <w:rPr>
              <w:rFonts w:ascii="Calibri" w:hAnsi="Calibri"/>
              <w:color w:val="auto"/>
              <w:sz w:val="22"/>
              <w:szCs w:val="22"/>
            </w:rPr>
          </w:pPr>
        </w:p>
      </w:tc>
      <w:tc>
        <w:tcPr>
          <w:tcW w:w="1563" w:type="dxa"/>
          <w:noWrap/>
          <w:hideMark/>
        </w:tcPr>
        <w:p w14:paraId="52E13122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Approval Date:</w:t>
          </w:r>
        </w:p>
      </w:tc>
      <w:tc>
        <w:tcPr>
          <w:tcW w:w="3168" w:type="dxa"/>
          <w:noWrap/>
          <w:hideMark/>
        </w:tcPr>
        <w:p w14:paraId="2426C3FD" w14:textId="3BD6E36E" w:rsidR="00B24E2B" w:rsidRPr="0066470D" w:rsidRDefault="0010476D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ins w:id="36" w:author="Penny Patterson" w:date="2026-03-18T15:51:00Z" w16du:dateUtc="2026-03-18T19:51:00Z">
            <w:r>
              <w:rPr>
                <w:rFonts w:ascii="Calibri" w:hAnsi="Calibri"/>
                <w:color w:val="auto"/>
                <w:sz w:val="22"/>
                <w:szCs w:val="22"/>
              </w:rPr>
              <w:t>03/16/2026</w:t>
            </w:r>
          </w:ins>
        </w:p>
      </w:tc>
    </w:tr>
  </w:tbl>
  <w:p w14:paraId="7F915058" w14:textId="017F39E9" w:rsidR="00B24E2B" w:rsidRDefault="00B24E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0BA"/>
    <w:multiLevelType w:val="multilevel"/>
    <w:tmpl w:val="F1BC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6D55"/>
    <w:multiLevelType w:val="multilevel"/>
    <w:tmpl w:val="5C7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B0099"/>
    <w:multiLevelType w:val="multilevel"/>
    <w:tmpl w:val="2D46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C7CBB"/>
    <w:multiLevelType w:val="multilevel"/>
    <w:tmpl w:val="E126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F09DF"/>
    <w:multiLevelType w:val="multilevel"/>
    <w:tmpl w:val="BB70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126A9"/>
    <w:multiLevelType w:val="multilevel"/>
    <w:tmpl w:val="CBE6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D2766"/>
    <w:multiLevelType w:val="multilevel"/>
    <w:tmpl w:val="7106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D08D0"/>
    <w:multiLevelType w:val="multilevel"/>
    <w:tmpl w:val="649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206F6"/>
    <w:multiLevelType w:val="multilevel"/>
    <w:tmpl w:val="7C5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B47B4"/>
    <w:multiLevelType w:val="multilevel"/>
    <w:tmpl w:val="01C6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B7EEA"/>
    <w:multiLevelType w:val="multilevel"/>
    <w:tmpl w:val="64C6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810B3"/>
    <w:multiLevelType w:val="multilevel"/>
    <w:tmpl w:val="A68C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17831"/>
    <w:multiLevelType w:val="multilevel"/>
    <w:tmpl w:val="630A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113C6"/>
    <w:multiLevelType w:val="multilevel"/>
    <w:tmpl w:val="6C5E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B77714"/>
    <w:multiLevelType w:val="multilevel"/>
    <w:tmpl w:val="16C6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C5CC0"/>
    <w:multiLevelType w:val="multilevel"/>
    <w:tmpl w:val="1DE6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819885">
    <w:abstractNumId w:val="9"/>
  </w:num>
  <w:num w:numId="2" w16cid:durableId="523058193">
    <w:abstractNumId w:val="8"/>
  </w:num>
  <w:num w:numId="3" w16cid:durableId="337082827">
    <w:abstractNumId w:val="4"/>
  </w:num>
  <w:num w:numId="4" w16cid:durableId="336156144">
    <w:abstractNumId w:val="12"/>
  </w:num>
  <w:num w:numId="5" w16cid:durableId="1746296017">
    <w:abstractNumId w:val="0"/>
  </w:num>
  <w:num w:numId="6" w16cid:durableId="1161774562">
    <w:abstractNumId w:val="2"/>
  </w:num>
  <w:num w:numId="7" w16cid:durableId="822307970">
    <w:abstractNumId w:val="6"/>
  </w:num>
  <w:num w:numId="8" w16cid:durableId="1362972953">
    <w:abstractNumId w:val="7"/>
  </w:num>
  <w:num w:numId="9" w16cid:durableId="1274677282">
    <w:abstractNumId w:val="11"/>
  </w:num>
  <w:num w:numId="10" w16cid:durableId="1514110127">
    <w:abstractNumId w:val="5"/>
  </w:num>
  <w:num w:numId="11" w16cid:durableId="1228031662">
    <w:abstractNumId w:val="3"/>
  </w:num>
  <w:num w:numId="12" w16cid:durableId="801773281">
    <w:abstractNumId w:val="10"/>
  </w:num>
  <w:num w:numId="13" w16cid:durableId="2117283958">
    <w:abstractNumId w:val="13"/>
  </w:num>
  <w:num w:numId="14" w16cid:durableId="993949920">
    <w:abstractNumId w:val="14"/>
  </w:num>
  <w:num w:numId="15" w16cid:durableId="968753164">
    <w:abstractNumId w:val="1"/>
  </w:num>
  <w:num w:numId="16" w16cid:durableId="713769603">
    <w:abstractNumId w:val="15"/>
  </w:num>
  <w:numIdMacAtCleanup w:val="1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nny Patterson">
    <w15:presenceInfo w15:providerId="AD" w15:userId="S::penny@spicesinc.com::7bec89d0-993f-48ca-b90d-5a06f578d1d0"/>
  </w15:person>
  <w15:person w15:author="Arlen Keller">
    <w15:presenceInfo w15:providerId="Windows Live" w15:userId="e787f13c9889a1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C01"/>
    <w:rsid w:val="00002718"/>
    <w:rsid w:val="00003275"/>
    <w:rsid w:val="00016B35"/>
    <w:rsid w:val="000173FA"/>
    <w:rsid w:val="00023AA7"/>
    <w:rsid w:val="00045C5D"/>
    <w:rsid w:val="00046C5F"/>
    <w:rsid w:val="0004733A"/>
    <w:rsid w:val="00052C57"/>
    <w:rsid w:val="000572BA"/>
    <w:rsid w:val="00060C52"/>
    <w:rsid w:val="00065C1A"/>
    <w:rsid w:val="000838CB"/>
    <w:rsid w:val="00093FC1"/>
    <w:rsid w:val="00097DA7"/>
    <w:rsid w:val="000A033A"/>
    <w:rsid w:val="000A0408"/>
    <w:rsid w:val="000A1E73"/>
    <w:rsid w:val="000A69CC"/>
    <w:rsid w:val="000C3DFB"/>
    <w:rsid w:val="000C4DBF"/>
    <w:rsid w:val="000C5195"/>
    <w:rsid w:val="000C70D4"/>
    <w:rsid w:val="000E0803"/>
    <w:rsid w:val="000E1F57"/>
    <w:rsid w:val="000E2950"/>
    <w:rsid w:val="000E5213"/>
    <w:rsid w:val="000E5771"/>
    <w:rsid w:val="000E662C"/>
    <w:rsid w:val="000E753E"/>
    <w:rsid w:val="000E7DF9"/>
    <w:rsid w:val="000F650D"/>
    <w:rsid w:val="00101B29"/>
    <w:rsid w:val="0010476D"/>
    <w:rsid w:val="00106B38"/>
    <w:rsid w:val="00110795"/>
    <w:rsid w:val="00111A0F"/>
    <w:rsid w:val="00116B96"/>
    <w:rsid w:val="00125CC0"/>
    <w:rsid w:val="00127DF3"/>
    <w:rsid w:val="00135663"/>
    <w:rsid w:val="00135869"/>
    <w:rsid w:val="0014194F"/>
    <w:rsid w:val="0014552F"/>
    <w:rsid w:val="00145C63"/>
    <w:rsid w:val="00146C7C"/>
    <w:rsid w:val="00151E5E"/>
    <w:rsid w:val="00153A0B"/>
    <w:rsid w:val="00172A59"/>
    <w:rsid w:val="00173C6B"/>
    <w:rsid w:val="00173D45"/>
    <w:rsid w:val="00177A35"/>
    <w:rsid w:val="00182BB3"/>
    <w:rsid w:val="00183E0A"/>
    <w:rsid w:val="00184332"/>
    <w:rsid w:val="001868C8"/>
    <w:rsid w:val="0018745A"/>
    <w:rsid w:val="00193849"/>
    <w:rsid w:val="001A1AA3"/>
    <w:rsid w:val="001A22D8"/>
    <w:rsid w:val="001A6359"/>
    <w:rsid w:val="001B3CC4"/>
    <w:rsid w:val="001B57D6"/>
    <w:rsid w:val="001C5395"/>
    <w:rsid w:val="001D01BF"/>
    <w:rsid w:val="001D10A0"/>
    <w:rsid w:val="001D4855"/>
    <w:rsid w:val="001D4B90"/>
    <w:rsid w:val="001D56CE"/>
    <w:rsid w:val="001F13C2"/>
    <w:rsid w:val="001F16DC"/>
    <w:rsid w:val="001F1B09"/>
    <w:rsid w:val="001F42B4"/>
    <w:rsid w:val="001F606C"/>
    <w:rsid w:val="00206719"/>
    <w:rsid w:val="0021238D"/>
    <w:rsid w:val="002211F2"/>
    <w:rsid w:val="00226655"/>
    <w:rsid w:val="002317AA"/>
    <w:rsid w:val="002427D6"/>
    <w:rsid w:val="00252605"/>
    <w:rsid w:val="0025756B"/>
    <w:rsid w:val="00263232"/>
    <w:rsid w:val="0026567A"/>
    <w:rsid w:val="00265BBD"/>
    <w:rsid w:val="00280A98"/>
    <w:rsid w:val="00282D7B"/>
    <w:rsid w:val="002977EE"/>
    <w:rsid w:val="002A2587"/>
    <w:rsid w:val="002A4A51"/>
    <w:rsid w:val="002B3399"/>
    <w:rsid w:val="002D1B2C"/>
    <w:rsid w:val="002D1CEE"/>
    <w:rsid w:val="002D2679"/>
    <w:rsid w:val="002D45E7"/>
    <w:rsid w:val="002E271B"/>
    <w:rsid w:val="002E7946"/>
    <w:rsid w:val="002F28A9"/>
    <w:rsid w:val="00304638"/>
    <w:rsid w:val="00307B26"/>
    <w:rsid w:val="00324C53"/>
    <w:rsid w:val="0034769E"/>
    <w:rsid w:val="0035095C"/>
    <w:rsid w:val="0035105B"/>
    <w:rsid w:val="00364498"/>
    <w:rsid w:val="00364E80"/>
    <w:rsid w:val="00365C13"/>
    <w:rsid w:val="003717A2"/>
    <w:rsid w:val="00373748"/>
    <w:rsid w:val="003810C5"/>
    <w:rsid w:val="003815BB"/>
    <w:rsid w:val="00390965"/>
    <w:rsid w:val="00390EA6"/>
    <w:rsid w:val="00397926"/>
    <w:rsid w:val="003A3A54"/>
    <w:rsid w:val="003A5CE5"/>
    <w:rsid w:val="003B50E2"/>
    <w:rsid w:val="003B52F7"/>
    <w:rsid w:val="003B7893"/>
    <w:rsid w:val="003B7B02"/>
    <w:rsid w:val="003C1E5F"/>
    <w:rsid w:val="003E17D2"/>
    <w:rsid w:val="003E784E"/>
    <w:rsid w:val="003F1E0C"/>
    <w:rsid w:val="003F3E31"/>
    <w:rsid w:val="003F7B66"/>
    <w:rsid w:val="003F7C16"/>
    <w:rsid w:val="00400FAF"/>
    <w:rsid w:val="00401FC2"/>
    <w:rsid w:val="00414D25"/>
    <w:rsid w:val="00417159"/>
    <w:rsid w:val="00417538"/>
    <w:rsid w:val="00423B51"/>
    <w:rsid w:val="0042563B"/>
    <w:rsid w:val="00440198"/>
    <w:rsid w:val="00440FB8"/>
    <w:rsid w:val="00450A01"/>
    <w:rsid w:val="00467EB0"/>
    <w:rsid w:val="00471BCE"/>
    <w:rsid w:val="004A3C89"/>
    <w:rsid w:val="004B64AC"/>
    <w:rsid w:val="004C2637"/>
    <w:rsid w:val="004C6FCC"/>
    <w:rsid w:val="004D18F9"/>
    <w:rsid w:val="004E01BE"/>
    <w:rsid w:val="004E51DD"/>
    <w:rsid w:val="004E567E"/>
    <w:rsid w:val="004F20F5"/>
    <w:rsid w:val="004F27FD"/>
    <w:rsid w:val="005004A7"/>
    <w:rsid w:val="00512A52"/>
    <w:rsid w:val="00522D80"/>
    <w:rsid w:val="00523A83"/>
    <w:rsid w:val="00523F63"/>
    <w:rsid w:val="00527C41"/>
    <w:rsid w:val="00531AD2"/>
    <w:rsid w:val="00535B3C"/>
    <w:rsid w:val="0054390F"/>
    <w:rsid w:val="00544C57"/>
    <w:rsid w:val="005548EB"/>
    <w:rsid w:val="005559F2"/>
    <w:rsid w:val="00557FAE"/>
    <w:rsid w:val="00561F51"/>
    <w:rsid w:val="00573E35"/>
    <w:rsid w:val="00594BE3"/>
    <w:rsid w:val="005950D0"/>
    <w:rsid w:val="0059683B"/>
    <w:rsid w:val="005A3C66"/>
    <w:rsid w:val="005A4727"/>
    <w:rsid w:val="005A62C3"/>
    <w:rsid w:val="005A79B2"/>
    <w:rsid w:val="005B6E30"/>
    <w:rsid w:val="005C2BA7"/>
    <w:rsid w:val="005C696F"/>
    <w:rsid w:val="005C7ECC"/>
    <w:rsid w:val="005D1B7B"/>
    <w:rsid w:val="005D719D"/>
    <w:rsid w:val="005E4CBC"/>
    <w:rsid w:val="005E6D8B"/>
    <w:rsid w:val="005E7CFD"/>
    <w:rsid w:val="005F07A6"/>
    <w:rsid w:val="005F1C85"/>
    <w:rsid w:val="005F1FC3"/>
    <w:rsid w:val="005F3260"/>
    <w:rsid w:val="00612C0E"/>
    <w:rsid w:val="00621021"/>
    <w:rsid w:val="0063581E"/>
    <w:rsid w:val="00645BEC"/>
    <w:rsid w:val="00646F66"/>
    <w:rsid w:val="006535C2"/>
    <w:rsid w:val="00655BD4"/>
    <w:rsid w:val="006662CD"/>
    <w:rsid w:val="00674B26"/>
    <w:rsid w:val="006757AA"/>
    <w:rsid w:val="006848F9"/>
    <w:rsid w:val="00686974"/>
    <w:rsid w:val="00687C54"/>
    <w:rsid w:val="006945F8"/>
    <w:rsid w:val="006A5A49"/>
    <w:rsid w:val="006A6712"/>
    <w:rsid w:val="006B0B83"/>
    <w:rsid w:val="006B221C"/>
    <w:rsid w:val="006C0A80"/>
    <w:rsid w:val="006D06A8"/>
    <w:rsid w:val="006D2B70"/>
    <w:rsid w:val="006D404B"/>
    <w:rsid w:val="006E399B"/>
    <w:rsid w:val="006F5C3E"/>
    <w:rsid w:val="006F615B"/>
    <w:rsid w:val="006F6237"/>
    <w:rsid w:val="00700074"/>
    <w:rsid w:val="007041CC"/>
    <w:rsid w:val="00707621"/>
    <w:rsid w:val="00713348"/>
    <w:rsid w:val="00713B79"/>
    <w:rsid w:val="00725BC8"/>
    <w:rsid w:val="00735D7C"/>
    <w:rsid w:val="00736BB2"/>
    <w:rsid w:val="00740887"/>
    <w:rsid w:val="00745A0D"/>
    <w:rsid w:val="00747794"/>
    <w:rsid w:val="00752D26"/>
    <w:rsid w:val="00754AD1"/>
    <w:rsid w:val="007707AD"/>
    <w:rsid w:val="00771934"/>
    <w:rsid w:val="00780242"/>
    <w:rsid w:val="00791708"/>
    <w:rsid w:val="007A1F22"/>
    <w:rsid w:val="007A42EF"/>
    <w:rsid w:val="007A5318"/>
    <w:rsid w:val="007A7F07"/>
    <w:rsid w:val="007B0229"/>
    <w:rsid w:val="007B06A7"/>
    <w:rsid w:val="007B1AAA"/>
    <w:rsid w:val="007B761A"/>
    <w:rsid w:val="007C7270"/>
    <w:rsid w:val="007C7643"/>
    <w:rsid w:val="007D47BA"/>
    <w:rsid w:val="007D53D1"/>
    <w:rsid w:val="007E2CC3"/>
    <w:rsid w:val="007E5159"/>
    <w:rsid w:val="007E5680"/>
    <w:rsid w:val="007F0890"/>
    <w:rsid w:val="007F3998"/>
    <w:rsid w:val="00802C60"/>
    <w:rsid w:val="0081025D"/>
    <w:rsid w:val="00810830"/>
    <w:rsid w:val="008123EF"/>
    <w:rsid w:val="00815690"/>
    <w:rsid w:val="00817720"/>
    <w:rsid w:val="00817764"/>
    <w:rsid w:val="00821259"/>
    <w:rsid w:val="00825A93"/>
    <w:rsid w:val="00833752"/>
    <w:rsid w:val="00837058"/>
    <w:rsid w:val="008431FA"/>
    <w:rsid w:val="0086279A"/>
    <w:rsid w:val="0086404A"/>
    <w:rsid w:val="00874C01"/>
    <w:rsid w:val="00875C73"/>
    <w:rsid w:val="0088291C"/>
    <w:rsid w:val="008843F4"/>
    <w:rsid w:val="0089363F"/>
    <w:rsid w:val="00893651"/>
    <w:rsid w:val="00893782"/>
    <w:rsid w:val="0089437E"/>
    <w:rsid w:val="00894432"/>
    <w:rsid w:val="008A094C"/>
    <w:rsid w:val="008A646F"/>
    <w:rsid w:val="008C4900"/>
    <w:rsid w:val="008D0CFC"/>
    <w:rsid w:val="008D654E"/>
    <w:rsid w:val="008E51F2"/>
    <w:rsid w:val="008E5AFE"/>
    <w:rsid w:val="00904752"/>
    <w:rsid w:val="009118EF"/>
    <w:rsid w:val="00920B5A"/>
    <w:rsid w:val="009269CF"/>
    <w:rsid w:val="0093671F"/>
    <w:rsid w:val="0094405B"/>
    <w:rsid w:val="00944842"/>
    <w:rsid w:val="009449E3"/>
    <w:rsid w:val="00945686"/>
    <w:rsid w:val="009479A5"/>
    <w:rsid w:val="00953C68"/>
    <w:rsid w:val="0096298E"/>
    <w:rsid w:val="0097225C"/>
    <w:rsid w:val="009730EB"/>
    <w:rsid w:val="00973646"/>
    <w:rsid w:val="009812F3"/>
    <w:rsid w:val="009828CF"/>
    <w:rsid w:val="009923DF"/>
    <w:rsid w:val="009924D1"/>
    <w:rsid w:val="009B7183"/>
    <w:rsid w:val="009B7B31"/>
    <w:rsid w:val="009C1E71"/>
    <w:rsid w:val="009D7F3D"/>
    <w:rsid w:val="009F50F3"/>
    <w:rsid w:val="00A119C8"/>
    <w:rsid w:val="00A168C5"/>
    <w:rsid w:val="00A20796"/>
    <w:rsid w:val="00A26C01"/>
    <w:rsid w:val="00A60633"/>
    <w:rsid w:val="00A639C6"/>
    <w:rsid w:val="00A64BC0"/>
    <w:rsid w:val="00A6572C"/>
    <w:rsid w:val="00A71B9E"/>
    <w:rsid w:val="00A777AF"/>
    <w:rsid w:val="00A81B8F"/>
    <w:rsid w:val="00A85BD2"/>
    <w:rsid w:val="00A869D6"/>
    <w:rsid w:val="00A943B6"/>
    <w:rsid w:val="00A9568C"/>
    <w:rsid w:val="00AA1EC1"/>
    <w:rsid w:val="00AA51B5"/>
    <w:rsid w:val="00AC1140"/>
    <w:rsid w:val="00AC2094"/>
    <w:rsid w:val="00AC4C0B"/>
    <w:rsid w:val="00AD2055"/>
    <w:rsid w:val="00AD2945"/>
    <w:rsid w:val="00AD366B"/>
    <w:rsid w:val="00AE226B"/>
    <w:rsid w:val="00AE502B"/>
    <w:rsid w:val="00AF047B"/>
    <w:rsid w:val="00AF550B"/>
    <w:rsid w:val="00B14DF5"/>
    <w:rsid w:val="00B24E2B"/>
    <w:rsid w:val="00B27A32"/>
    <w:rsid w:val="00B41F4F"/>
    <w:rsid w:val="00B47ABC"/>
    <w:rsid w:val="00B5250A"/>
    <w:rsid w:val="00B6214A"/>
    <w:rsid w:val="00B705F9"/>
    <w:rsid w:val="00B737E9"/>
    <w:rsid w:val="00B85FDB"/>
    <w:rsid w:val="00B954D7"/>
    <w:rsid w:val="00BA23E6"/>
    <w:rsid w:val="00BB1043"/>
    <w:rsid w:val="00BC32BF"/>
    <w:rsid w:val="00BC73CC"/>
    <w:rsid w:val="00BD7476"/>
    <w:rsid w:val="00BF72FB"/>
    <w:rsid w:val="00C01DEE"/>
    <w:rsid w:val="00C046F6"/>
    <w:rsid w:val="00C2104D"/>
    <w:rsid w:val="00C211DC"/>
    <w:rsid w:val="00C313E3"/>
    <w:rsid w:val="00C33DA5"/>
    <w:rsid w:val="00C346F6"/>
    <w:rsid w:val="00C42DE8"/>
    <w:rsid w:val="00C519C5"/>
    <w:rsid w:val="00C536EE"/>
    <w:rsid w:val="00C5633F"/>
    <w:rsid w:val="00C63B39"/>
    <w:rsid w:val="00C6481E"/>
    <w:rsid w:val="00C7121C"/>
    <w:rsid w:val="00C72929"/>
    <w:rsid w:val="00C74DEB"/>
    <w:rsid w:val="00C811AA"/>
    <w:rsid w:val="00C826CF"/>
    <w:rsid w:val="00C852AD"/>
    <w:rsid w:val="00C91F97"/>
    <w:rsid w:val="00CA01CF"/>
    <w:rsid w:val="00CA29EF"/>
    <w:rsid w:val="00CA3136"/>
    <w:rsid w:val="00CC0A60"/>
    <w:rsid w:val="00CC3396"/>
    <w:rsid w:val="00CC3F27"/>
    <w:rsid w:val="00CD07BC"/>
    <w:rsid w:val="00CD661A"/>
    <w:rsid w:val="00CE4622"/>
    <w:rsid w:val="00CE53E2"/>
    <w:rsid w:val="00CF4826"/>
    <w:rsid w:val="00D04AA9"/>
    <w:rsid w:val="00D0648A"/>
    <w:rsid w:val="00D07F22"/>
    <w:rsid w:val="00D12374"/>
    <w:rsid w:val="00D32F6F"/>
    <w:rsid w:val="00D331B3"/>
    <w:rsid w:val="00D40E80"/>
    <w:rsid w:val="00D427FE"/>
    <w:rsid w:val="00D46A65"/>
    <w:rsid w:val="00D47774"/>
    <w:rsid w:val="00D57F77"/>
    <w:rsid w:val="00D620FF"/>
    <w:rsid w:val="00D700B7"/>
    <w:rsid w:val="00D727EC"/>
    <w:rsid w:val="00D72F10"/>
    <w:rsid w:val="00D842E6"/>
    <w:rsid w:val="00D85BF2"/>
    <w:rsid w:val="00D87612"/>
    <w:rsid w:val="00D91E78"/>
    <w:rsid w:val="00DA0B5D"/>
    <w:rsid w:val="00DA701D"/>
    <w:rsid w:val="00DA7AA7"/>
    <w:rsid w:val="00DB22E0"/>
    <w:rsid w:val="00DB635C"/>
    <w:rsid w:val="00DB7735"/>
    <w:rsid w:val="00DB7B29"/>
    <w:rsid w:val="00DC5713"/>
    <w:rsid w:val="00DC74CA"/>
    <w:rsid w:val="00DD42E3"/>
    <w:rsid w:val="00DE258A"/>
    <w:rsid w:val="00DE282B"/>
    <w:rsid w:val="00DE312D"/>
    <w:rsid w:val="00DE3A16"/>
    <w:rsid w:val="00DE55DE"/>
    <w:rsid w:val="00DF018F"/>
    <w:rsid w:val="00DF26E4"/>
    <w:rsid w:val="00E00E2C"/>
    <w:rsid w:val="00E13409"/>
    <w:rsid w:val="00E13EBE"/>
    <w:rsid w:val="00E15433"/>
    <w:rsid w:val="00E21932"/>
    <w:rsid w:val="00E22506"/>
    <w:rsid w:val="00E27D77"/>
    <w:rsid w:val="00E35DF7"/>
    <w:rsid w:val="00E3609C"/>
    <w:rsid w:val="00E44E1D"/>
    <w:rsid w:val="00E46425"/>
    <w:rsid w:val="00E46BCD"/>
    <w:rsid w:val="00E52B31"/>
    <w:rsid w:val="00E549EF"/>
    <w:rsid w:val="00E6138C"/>
    <w:rsid w:val="00E65D96"/>
    <w:rsid w:val="00E81E9F"/>
    <w:rsid w:val="00E845A7"/>
    <w:rsid w:val="00E9325F"/>
    <w:rsid w:val="00EA284E"/>
    <w:rsid w:val="00EA2DC2"/>
    <w:rsid w:val="00EB0D03"/>
    <w:rsid w:val="00EB2C09"/>
    <w:rsid w:val="00EB5412"/>
    <w:rsid w:val="00EC19CC"/>
    <w:rsid w:val="00ED04B7"/>
    <w:rsid w:val="00ED1A07"/>
    <w:rsid w:val="00EE01D1"/>
    <w:rsid w:val="00EE205C"/>
    <w:rsid w:val="00EF1662"/>
    <w:rsid w:val="00EF2C12"/>
    <w:rsid w:val="00EF51EB"/>
    <w:rsid w:val="00F25ECE"/>
    <w:rsid w:val="00F35287"/>
    <w:rsid w:val="00F4068F"/>
    <w:rsid w:val="00F40776"/>
    <w:rsid w:val="00F423BB"/>
    <w:rsid w:val="00F469E7"/>
    <w:rsid w:val="00F47860"/>
    <w:rsid w:val="00F51AEC"/>
    <w:rsid w:val="00F51BB4"/>
    <w:rsid w:val="00F543B6"/>
    <w:rsid w:val="00F54E69"/>
    <w:rsid w:val="00F572A4"/>
    <w:rsid w:val="00F64965"/>
    <w:rsid w:val="00F71C41"/>
    <w:rsid w:val="00F73178"/>
    <w:rsid w:val="00F7505C"/>
    <w:rsid w:val="00F90E0F"/>
    <w:rsid w:val="00F96065"/>
    <w:rsid w:val="00FA28FF"/>
    <w:rsid w:val="00FB44B8"/>
    <w:rsid w:val="00FC7DC2"/>
    <w:rsid w:val="00FD0330"/>
    <w:rsid w:val="00FD389E"/>
    <w:rsid w:val="00FD4FC5"/>
    <w:rsid w:val="00FD6A9C"/>
    <w:rsid w:val="00FD789C"/>
    <w:rsid w:val="00FE1C54"/>
    <w:rsid w:val="00FE3A54"/>
    <w:rsid w:val="00FF48D7"/>
    <w:rsid w:val="3422EDE4"/>
    <w:rsid w:val="4341F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03163"/>
  <w15:chartTrackingRefBased/>
  <w15:docId w15:val="{39EA5778-7AF2-4541-AC08-CC287249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700B7"/>
    <w:rPr>
      <w:rFonts w:ascii="Arial" w:hAnsi="Arial"/>
      <w:color w:val="000000"/>
    </w:rPr>
  </w:style>
  <w:style w:type="paragraph" w:styleId="Heading1">
    <w:name w:val="heading 1"/>
    <w:basedOn w:val="Normal"/>
    <w:next w:val="Normal"/>
    <w:qFormat/>
    <w:rsid w:val="00400FAF"/>
    <w:pPr>
      <w:keepNext/>
      <w:tabs>
        <w:tab w:val="left" w:pos="900"/>
      </w:tabs>
      <w:jc w:val="both"/>
      <w:outlineLvl w:val="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qFormat/>
    <w:rsid w:val="00CE53E2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A23E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B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00FA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00FA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400F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0C3DFB"/>
    <w:rPr>
      <w:rFonts w:ascii="Times New Roman" w:hAnsi="Times New Roman"/>
      <w:color w:val="auto"/>
      <w:sz w:val="24"/>
    </w:rPr>
  </w:style>
  <w:style w:type="paragraph" w:styleId="BalloonText">
    <w:name w:val="Balloon Text"/>
    <w:basedOn w:val="Normal"/>
    <w:semiHidden/>
    <w:rsid w:val="00920B5A"/>
    <w:rPr>
      <w:rFonts w:ascii="Tahoma" w:hAnsi="Tahoma" w:cs="Tahoma"/>
      <w:sz w:val="16"/>
      <w:szCs w:val="16"/>
    </w:rPr>
  </w:style>
  <w:style w:type="character" w:styleId="Hyperlink">
    <w:name w:val="Hyperlink"/>
    <w:rsid w:val="00F51BB4"/>
    <w:rPr>
      <w:color w:val="0000FF"/>
      <w:u w:val="single"/>
    </w:rPr>
  </w:style>
  <w:style w:type="character" w:styleId="Strong">
    <w:name w:val="Strong"/>
    <w:uiPriority w:val="22"/>
    <w:qFormat/>
    <w:rsid w:val="00173C6B"/>
    <w:rPr>
      <w:b/>
      <w:bCs/>
    </w:rPr>
  </w:style>
  <w:style w:type="paragraph" w:styleId="ListParagraph">
    <w:name w:val="List Paragraph"/>
    <w:basedOn w:val="Normal"/>
    <w:uiPriority w:val="34"/>
    <w:qFormat/>
    <w:rsid w:val="008D654E"/>
    <w:pPr>
      <w:ind w:left="720"/>
    </w:pPr>
  </w:style>
  <w:style w:type="character" w:customStyle="1" w:styleId="HeaderChar">
    <w:name w:val="Header Char"/>
    <w:link w:val="Header"/>
    <w:uiPriority w:val="99"/>
    <w:rsid w:val="00172A59"/>
    <w:rPr>
      <w:rFonts w:ascii="Arial" w:hAnsi="Arial"/>
      <w:color w:val="000000"/>
    </w:rPr>
  </w:style>
  <w:style w:type="character" w:customStyle="1" w:styleId="Heading2Char">
    <w:name w:val="Heading 2 Char"/>
    <w:link w:val="Heading2"/>
    <w:rsid w:val="00060C52"/>
    <w:rPr>
      <w:rFonts w:ascii="Arial" w:hAnsi="Arial" w:cs="Arial"/>
      <w:b/>
      <w:bCs/>
      <w:i/>
      <w:iCs/>
      <w:color w:val="000000"/>
      <w:sz w:val="28"/>
      <w:szCs w:val="28"/>
    </w:rPr>
  </w:style>
  <w:style w:type="character" w:customStyle="1" w:styleId="BodyTextChar">
    <w:name w:val="Body Text Char"/>
    <w:link w:val="BodyText"/>
    <w:rsid w:val="00060C52"/>
    <w:rPr>
      <w:sz w:val="24"/>
    </w:rPr>
  </w:style>
  <w:style w:type="character" w:customStyle="1" w:styleId="UnresolvedMention1">
    <w:name w:val="Unresolved Mention1"/>
    <w:uiPriority w:val="99"/>
    <w:semiHidden/>
    <w:unhideWhenUsed/>
    <w:rsid w:val="00DB635C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5D1B7B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B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Revision">
    <w:name w:val="Revision"/>
    <w:hidden/>
    <w:uiPriority w:val="99"/>
    <w:semiHidden/>
    <w:rsid w:val="007F0890"/>
    <w:rPr>
      <w:rFonts w:ascii="Arial" w:hAnsi="Arial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7F08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F0890"/>
  </w:style>
  <w:style w:type="character" w:customStyle="1" w:styleId="CommentTextChar">
    <w:name w:val="Comment Text Char"/>
    <w:basedOn w:val="DefaultParagraphFont"/>
    <w:link w:val="CommentText"/>
    <w:uiPriority w:val="99"/>
    <w:rsid w:val="007F0890"/>
    <w:rPr>
      <w:rFonts w:ascii="Arial" w:hAnsi="Arial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08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0890"/>
    <w:rPr>
      <w:rFonts w:ascii="Arial" w:hAnsi="Arial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7850">
      <w:bodyDiv w:val="1"/>
      <w:marLeft w:val="2"/>
      <w:marRight w:val="2"/>
      <w:marTop w:val="1"/>
      <w:marBottom w:val="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2899">
          <w:marLeft w:val="0"/>
          <w:marRight w:val="0"/>
          <w:marTop w:val="0"/>
          <w:marBottom w:val="0"/>
          <w:divBdr>
            <w:top w:val="none" w:sz="0" w:space="2" w:color="auto"/>
            <w:left w:val="none" w:sz="0" w:space="2" w:color="auto"/>
            <w:bottom w:val="none" w:sz="0" w:space="2" w:color="auto"/>
            <w:right w:val="none" w:sz="0" w:space="2" w:color="auto"/>
          </w:divBdr>
          <w:divsChild>
            <w:div w:id="5902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4162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1576e-cc5a-4b44-902b-55685dc4354d" xsi:nil="true"/>
    <lcf76f155ced4ddcb4097134ff3c332f xmlns="6a5d6d6f-54f3-4441-ab41-59169cc1f34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6893076E5AD4A8D9A6C29746943B6" ma:contentTypeVersion="14" ma:contentTypeDescription="Create a new document." ma:contentTypeScope="" ma:versionID="36d9f7101ca3022fe052181f60c6ad3e">
  <xsd:schema xmlns:xsd="http://www.w3.org/2001/XMLSchema" xmlns:xs="http://www.w3.org/2001/XMLSchema" xmlns:p="http://schemas.microsoft.com/office/2006/metadata/properties" xmlns:ns2="33a1576e-cc5a-4b44-902b-55685dc4354d" xmlns:ns3="6a5d6d6f-54f3-4441-ab41-59169cc1f342" targetNamespace="http://schemas.microsoft.com/office/2006/metadata/properties" ma:root="true" ma:fieldsID="0d932fbee37062385a7e0200a7697b20" ns2:_="" ns3:_="">
    <xsd:import namespace="33a1576e-cc5a-4b44-902b-55685dc4354d"/>
    <xsd:import namespace="6a5d6d6f-54f3-4441-ab41-59169cc1f3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1576e-cc5a-4b44-902b-55685dc435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6188ebd-beed-4cf4-b2d3-ef95f0529a34}" ma:internalName="TaxCatchAll" ma:showField="CatchAllData" ma:web="33a1576e-cc5a-4b44-902b-55685dc435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5d6d6f-54f3-4441-ab41-59169cc1f3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03c933-dcc0-44e9-9e4d-b2fd12c9ac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465950-D3E6-4831-A651-2EA128E4776C}">
  <ds:schemaRefs>
    <ds:schemaRef ds:uri="http://schemas.microsoft.com/office/2006/metadata/properties"/>
    <ds:schemaRef ds:uri="http://schemas.microsoft.com/office/infopath/2007/PartnerControls"/>
    <ds:schemaRef ds:uri="33a1576e-cc5a-4b44-902b-55685dc4354d"/>
    <ds:schemaRef ds:uri="6a5d6d6f-54f3-4441-ab41-59169cc1f342"/>
  </ds:schemaRefs>
</ds:datastoreItem>
</file>

<file path=customXml/itemProps2.xml><?xml version="1.0" encoding="utf-8"?>
<ds:datastoreItem xmlns:ds="http://schemas.openxmlformats.org/officeDocument/2006/customXml" ds:itemID="{3472B123-5EA4-8843-8ED6-B63EDB0867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8BF4477-4D0B-49F8-8469-D73486B3F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a1576e-cc5a-4b44-902b-55685dc4354d"/>
    <ds:schemaRef ds:uri="6a5d6d6f-54f3-4441-ab41-59169cc1f3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0477BC3-5928-47C4-8530-B5DDA03AF7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516</Words>
  <Characters>3204</Characters>
  <Application>Microsoft Office Word</Application>
  <DocSecurity>0</DocSecurity>
  <Lines>133</Lines>
  <Paragraphs>132</Paragraphs>
  <ScaleCrop>false</ScaleCrop>
  <Company>c</Company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STATEMENT</dc:title>
  <dc:subject/>
  <dc:creator>Alan McConnell</dc:creator>
  <cp:keywords/>
  <dc:description/>
  <cp:lastModifiedBy>Penny Patterson</cp:lastModifiedBy>
  <cp:revision>67</cp:revision>
  <cp:lastPrinted>2021-11-27T01:11:00Z</cp:lastPrinted>
  <dcterms:created xsi:type="dcterms:W3CDTF">2025-03-21T16:13:00Z</dcterms:created>
  <dcterms:modified xsi:type="dcterms:W3CDTF">2026-03-23T17:14:00Z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0x0101006C56893076E5AD4A8D9A6C29746943B6</vt:lpwstr>
  </property>
  <property fmtid="{D5CDD505-2E9C-101B-9397-08002B2CF9AE}" pid="3" name="MediaServiceImageTags">
    <vt:lpwstr/>
  </property>
</Properties>
</file>