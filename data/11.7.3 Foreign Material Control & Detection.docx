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035FE" w14:textId="77777777" w:rsidR="007C5907" w:rsidRPr="00415B25" w:rsidRDefault="007C5907" w:rsidP="007C5907">
      <w:pPr>
        <w:spacing w:before="100" w:beforeAutospacing="1" w:after="100" w:afterAutospacing="1" w:line="240" w:lineRule="auto"/>
        <w:outlineLvl w:val="3"/>
        <w:rPr>
          <w:rFonts w:ascii="Calibri" w:eastAsia="Times New Roman" w:hAnsi="Calibri" w:cs="Calibri"/>
          <w:sz w:val="22"/>
          <w:szCs w:val="22"/>
          <w:u w:val="single"/>
          <w:lang w:eastAsia="en-US"/>
        </w:rPr>
      </w:pPr>
      <w:r w:rsidRPr="00415B25">
        <w:rPr>
          <w:rFonts w:ascii="Calibri" w:eastAsia="Times New Roman" w:hAnsi="Calibri" w:cs="Calibri"/>
          <w:sz w:val="22"/>
          <w:szCs w:val="22"/>
          <w:u w:val="single"/>
          <w:lang w:eastAsia="en-US"/>
        </w:rPr>
        <w:t>Introduction</w:t>
      </w:r>
    </w:p>
    <w:p w14:paraId="728435E6" w14:textId="77777777" w:rsidR="007C5907" w:rsidRPr="00415B25" w:rsidRDefault="007C5907" w:rsidP="007C5907">
      <w:pPr>
        <w:spacing w:before="100" w:beforeAutospacing="1" w:after="100" w:afterAutospacing="1" w:line="240" w:lineRule="auto"/>
        <w:rPr>
          <w:rFonts w:ascii="Calibri" w:eastAsia="Times New Roman" w:hAnsi="Calibri" w:cs="Calibri"/>
          <w:sz w:val="22"/>
          <w:szCs w:val="22"/>
          <w:lang w:eastAsia="en-US"/>
        </w:rPr>
      </w:pPr>
      <w:r w:rsidRPr="00415B25">
        <w:rPr>
          <w:rFonts w:ascii="Calibri" w:eastAsia="Times New Roman" w:hAnsi="Calibri" w:cs="Calibri"/>
          <w:sz w:val="22"/>
          <w:szCs w:val="22"/>
          <w:lang w:eastAsia="en-US"/>
        </w:rPr>
        <w:t xml:space="preserve">Spices, Inc. has implemented Good Manufacturing Practices (GMP) </w:t>
      </w:r>
      <w:commentRangeStart w:id="0"/>
      <w:r w:rsidRPr="00415B25">
        <w:rPr>
          <w:rFonts w:ascii="Calibri" w:eastAsia="Times New Roman" w:hAnsi="Calibri" w:cs="Calibri"/>
          <w:sz w:val="22"/>
          <w:szCs w:val="22"/>
          <w:lang w:eastAsia="en-US"/>
        </w:rPr>
        <w:t>to</w:t>
      </w:r>
      <w:commentRangeEnd w:id="0"/>
      <w:r w:rsidR="0042336F" w:rsidRPr="00415B25">
        <w:rPr>
          <w:rStyle w:val="CommentReference"/>
          <w:rFonts w:ascii="Calibri" w:eastAsia="Times New Roman" w:hAnsi="Calibri" w:cs="Calibri"/>
          <w:sz w:val="22"/>
          <w:szCs w:val="22"/>
          <w:lang w:eastAsia="en-US"/>
        </w:rPr>
        <w:commentReference w:id="0"/>
      </w:r>
      <w:r w:rsidRPr="00415B25">
        <w:rPr>
          <w:rFonts w:ascii="Calibri" w:eastAsia="Times New Roman" w:hAnsi="Calibri" w:cs="Calibri"/>
          <w:sz w:val="22"/>
          <w:szCs w:val="22"/>
          <w:lang w:eastAsia="en-US"/>
        </w:rPr>
        <w:t xml:space="preserve"> prevent foreign matter contamination. These practices are communicated to all staff and monitored for effectiveness.</w:t>
      </w:r>
    </w:p>
    <w:p w14:paraId="5514B695" w14:textId="77777777" w:rsidR="007C5907" w:rsidRPr="00415B25" w:rsidRDefault="007C5907" w:rsidP="007C5907">
      <w:pPr>
        <w:spacing w:before="100" w:beforeAutospacing="1" w:after="100" w:afterAutospacing="1" w:line="240" w:lineRule="auto"/>
        <w:outlineLvl w:val="3"/>
        <w:rPr>
          <w:rFonts w:ascii="Calibri" w:eastAsia="Times New Roman" w:hAnsi="Calibri" w:cs="Calibri"/>
          <w:sz w:val="22"/>
          <w:szCs w:val="22"/>
          <w:u w:val="single"/>
          <w:lang w:eastAsia="en-US"/>
        </w:rPr>
      </w:pPr>
      <w:r w:rsidRPr="00415B25">
        <w:rPr>
          <w:rFonts w:ascii="Calibri" w:eastAsia="Times New Roman" w:hAnsi="Calibri" w:cs="Calibri"/>
          <w:sz w:val="22"/>
          <w:szCs w:val="22"/>
          <w:u w:val="single"/>
          <w:lang w:eastAsia="en-US"/>
        </w:rPr>
        <w:t>Scope</w:t>
      </w:r>
    </w:p>
    <w:p w14:paraId="16AD600D" w14:textId="77777777" w:rsidR="007C5907" w:rsidRPr="00415B25" w:rsidRDefault="007C5907" w:rsidP="007C5907">
      <w:pPr>
        <w:spacing w:before="100" w:beforeAutospacing="1" w:after="100" w:afterAutospacing="1" w:line="240" w:lineRule="auto"/>
        <w:rPr>
          <w:rFonts w:ascii="Calibri" w:eastAsia="Times New Roman" w:hAnsi="Calibri" w:cs="Calibri"/>
          <w:sz w:val="22"/>
          <w:szCs w:val="22"/>
          <w:lang w:eastAsia="en-US"/>
        </w:rPr>
      </w:pPr>
      <w:r w:rsidRPr="00415B25">
        <w:rPr>
          <w:rFonts w:ascii="Calibri" w:eastAsia="Times New Roman" w:hAnsi="Calibri" w:cs="Calibri"/>
          <w:sz w:val="22"/>
          <w:szCs w:val="22"/>
          <w:lang w:eastAsia="en-US"/>
        </w:rPr>
        <w:t>These practices apply to all food handling areas. Employees, contractors, and visitors must follow them.</w:t>
      </w:r>
    </w:p>
    <w:p w14:paraId="144A981C" w14:textId="77777777" w:rsidR="007C5907" w:rsidRPr="00415B25" w:rsidRDefault="007C5907" w:rsidP="007C5907">
      <w:pPr>
        <w:spacing w:before="100" w:beforeAutospacing="1" w:after="100" w:afterAutospacing="1" w:line="240" w:lineRule="auto"/>
        <w:outlineLvl w:val="3"/>
        <w:rPr>
          <w:rFonts w:ascii="Calibri" w:eastAsia="Times New Roman" w:hAnsi="Calibri" w:cs="Calibri"/>
          <w:sz w:val="22"/>
          <w:szCs w:val="22"/>
          <w:u w:val="single"/>
          <w:lang w:eastAsia="en-US"/>
        </w:rPr>
      </w:pPr>
      <w:r w:rsidRPr="00415B25">
        <w:rPr>
          <w:rFonts w:ascii="Calibri" w:eastAsia="Times New Roman" w:hAnsi="Calibri" w:cs="Calibri"/>
          <w:sz w:val="22"/>
          <w:szCs w:val="22"/>
          <w:u w:val="single"/>
          <w:lang w:eastAsia="en-US"/>
        </w:rPr>
        <w:t>Procedure</w:t>
      </w:r>
    </w:p>
    <w:p w14:paraId="281F9A4C" w14:textId="77777777" w:rsidR="00A25D64" w:rsidRPr="00415B25" w:rsidRDefault="00A25D64" w:rsidP="00A25D64">
      <w:pPr>
        <w:spacing w:before="100" w:beforeAutospacing="1" w:after="100" w:afterAutospacing="1" w:line="240" w:lineRule="auto"/>
        <w:outlineLvl w:val="2"/>
        <w:rPr>
          <w:ins w:id="1" w:author="Glenna DePoe" w:date="2026-03-17T14:37:00Z"/>
          <w:rFonts w:ascii="Calibri" w:eastAsia="Times New Roman" w:hAnsi="Calibri" w:cs="Calibri"/>
          <w:sz w:val="22"/>
          <w:szCs w:val="22"/>
          <w:lang w:eastAsia="en-US"/>
          <w:rPrChange w:id="2" w:author="Glenna DePoe" w:date="2026-03-17T14:46:00Z" w16du:dateUtc="2026-03-17T18:46:00Z">
            <w:rPr>
              <w:ins w:id="3" w:author="Glenna DePoe" w:date="2026-03-17T14:37:00Z"/>
              <w:rFonts w:ascii="Calibri" w:eastAsia="Times New Roman" w:hAnsi="Calibri" w:cs="Calibri"/>
              <w:b/>
              <w:bCs/>
              <w:sz w:val="22"/>
              <w:szCs w:val="22"/>
              <w:lang w:eastAsia="en-US"/>
            </w:rPr>
          </w:rPrChange>
        </w:rPr>
      </w:pPr>
      <w:ins w:id="4" w:author="Glenna DePoe" w:date="2026-03-17T14:37:00Z">
        <w:r w:rsidRPr="00415B25">
          <w:rPr>
            <w:rFonts w:ascii="Calibri" w:eastAsia="Times New Roman" w:hAnsi="Calibri" w:cs="Calibri"/>
            <w:sz w:val="22"/>
            <w:szCs w:val="22"/>
            <w:lang w:eastAsia="en-US"/>
            <w:rPrChange w:id="5" w:author="Glenna DePoe" w:date="2026-03-17T14:46:00Z" w16du:dateUtc="2026-03-17T18:46:00Z">
              <w:rPr>
                <w:rFonts w:ascii="Calibri" w:eastAsia="Times New Roman" w:hAnsi="Calibri" w:cs="Calibri"/>
                <w:b/>
                <w:bCs/>
                <w:sz w:val="22"/>
                <w:szCs w:val="22"/>
                <w:lang w:eastAsia="en-US"/>
              </w:rPr>
            </w:rPrChange>
          </w:rPr>
          <w:t>Foreign Material Detection &amp; Prevention</w:t>
        </w:r>
      </w:ins>
    </w:p>
    <w:p w14:paraId="5F6F130D" w14:textId="77777777" w:rsidR="00A25D64" w:rsidRPr="00415B25" w:rsidRDefault="00A25D64" w:rsidP="00A25D64">
      <w:pPr>
        <w:spacing w:before="100" w:beforeAutospacing="1" w:after="100" w:afterAutospacing="1" w:line="240" w:lineRule="auto"/>
        <w:outlineLvl w:val="2"/>
        <w:rPr>
          <w:ins w:id="6" w:author="Glenna DePoe" w:date="2026-03-17T14:37:00Z"/>
          <w:rFonts w:ascii="Calibri" w:eastAsia="Times New Roman" w:hAnsi="Calibri" w:cs="Calibri"/>
          <w:sz w:val="22"/>
          <w:szCs w:val="22"/>
          <w:lang w:eastAsia="en-US"/>
        </w:rPr>
      </w:pPr>
      <w:ins w:id="7" w:author="Glenna DePoe" w:date="2026-03-17T14:37:00Z">
        <w:r w:rsidRPr="00415B25">
          <w:rPr>
            <w:rFonts w:ascii="Calibri" w:eastAsia="Times New Roman" w:hAnsi="Calibri" w:cs="Calibri"/>
            <w:sz w:val="22"/>
            <w:szCs w:val="22"/>
            <w:lang w:eastAsia="en-US"/>
          </w:rPr>
          <w:t>Hazard and risk analysis conducted as part of the HACCP program identifies potential sources of foreign material contamination throughout the process.</w:t>
        </w:r>
      </w:ins>
    </w:p>
    <w:p w14:paraId="433AB177" w14:textId="77777777" w:rsidR="00A25D64" w:rsidRPr="00415B25" w:rsidRDefault="00A25D64" w:rsidP="00A25D64">
      <w:pPr>
        <w:spacing w:before="100" w:beforeAutospacing="1" w:after="100" w:afterAutospacing="1" w:line="240" w:lineRule="auto"/>
        <w:outlineLvl w:val="2"/>
        <w:rPr>
          <w:ins w:id="8" w:author="Glenna DePoe" w:date="2026-03-17T14:37:00Z"/>
          <w:rFonts w:ascii="Calibri" w:eastAsia="Times New Roman" w:hAnsi="Calibri" w:cs="Calibri"/>
          <w:sz w:val="22"/>
          <w:szCs w:val="22"/>
          <w:lang w:eastAsia="en-US"/>
        </w:rPr>
      </w:pPr>
      <w:ins w:id="9" w:author="Glenna DePoe" w:date="2026-03-17T14:37:00Z">
        <w:r w:rsidRPr="00415B25">
          <w:rPr>
            <w:rFonts w:ascii="Calibri" w:eastAsia="Times New Roman" w:hAnsi="Calibri" w:cs="Calibri"/>
            <w:sz w:val="22"/>
            <w:szCs w:val="22"/>
            <w:lang w:eastAsia="en-US"/>
          </w:rPr>
          <w:t>Control measures are implemented based on this risk assessment to prevent contamination.</w:t>
        </w:r>
      </w:ins>
    </w:p>
    <w:p w14:paraId="3DB6F09B" w14:textId="77777777" w:rsidR="00A25D64" w:rsidRPr="00415B25" w:rsidRDefault="00A25D64" w:rsidP="00A25D64">
      <w:pPr>
        <w:spacing w:before="100" w:beforeAutospacing="1" w:after="100" w:afterAutospacing="1" w:line="240" w:lineRule="auto"/>
        <w:outlineLvl w:val="2"/>
        <w:rPr>
          <w:ins w:id="10" w:author="Glenna DePoe" w:date="2026-03-17T14:37:00Z"/>
          <w:rFonts w:ascii="Calibri" w:eastAsia="Times New Roman" w:hAnsi="Calibri" w:cs="Calibri"/>
          <w:sz w:val="22"/>
          <w:szCs w:val="22"/>
          <w:lang w:eastAsia="en-US"/>
        </w:rPr>
      </w:pPr>
      <w:ins w:id="11" w:author="Glenna DePoe" w:date="2026-03-17T14:37:00Z">
        <w:r w:rsidRPr="00415B25">
          <w:rPr>
            <w:rFonts w:ascii="Calibri" w:eastAsia="Times New Roman" w:hAnsi="Calibri" w:cs="Calibri"/>
            <w:sz w:val="22"/>
            <w:szCs w:val="22"/>
            <w:lang w:eastAsia="en-US"/>
          </w:rPr>
          <w:t>Due to the nature of operations at Spices Inc., where product is manually handled and scooped during processing and packaging, employees are trained to visually inspect product for foreign material throughout all stages of production.</w:t>
        </w:r>
      </w:ins>
    </w:p>
    <w:p w14:paraId="2E394400" w14:textId="77777777" w:rsidR="00A25D64" w:rsidRPr="00415B25" w:rsidRDefault="00A25D64" w:rsidP="00A25D64">
      <w:pPr>
        <w:spacing w:before="100" w:beforeAutospacing="1" w:after="100" w:afterAutospacing="1" w:line="240" w:lineRule="auto"/>
        <w:outlineLvl w:val="2"/>
        <w:rPr>
          <w:ins w:id="12" w:author="Glenna DePoe" w:date="2026-03-17T14:37:00Z"/>
          <w:rFonts w:ascii="Calibri" w:eastAsia="Times New Roman" w:hAnsi="Calibri" w:cs="Calibri"/>
          <w:sz w:val="22"/>
          <w:szCs w:val="22"/>
          <w:lang w:eastAsia="en-US"/>
        </w:rPr>
      </w:pPr>
      <w:ins w:id="13" w:author="Glenna DePoe" w:date="2026-03-17T14:37:00Z">
        <w:r w:rsidRPr="00415B25">
          <w:rPr>
            <w:rFonts w:ascii="Calibri" w:eastAsia="Times New Roman" w:hAnsi="Calibri" w:cs="Calibri"/>
            <w:sz w:val="22"/>
            <w:szCs w:val="22"/>
            <w:lang w:eastAsia="en-US"/>
          </w:rPr>
          <w:t>This manual handling process serves as a primary control for identifying and removing potential foreign material contamination.</w:t>
        </w:r>
      </w:ins>
    </w:p>
    <w:p w14:paraId="65F277BC" w14:textId="77777777" w:rsidR="00A25D64" w:rsidRPr="00415B25" w:rsidRDefault="00A25D64" w:rsidP="00A25D64">
      <w:pPr>
        <w:spacing w:before="100" w:beforeAutospacing="1" w:after="100" w:afterAutospacing="1" w:line="240" w:lineRule="auto"/>
        <w:outlineLvl w:val="2"/>
        <w:rPr>
          <w:ins w:id="14" w:author="Glenna DePoe" w:date="2026-03-17T14:37:00Z"/>
          <w:rFonts w:ascii="Calibri" w:eastAsia="Times New Roman" w:hAnsi="Calibri" w:cs="Calibri"/>
          <w:sz w:val="22"/>
          <w:szCs w:val="22"/>
          <w:lang w:eastAsia="en-US"/>
        </w:rPr>
      </w:pPr>
      <w:ins w:id="15" w:author="Glenna DePoe" w:date="2026-03-17T14:37:00Z">
        <w:r w:rsidRPr="00415B25">
          <w:rPr>
            <w:rFonts w:ascii="Calibri" w:eastAsia="Times New Roman" w:hAnsi="Calibri" w:cs="Calibri"/>
            <w:sz w:val="22"/>
            <w:szCs w:val="22"/>
            <w:lang w:eastAsia="en-US"/>
          </w:rPr>
          <w:t>In addition:</w:t>
        </w:r>
      </w:ins>
    </w:p>
    <w:p w14:paraId="21E848EE" w14:textId="77777777" w:rsidR="00A25D64" w:rsidRPr="00415B25" w:rsidRDefault="00A25D64" w:rsidP="00A25D64">
      <w:pPr>
        <w:numPr>
          <w:ilvl w:val="0"/>
          <w:numId w:val="13"/>
        </w:numPr>
        <w:spacing w:before="100" w:beforeAutospacing="1" w:after="100" w:afterAutospacing="1" w:line="240" w:lineRule="auto"/>
        <w:outlineLvl w:val="2"/>
        <w:rPr>
          <w:ins w:id="16" w:author="Glenna DePoe" w:date="2026-03-17T14:37:00Z"/>
          <w:rFonts w:ascii="Calibri" w:eastAsia="Times New Roman" w:hAnsi="Calibri" w:cs="Calibri"/>
          <w:sz w:val="22"/>
          <w:szCs w:val="22"/>
          <w:lang w:eastAsia="en-US"/>
        </w:rPr>
      </w:pPr>
      <w:ins w:id="17" w:author="Glenna DePoe" w:date="2026-03-17T14:37:00Z">
        <w:r w:rsidRPr="00415B25">
          <w:rPr>
            <w:rFonts w:ascii="Calibri" w:eastAsia="Times New Roman" w:hAnsi="Calibri" w:cs="Calibri"/>
            <w:sz w:val="22"/>
            <w:szCs w:val="22"/>
            <w:lang w:eastAsia="en-US"/>
          </w:rPr>
          <w:t>Equipment is inspected during pre-operational inspections to ensure it is intact and free of loose or damaged parts</w:t>
        </w:r>
      </w:ins>
    </w:p>
    <w:p w14:paraId="67429FEF" w14:textId="77777777" w:rsidR="00A25D64" w:rsidRPr="00415B25" w:rsidRDefault="00A25D64" w:rsidP="00A25D64">
      <w:pPr>
        <w:numPr>
          <w:ilvl w:val="0"/>
          <w:numId w:val="13"/>
        </w:numPr>
        <w:spacing w:before="100" w:beforeAutospacing="1" w:after="100" w:afterAutospacing="1" w:line="240" w:lineRule="auto"/>
        <w:outlineLvl w:val="2"/>
        <w:rPr>
          <w:ins w:id="18" w:author="Glenna DePoe" w:date="2026-03-17T14:37:00Z"/>
          <w:rFonts w:ascii="Calibri" w:eastAsia="Times New Roman" w:hAnsi="Calibri" w:cs="Calibri"/>
          <w:sz w:val="22"/>
          <w:szCs w:val="22"/>
          <w:lang w:eastAsia="en-US"/>
        </w:rPr>
      </w:pPr>
      <w:ins w:id="19" w:author="Glenna DePoe" w:date="2026-03-17T14:37:00Z">
        <w:r w:rsidRPr="00415B25">
          <w:rPr>
            <w:rFonts w:ascii="Calibri" w:eastAsia="Times New Roman" w:hAnsi="Calibri" w:cs="Calibri"/>
            <w:sz w:val="22"/>
            <w:szCs w:val="22"/>
            <w:lang w:eastAsia="en-US"/>
          </w:rPr>
          <w:t>Processing areas are maintained in a clean and orderly condition to prevent contamination</w:t>
        </w:r>
      </w:ins>
    </w:p>
    <w:p w14:paraId="01FE8CFD" w14:textId="77777777" w:rsidR="00A25D64" w:rsidRPr="00415B25" w:rsidRDefault="00A25D64" w:rsidP="00A25D64">
      <w:pPr>
        <w:numPr>
          <w:ilvl w:val="0"/>
          <w:numId w:val="13"/>
        </w:numPr>
        <w:spacing w:before="100" w:beforeAutospacing="1" w:after="100" w:afterAutospacing="1" w:line="240" w:lineRule="auto"/>
        <w:outlineLvl w:val="2"/>
        <w:rPr>
          <w:ins w:id="20" w:author="Glenna DePoe" w:date="2026-03-17T14:37:00Z"/>
          <w:rFonts w:ascii="Calibri" w:eastAsia="Times New Roman" w:hAnsi="Calibri" w:cs="Calibri"/>
          <w:sz w:val="22"/>
          <w:szCs w:val="22"/>
          <w:lang w:eastAsia="en-US"/>
        </w:rPr>
      </w:pPr>
      <w:ins w:id="21" w:author="Glenna DePoe" w:date="2026-03-17T14:37:00Z">
        <w:r w:rsidRPr="00415B25">
          <w:rPr>
            <w:rFonts w:ascii="Calibri" w:eastAsia="Times New Roman" w:hAnsi="Calibri" w:cs="Calibri"/>
            <w:sz w:val="22"/>
            <w:szCs w:val="22"/>
            <w:lang w:eastAsia="en-US"/>
          </w:rPr>
          <w:t>Any foreign material identified during production is immediately removed, and the affected product is evaluated under the Non-Conforming Product Procedure</w:t>
        </w:r>
      </w:ins>
    </w:p>
    <w:p w14:paraId="0CBA254B" w14:textId="3DE40BEB" w:rsidR="007C5907" w:rsidRPr="00415B25" w:rsidDel="00A25D64" w:rsidRDefault="007C5907" w:rsidP="007C5907">
      <w:pPr>
        <w:spacing w:before="100" w:beforeAutospacing="1" w:after="100" w:afterAutospacing="1" w:line="240" w:lineRule="auto"/>
        <w:outlineLvl w:val="2"/>
        <w:rPr>
          <w:del w:id="22" w:author="Glenna DePoe" w:date="2026-03-17T14:37:00Z" w16du:dateUtc="2026-03-17T18:37:00Z"/>
          <w:rFonts w:ascii="Calibri" w:eastAsia="Times New Roman" w:hAnsi="Calibri" w:cs="Calibri"/>
          <w:sz w:val="22"/>
          <w:szCs w:val="22"/>
          <w:lang w:eastAsia="en-US"/>
        </w:rPr>
      </w:pPr>
      <w:del w:id="23" w:author="Glenna DePoe" w:date="2026-03-17T14:37:00Z" w16du:dateUtc="2026-03-17T18:37:00Z">
        <w:r w:rsidRPr="00415B25" w:rsidDel="00A25D64">
          <w:rPr>
            <w:rFonts w:ascii="Calibri" w:eastAsia="Times New Roman" w:hAnsi="Calibri" w:cs="Calibri"/>
            <w:sz w:val="22"/>
            <w:szCs w:val="22"/>
            <w:lang w:eastAsia="en-US"/>
          </w:rPr>
          <w:delText>HACCP &amp; Risk Prevention</w:delText>
        </w:r>
      </w:del>
    </w:p>
    <w:p w14:paraId="5C356DC9" w14:textId="47A154C3" w:rsidR="007C5907" w:rsidRPr="00415B25" w:rsidDel="00A25D64" w:rsidRDefault="007C5907" w:rsidP="007C5907">
      <w:pPr>
        <w:numPr>
          <w:ilvl w:val="0"/>
          <w:numId w:val="8"/>
        </w:numPr>
        <w:spacing w:before="100" w:beforeAutospacing="1" w:after="100" w:afterAutospacing="1" w:line="240" w:lineRule="auto"/>
        <w:rPr>
          <w:del w:id="24" w:author="Glenna DePoe" w:date="2026-03-17T14:37:00Z" w16du:dateUtc="2026-03-17T18:37:00Z"/>
          <w:rFonts w:ascii="Calibri" w:eastAsia="Times New Roman" w:hAnsi="Calibri" w:cs="Calibri"/>
          <w:sz w:val="22"/>
          <w:szCs w:val="22"/>
          <w:lang w:eastAsia="en-US"/>
        </w:rPr>
      </w:pPr>
      <w:del w:id="25" w:author="Glenna DePoe" w:date="2026-03-17T14:37:00Z" w16du:dateUtc="2026-03-17T18:37:00Z">
        <w:r w:rsidRPr="00415B25" w:rsidDel="00A25D64">
          <w:rPr>
            <w:rFonts w:ascii="Calibri" w:eastAsia="Times New Roman" w:hAnsi="Calibri" w:cs="Calibri"/>
            <w:sz w:val="22"/>
            <w:szCs w:val="22"/>
            <w:lang w:eastAsia="en-US"/>
          </w:rPr>
          <w:delText>Hazard and risk analysis identifies potential sources of contamination.</w:delText>
        </w:r>
      </w:del>
    </w:p>
    <w:p w14:paraId="08C19310" w14:textId="3E1D939F" w:rsidR="007C5907" w:rsidRPr="00415B25" w:rsidDel="00A25D64" w:rsidRDefault="007C5907" w:rsidP="007C5907">
      <w:pPr>
        <w:numPr>
          <w:ilvl w:val="0"/>
          <w:numId w:val="8"/>
        </w:numPr>
        <w:spacing w:before="100" w:beforeAutospacing="1" w:after="100" w:afterAutospacing="1" w:line="240" w:lineRule="auto"/>
        <w:rPr>
          <w:del w:id="26" w:author="Glenna DePoe" w:date="2026-03-17T14:37:00Z" w16du:dateUtc="2026-03-17T18:37:00Z"/>
          <w:rFonts w:ascii="Calibri" w:eastAsia="Times New Roman" w:hAnsi="Calibri" w:cs="Calibri"/>
          <w:sz w:val="22"/>
          <w:szCs w:val="22"/>
          <w:lang w:eastAsia="en-US"/>
        </w:rPr>
      </w:pPr>
      <w:del w:id="27" w:author="Glenna DePoe" w:date="2026-03-17T14:37:00Z" w16du:dateUtc="2026-03-17T18:37:00Z">
        <w:r w:rsidRPr="00415B25" w:rsidDel="00A25D64">
          <w:rPr>
            <w:rFonts w:ascii="Calibri" w:eastAsia="Times New Roman" w:hAnsi="Calibri" w:cs="Calibri"/>
            <w:sz w:val="22"/>
            <w:szCs w:val="22"/>
            <w:lang w:eastAsia="en-US"/>
          </w:rPr>
          <w:delText>Regular hygiene and housekeeping audits ensure equipment and environments are well-maintained.</w:delText>
        </w:r>
      </w:del>
    </w:p>
    <w:p w14:paraId="05337487" w14:textId="32B014ED" w:rsidR="007C5907" w:rsidRPr="00415B25" w:rsidDel="00A25D64" w:rsidRDefault="007C5907" w:rsidP="007C5907">
      <w:pPr>
        <w:numPr>
          <w:ilvl w:val="0"/>
          <w:numId w:val="8"/>
        </w:numPr>
        <w:spacing w:before="100" w:beforeAutospacing="1" w:after="100" w:afterAutospacing="1" w:line="240" w:lineRule="auto"/>
        <w:rPr>
          <w:del w:id="28" w:author="Glenna DePoe" w:date="2026-03-17T14:37:00Z" w16du:dateUtc="2026-03-17T18:37:00Z"/>
          <w:rFonts w:ascii="Calibri" w:eastAsia="Times New Roman" w:hAnsi="Calibri" w:cs="Calibri"/>
          <w:sz w:val="22"/>
          <w:szCs w:val="22"/>
          <w:lang w:eastAsia="en-US"/>
        </w:rPr>
      </w:pPr>
      <w:del w:id="29" w:author="Glenna DePoe" w:date="2026-03-17T14:37:00Z" w16du:dateUtc="2026-03-17T18:37:00Z">
        <w:r w:rsidRPr="00415B25" w:rsidDel="00A25D64">
          <w:rPr>
            <w:rFonts w:ascii="Calibri" w:eastAsia="Times New Roman" w:hAnsi="Calibri" w:cs="Calibri"/>
            <w:sz w:val="22"/>
            <w:szCs w:val="22"/>
            <w:lang w:eastAsia="en-US"/>
          </w:rPr>
          <w:delText>Temporary repairs using string, tape, or wire are prohibited.</w:delText>
        </w:r>
      </w:del>
    </w:p>
    <w:p w14:paraId="6FB8DF6C" w14:textId="77777777" w:rsidR="00415B25" w:rsidRDefault="007C5907" w:rsidP="00415B25">
      <w:pPr>
        <w:spacing w:before="100" w:beforeAutospacing="1" w:after="100" w:afterAutospacing="1" w:line="240" w:lineRule="auto"/>
        <w:outlineLvl w:val="2"/>
        <w:rPr>
          <w:ins w:id="30" w:author="Glenna DePoe" w:date="2026-03-17T14:48:00Z" w16du:dateUtc="2026-03-17T18:48:00Z"/>
          <w:rFonts w:ascii="Calibri" w:eastAsia="Times New Roman" w:hAnsi="Calibri" w:cs="Calibri"/>
          <w:sz w:val="22"/>
          <w:szCs w:val="22"/>
          <w:u w:val="single"/>
          <w:lang w:eastAsia="en-US"/>
        </w:rPr>
      </w:pPr>
      <w:r w:rsidRPr="00415B25">
        <w:rPr>
          <w:rFonts w:ascii="Calibri" w:eastAsia="Times New Roman" w:hAnsi="Calibri" w:cs="Calibri"/>
          <w:sz w:val="22"/>
          <w:szCs w:val="22"/>
          <w:u w:val="single"/>
          <w:lang w:eastAsia="en-US"/>
        </w:rPr>
        <w:t xml:space="preserve">Glass </w:t>
      </w:r>
      <w:commentRangeStart w:id="31"/>
      <w:r w:rsidRPr="00415B25">
        <w:rPr>
          <w:rFonts w:ascii="Calibri" w:eastAsia="Times New Roman" w:hAnsi="Calibri" w:cs="Calibri"/>
          <w:sz w:val="22"/>
          <w:szCs w:val="22"/>
          <w:u w:val="single"/>
          <w:lang w:eastAsia="en-US"/>
        </w:rPr>
        <w:t>Control</w:t>
      </w:r>
      <w:commentRangeEnd w:id="31"/>
      <w:r w:rsidR="0064066B">
        <w:rPr>
          <w:rStyle w:val="CommentReference"/>
          <w:rFonts w:ascii="Calibri" w:eastAsia="Times New Roman" w:hAnsi="Calibri" w:cs="Calibri"/>
          <w:sz w:val="22"/>
          <w:szCs w:val="22"/>
          <w:u w:val="single"/>
          <w:lang w:eastAsia="en-US"/>
        </w:rPr>
        <w:commentReference w:id="31"/>
      </w:r>
    </w:p>
    <w:p w14:paraId="338FC120" w14:textId="7F80152A" w:rsidR="00415B25" w:rsidRPr="00415B25" w:rsidRDefault="00415B25" w:rsidP="00415B25">
      <w:pPr>
        <w:spacing w:before="100" w:beforeAutospacing="1" w:after="100" w:afterAutospacing="1" w:line="240" w:lineRule="auto"/>
        <w:outlineLvl w:val="2"/>
        <w:rPr>
          <w:ins w:id="32" w:author="Glenna DePoe" w:date="2026-03-17T14:48:00Z"/>
          <w:rFonts w:ascii="Calibri" w:eastAsia="Times New Roman" w:hAnsi="Calibri" w:cs="Calibri"/>
          <w:sz w:val="22"/>
          <w:szCs w:val="22"/>
          <w:u w:val="single"/>
          <w:lang w:eastAsia="en-US"/>
          <w:rPrChange w:id="33" w:author="Glenna DePoe" w:date="2026-03-17T14:48:00Z" w16du:dateUtc="2026-03-17T18:48:00Z">
            <w:rPr>
              <w:ins w:id="34" w:author="Glenna DePoe" w:date="2026-03-17T14:48:00Z"/>
              <w:rFonts w:ascii="Calibri" w:eastAsia="Times New Roman" w:hAnsi="Calibri" w:cs="Calibri"/>
              <w:sz w:val="22"/>
              <w:szCs w:val="22"/>
              <w:lang w:eastAsia="en-US"/>
            </w:rPr>
          </w:rPrChange>
        </w:rPr>
      </w:pPr>
      <w:ins w:id="35" w:author="Glenna DePoe" w:date="2026-03-17T14:48:00Z">
        <w:r w:rsidRPr="00415B25">
          <w:rPr>
            <w:rFonts w:ascii="Calibri" w:eastAsia="Times New Roman" w:hAnsi="Calibri" w:cs="Calibri"/>
            <w:sz w:val="22"/>
            <w:szCs w:val="22"/>
            <w:lang w:eastAsia="en-US"/>
          </w:rPr>
          <w:br/>
          <w:t>In the event of glass or brittle material breakage in any production or storage area:</w:t>
        </w:r>
      </w:ins>
    </w:p>
    <w:p w14:paraId="2CF0CA7C" w14:textId="77777777" w:rsidR="00415B25" w:rsidRPr="00415B25" w:rsidRDefault="00415B25" w:rsidP="00415B25">
      <w:pPr>
        <w:numPr>
          <w:ilvl w:val="0"/>
          <w:numId w:val="16"/>
        </w:numPr>
        <w:spacing w:before="100" w:beforeAutospacing="1" w:after="100" w:afterAutospacing="1" w:line="240" w:lineRule="auto"/>
        <w:outlineLvl w:val="2"/>
        <w:rPr>
          <w:ins w:id="36" w:author="Glenna DePoe" w:date="2026-03-17T14:48:00Z"/>
          <w:rFonts w:ascii="Calibri" w:eastAsia="Times New Roman" w:hAnsi="Calibri" w:cs="Calibri"/>
          <w:sz w:val="22"/>
          <w:szCs w:val="22"/>
          <w:lang w:eastAsia="en-US"/>
        </w:rPr>
      </w:pPr>
      <w:ins w:id="37" w:author="Glenna DePoe" w:date="2026-03-17T14:48:00Z">
        <w:r w:rsidRPr="00415B25">
          <w:rPr>
            <w:rFonts w:ascii="Calibri" w:eastAsia="Times New Roman" w:hAnsi="Calibri" w:cs="Calibri"/>
            <w:sz w:val="22"/>
            <w:szCs w:val="22"/>
            <w:lang w:eastAsia="en-US"/>
          </w:rPr>
          <w:t>A Production Lead or supervisor is immediately notified</w:t>
        </w:r>
      </w:ins>
    </w:p>
    <w:p w14:paraId="2C94B311" w14:textId="77777777" w:rsidR="00415B25" w:rsidRPr="00415B25" w:rsidRDefault="00415B25" w:rsidP="00415B25">
      <w:pPr>
        <w:numPr>
          <w:ilvl w:val="0"/>
          <w:numId w:val="16"/>
        </w:numPr>
        <w:spacing w:before="100" w:beforeAutospacing="1" w:after="100" w:afterAutospacing="1" w:line="240" w:lineRule="auto"/>
        <w:outlineLvl w:val="2"/>
        <w:rPr>
          <w:ins w:id="38" w:author="Glenna DePoe" w:date="2026-03-17T14:48:00Z"/>
          <w:rFonts w:ascii="Calibri" w:eastAsia="Times New Roman" w:hAnsi="Calibri" w:cs="Calibri"/>
          <w:sz w:val="22"/>
          <w:szCs w:val="22"/>
          <w:lang w:eastAsia="en-US"/>
        </w:rPr>
      </w:pPr>
      <w:ins w:id="39" w:author="Glenna DePoe" w:date="2026-03-17T14:48:00Z">
        <w:r w:rsidRPr="00415B25">
          <w:rPr>
            <w:rFonts w:ascii="Calibri" w:eastAsia="Times New Roman" w:hAnsi="Calibri" w:cs="Calibri"/>
            <w:sz w:val="22"/>
            <w:szCs w:val="22"/>
            <w:lang w:eastAsia="en-US"/>
          </w:rPr>
          <w:t>Production in the affected area is halted</w:t>
        </w:r>
      </w:ins>
    </w:p>
    <w:p w14:paraId="5FA6599B" w14:textId="77777777" w:rsidR="00415B25" w:rsidRPr="00415B25" w:rsidRDefault="00415B25" w:rsidP="00415B25">
      <w:pPr>
        <w:numPr>
          <w:ilvl w:val="0"/>
          <w:numId w:val="16"/>
        </w:numPr>
        <w:spacing w:before="100" w:beforeAutospacing="1" w:after="100" w:afterAutospacing="1" w:line="240" w:lineRule="auto"/>
        <w:outlineLvl w:val="2"/>
        <w:rPr>
          <w:ins w:id="40" w:author="Glenna DePoe" w:date="2026-03-17T14:48:00Z"/>
          <w:rFonts w:ascii="Calibri" w:eastAsia="Times New Roman" w:hAnsi="Calibri" w:cs="Calibri"/>
          <w:sz w:val="22"/>
          <w:szCs w:val="22"/>
          <w:lang w:eastAsia="en-US"/>
        </w:rPr>
      </w:pPr>
      <w:ins w:id="41" w:author="Glenna DePoe" w:date="2026-03-17T14:48:00Z">
        <w:r w:rsidRPr="00415B25">
          <w:rPr>
            <w:rFonts w:ascii="Calibri" w:eastAsia="Times New Roman" w:hAnsi="Calibri" w:cs="Calibri"/>
            <w:sz w:val="22"/>
            <w:szCs w:val="22"/>
            <w:lang w:eastAsia="en-US"/>
          </w:rPr>
          <w:lastRenderedPageBreak/>
          <w:t>All potentially affected product and packaging materials are isolated and placed on hold</w:t>
        </w:r>
      </w:ins>
    </w:p>
    <w:p w14:paraId="0BC885A0" w14:textId="77777777" w:rsidR="00415B25" w:rsidRPr="00415B25" w:rsidRDefault="00415B25" w:rsidP="00415B25">
      <w:pPr>
        <w:numPr>
          <w:ilvl w:val="0"/>
          <w:numId w:val="16"/>
        </w:numPr>
        <w:spacing w:before="100" w:beforeAutospacing="1" w:after="100" w:afterAutospacing="1" w:line="240" w:lineRule="auto"/>
        <w:outlineLvl w:val="2"/>
        <w:rPr>
          <w:ins w:id="42" w:author="Glenna DePoe" w:date="2026-03-17T14:48:00Z"/>
          <w:rFonts w:ascii="Calibri" w:eastAsia="Times New Roman" w:hAnsi="Calibri" w:cs="Calibri"/>
          <w:sz w:val="22"/>
          <w:szCs w:val="22"/>
          <w:lang w:eastAsia="en-US"/>
        </w:rPr>
      </w:pPr>
      <w:ins w:id="43" w:author="Glenna DePoe" w:date="2026-03-17T14:48:00Z">
        <w:r w:rsidRPr="00415B25">
          <w:rPr>
            <w:rFonts w:ascii="Calibri" w:eastAsia="Times New Roman" w:hAnsi="Calibri" w:cs="Calibri"/>
            <w:sz w:val="22"/>
            <w:szCs w:val="22"/>
            <w:lang w:eastAsia="en-US"/>
          </w:rPr>
          <w:t>The area is thoroughly cleaned to remove all glass fragments</w:t>
        </w:r>
      </w:ins>
    </w:p>
    <w:p w14:paraId="26BAF756" w14:textId="77777777" w:rsidR="00415B25" w:rsidRPr="00415B25" w:rsidRDefault="00415B25" w:rsidP="00415B25">
      <w:pPr>
        <w:numPr>
          <w:ilvl w:val="0"/>
          <w:numId w:val="16"/>
        </w:numPr>
        <w:spacing w:before="100" w:beforeAutospacing="1" w:after="100" w:afterAutospacing="1" w:line="240" w:lineRule="auto"/>
        <w:outlineLvl w:val="2"/>
        <w:rPr>
          <w:ins w:id="44" w:author="Glenna DePoe" w:date="2026-03-17T14:48:00Z"/>
          <w:rFonts w:ascii="Calibri" w:eastAsia="Times New Roman" w:hAnsi="Calibri" w:cs="Calibri"/>
          <w:sz w:val="22"/>
          <w:szCs w:val="22"/>
          <w:lang w:eastAsia="en-US"/>
        </w:rPr>
      </w:pPr>
      <w:ins w:id="45" w:author="Glenna DePoe" w:date="2026-03-17T14:48:00Z">
        <w:r w:rsidRPr="00415B25">
          <w:rPr>
            <w:rFonts w:ascii="Calibri" w:eastAsia="Times New Roman" w:hAnsi="Calibri" w:cs="Calibri"/>
            <w:sz w:val="22"/>
            <w:szCs w:val="22"/>
            <w:lang w:eastAsia="en-US"/>
          </w:rPr>
          <w:t>Equipment, utensils, and surrounding surfaces are carefully inspected</w:t>
        </w:r>
      </w:ins>
    </w:p>
    <w:p w14:paraId="6DAF5829" w14:textId="77777777" w:rsidR="00415B25" w:rsidRPr="00415B25" w:rsidRDefault="00415B25" w:rsidP="00415B25">
      <w:pPr>
        <w:numPr>
          <w:ilvl w:val="0"/>
          <w:numId w:val="16"/>
        </w:numPr>
        <w:spacing w:before="100" w:beforeAutospacing="1" w:after="100" w:afterAutospacing="1" w:line="240" w:lineRule="auto"/>
        <w:outlineLvl w:val="2"/>
        <w:rPr>
          <w:ins w:id="46" w:author="Glenna DePoe" w:date="2026-03-17T14:48:00Z"/>
          <w:rFonts w:ascii="Calibri" w:eastAsia="Times New Roman" w:hAnsi="Calibri" w:cs="Calibri"/>
          <w:sz w:val="22"/>
          <w:szCs w:val="22"/>
          <w:lang w:eastAsia="en-US"/>
        </w:rPr>
      </w:pPr>
      <w:ins w:id="47" w:author="Glenna DePoe" w:date="2026-03-17T14:48:00Z">
        <w:r w:rsidRPr="00415B25">
          <w:rPr>
            <w:rFonts w:ascii="Calibri" w:eastAsia="Times New Roman" w:hAnsi="Calibri" w:cs="Calibri"/>
            <w:sz w:val="22"/>
            <w:szCs w:val="22"/>
            <w:lang w:eastAsia="en-US"/>
          </w:rPr>
          <w:t>Cleaning materials used during cleanup are discarded</w:t>
        </w:r>
      </w:ins>
    </w:p>
    <w:p w14:paraId="7AD60664" w14:textId="77777777" w:rsidR="00415B25" w:rsidRPr="00415B25" w:rsidRDefault="00415B25" w:rsidP="00415B25">
      <w:pPr>
        <w:numPr>
          <w:ilvl w:val="0"/>
          <w:numId w:val="16"/>
        </w:numPr>
        <w:spacing w:before="100" w:beforeAutospacing="1" w:after="100" w:afterAutospacing="1" w:line="240" w:lineRule="auto"/>
        <w:outlineLvl w:val="2"/>
        <w:rPr>
          <w:ins w:id="48" w:author="Glenna DePoe" w:date="2026-03-17T14:48:00Z"/>
          <w:rFonts w:ascii="Calibri" w:eastAsia="Times New Roman" w:hAnsi="Calibri" w:cs="Calibri"/>
          <w:sz w:val="22"/>
          <w:szCs w:val="22"/>
          <w:lang w:eastAsia="en-US"/>
        </w:rPr>
      </w:pPr>
      <w:ins w:id="49" w:author="Glenna DePoe" w:date="2026-03-17T14:48:00Z">
        <w:r w:rsidRPr="00415B25">
          <w:rPr>
            <w:rFonts w:ascii="Calibri" w:eastAsia="Times New Roman" w:hAnsi="Calibri" w:cs="Calibri"/>
            <w:sz w:val="22"/>
            <w:szCs w:val="22"/>
            <w:lang w:eastAsia="en-US"/>
          </w:rPr>
          <w:t>The incident is documented</w:t>
        </w:r>
      </w:ins>
    </w:p>
    <w:p w14:paraId="7FC020F0" w14:textId="77777777" w:rsidR="00415B25" w:rsidRPr="00415B25" w:rsidRDefault="00415B25" w:rsidP="00415B25">
      <w:pPr>
        <w:numPr>
          <w:ilvl w:val="0"/>
          <w:numId w:val="16"/>
        </w:numPr>
        <w:spacing w:before="100" w:beforeAutospacing="1" w:after="100" w:afterAutospacing="1" w:line="240" w:lineRule="auto"/>
        <w:outlineLvl w:val="2"/>
        <w:rPr>
          <w:ins w:id="50" w:author="Glenna DePoe" w:date="2026-03-17T14:48:00Z"/>
          <w:rFonts w:ascii="Calibri" w:eastAsia="Times New Roman" w:hAnsi="Calibri" w:cs="Calibri"/>
          <w:sz w:val="22"/>
          <w:szCs w:val="22"/>
          <w:lang w:eastAsia="en-US"/>
        </w:rPr>
      </w:pPr>
      <w:ins w:id="51" w:author="Glenna DePoe" w:date="2026-03-17T14:48:00Z">
        <w:r w:rsidRPr="00415B25">
          <w:rPr>
            <w:rFonts w:ascii="Calibri" w:eastAsia="Times New Roman" w:hAnsi="Calibri" w:cs="Calibri"/>
            <w:sz w:val="22"/>
            <w:szCs w:val="22"/>
            <w:lang w:eastAsia="en-US"/>
          </w:rPr>
          <w:t>The Production Lead or SQF Practitioner verifies the area is safe before production resumes</w:t>
        </w:r>
      </w:ins>
    </w:p>
    <w:p w14:paraId="08BC85B6" w14:textId="77777777" w:rsidR="00415B25" w:rsidRPr="00415B25" w:rsidRDefault="00415B25" w:rsidP="00415B25">
      <w:pPr>
        <w:numPr>
          <w:ilvl w:val="0"/>
          <w:numId w:val="16"/>
        </w:numPr>
        <w:spacing w:before="100" w:beforeAutospacing="1" w:after="100" w:afterAutospacing="1" w:line="240" w:lineRule="auto"/>
        <w:outlineLvl w:val="2"/>
        <w:rPr>
          <w:ins w:id="52" w:author="Glenna DePoe" w:date="2026-03-17T14:48:00Z"/>
          <w:rFonts w:ascii="Calibri" w:eastAsia="Times New Roman" w:hAnsi="Calibri" w:cs="Calibri"/>
          <w:sz w:val="22"/>
          <w:szCs w:val="22"/>
          <w:lang w:eastAsia="en-US"/>
        </w:rPr>
      </w:pPr>
      <w:ins w:id="53" w:author="Glenna DePoe" w:date="2026-03-17T14:48:00Z">
        <w:r w:rsidRPr="00415B25">
          <w:rPr>
            <w:rFonts w:ascii="Calibri" w:eastAsia="Times New Roman" w:hAnsi="Calibri" w:cs="Calibri"/>
            <w:sz w:val="22"/>
            <w:szCs w:val="22"/>
            <w:lang w:eastAsia="en-US"/>
          </w:rPr>
          <w:t>Any affected product is evaluated and dispositioned in accordance with the Non-Conforming Product Procedure</w:t>
        </w:r>
      </w:ins>
    </w:p>
    <w:p w14:paraId="43624799" w14:textId="77777777" w:rsidR="00415B25" w:rsidRPr="00415B25" w:rsidRDefault="00415B25" w:rsidP="00415B25">
      <w:pPr>
        <w:spacing w:before="100" w:beforeAutospacing="1" w:after="100" w:afterAutospacing="1" w:line="240" w:lineRule="auto"/>
        <w:outlineLvl w:val="2"/>
        <w:rPr>
          <w:ins w:id="54" w:author="Glenna DePoe" w:date="2026-03-17T14:48:00Z"/>
          <w:rFonts w:ascii="Calibri" w:eastAsia="Times New Roman" w:hAnsi="Calibri" w:cs="Calibri"/>
          <w:sz w:val="22"/>
          <w:szCs w:val="22"/>
          <w:lang w:eastAsia="en-US"/>
        </w:rPr>
      </w:pPr>
      <w:ins w:id="55" w:author="Glenna DePoe" w:date="2026-03-17T14:48:00Z">
        <w:r w:rsidRPr="00415B25">
          <w:rPr>
            <w:rFonts w:ascii="Calibri" w:eastAsia="Times New Roman" w:hAnsi="Calibri" w:cs="Calibri"/>
            <w:sz w:val="22"/>
            <w:szCs w:val="22"/>
            <w:lang w:eastAsia="en-US"/>
          </w:rPr>
          <w:t>Glass windows in production areas are constructed of safety glass or are covered with protective film. All glass and brittle materials are included in the Glass Register and are subject to routine inspection to ensure integrity.</w:t>
        </w:r>
      </w:ins>
    </w:p>
    <w:p w14:paraId="370EC0A0" w14:textId="147DA781" w:rsidR="00415B25" w:rsidRPr="00415B25" w:rsidDel="00415B25" w:rsidRDefault="00415B25">
      <w:pPr>
        <w:pStyle w:val="NormalWeb"/>
        <w:rPr>
          <w:del w:id="56" w:author="Glenna DePoe" w:date="2026-03-17T14:48:00Z" w16du:dateUtc="2026-03-17T18:48:00Z"/>
          <w:rFonts w:ascii="Calibri" w:hAnsi="Calibri" w:cs="Calibri"/>
          <w:sz w:val="22"/>
          <w:szCs w:val="22"/>
          <w:rPrChange w:id="57" w:author="Glenna DePoe" w:date="2026-03-17T14:46:00Z" w16du:dateUtc="2026-03-17T18:46:00Z">
            <w:rPr>
              <w:del w:id="58" w:author="Glenna DePoe" w:date="2026-03-17T14:48:00Z" w16du:dateUtc="2026-03-17T18:48:00Z"/>
              <w:rFonts w:ascii="Times New Roman" w:eastAsia="Times New Roman" w:hAnsi="Times New Roman" w:cs="Times New Roman"/>
              <w:lang w:eastAsia="en-US"/>
            </w:rPr>
          </w:rPrChange>
        </w:rPr>
        <w:pPrChange w:id="59" w:author="Glenna DePoe" w:date="2026-03-17T14:43:00Z" w16du:dateUtc="2026-03-17T18:43:00Z">
          <w:pPr>
            <w:spacing w:before="100" w:beforeAutospacing="1" w:after="100" w:afterAutospacing="1" w:line="240" w:lineRule="auto"/>
            <w:outlineLvl w:val="2"/>
          </w:pPr>
        </w:pPrChange>
      </w:pPr>
    </w:p>
    <w:p w14:paraId="7901F823" w14:textId="75178C92" w:rsidR="007C5907" w:rsidRPr="00415B25" w:rsidDel="00415B25" w:rsidRDefault="007C5907" w:rsidP="007C5907">
      <w:pPr>
        <w:numPr>
          <w:ilvl w:val="0"/>
          <w:numId w:val="9"/>
        </w:numPr>
        <w:spacing w:before="100" w:beforeAutospacing="1" w:after="100" w:afterAutospacing="1" w:line="240" w:lineRule="auto"/>
        <w:rPr>
          <w:del w:id="60" w:author="Glenna DePoe" w:date="2026-03-17T14:43:00Z" w16du:dateUtc="2026-03-17T18:43:00Z"/>
          <w:rFonts w:ascii="Calibri" w:eastAsia="Times New Roman" w:hAnsi="Calibri" w:cs="Calibri"/>
          <w:sz w:val="22"/>
          <w:szCs w:val="22"/>
          <w:lang w:eastAsia="en-US"/>
        </w:rPr>
      </w:pPr>
      <w:del w:id="61" w:author="Glenna DePoe" w:date="2026-03-17T14:43:00Z" w16du:dateUtc="2026-03-17T18:43:00Z">
        <w:r w:rsidRPr="00415B25" w:rsidDel="00415B25">
          <w:rPr>
            <w:rFonts w:ascii="Calibri" w:eastAsia="Times New Roman" w:hAnsi="Calibri" w:cs="Calibri"/>
            <w:sz w:val="22"/>
            <w:szCs w:val="22"/>
            <w:lang w:eastAsia="en-US"/>
          </w:rPr>
          <w:delText>Glass use is minimized on-site.</w:delText>
        </w:r>
      </w:del>
    </w:p>
    <w:p w14:paraId="5B995D36" w14:textId="66C7D5D9" w:rsidR="007C5907" w:rsidRPr="00415B25" w:rsidDel="00415B25" w:rsidRDefault="007C5907" w:rsidP="007C5907">
      <w:pPr>
        <w:numPr>
          <w:ilvl w:val="0"/>
          <w:numId w:val="9"/>
        </w:numPr>
        <w:spacing w:before="100" w:beforeAutospacing="1" w:after="100" w:afterAutospacing="1" w:line="240" w:lineRule="auto"/>
        <w:rPr>
          <w:del w:id="62" w:author="Glenna DePoe" w:date="2026-03-17T14:43:00Z" w16du:dateUtc="2026-03-17T18:43:00Z"/>
          <w:rFonts w:ascii="Calibri" w:eastAsia="Times New Roman" w:hAnsi="Calibri" w:cs="Calibri"/>
          <w:sz w:val="22"/>
          <w:szCs w:val="22"/>
          <w:lang w:eastAsia="en-US"/>
        </w:rPr>
      </w:pPr>
      <w:del w:id="63" w:author="Glenna DePoe" w:date="2026-03-17T14:43:00Z" w16du:dateUtc="2026-03-17T18:43:00Z">
        <w:r w:rsidRPr="00415B25" w:rsidDel="00415B25">
          <w:rPr>
            <w:rFonts w:ascii="Calibri" w:eastAsia="Times New Roman" w:hAnsi="Calibri" w:cs="Calibri"/>
            <w:sz w:val="22"/>
            <w:szCs w:val="22"/>
            <w:lang w:eastAsia="en-US"/>
          </w:rPr>
          <w:delText>Glass, porcelain, ceramics, or brittle materials are not allowed in food areas (except for product packaging).</w:delText>
        </w:r>
      </w:del>
    </w:p>
    <w:p w14:paraId="2599BC42" w14:textId="06D6B691" w:rsidR="007C5907" w:rsidRPr="00415B25" w:rsidDel="00415B25" w:rsidRDefault="007C5907" w:rsidP="007C5907">
      <w:pPr>
        <w:numPr>
          <w:ilvl w:val="0"/>
          <w:numId w:val="9"/>
        </w:numPr>
        <w:spacing w:before="100" w:beforeAutospacing="1" w:after="100" w:afterAutospacing="1" w:line="240" w:lineRule="auto"/>
        <w:rPr>
          <w:del w:id="64" w:author="Glenna DePoe" w:date="2026-03-17T14:43:00Z" w16du:dateUtc="2026-03-17T18:43:00Z"/>
          <w:rFonts w:ascii="Calibri" w:eastAsia="Times New Roman" w:hAnsi="Calibri" w:cs="Calibri"/>
          <w:sz w:val="22"/>
          <w:szCs w:val="22"/>
          <w:lang w:eastAsia="en-US"/>
        </w:rPr>
      </w:pPr>
      <w:del w:id="65" w:author="Glenna DePoe" w:date="2026-03-17T14:43:00Z" w16du:dateUtc="2026-03-17T18:43:00Z">
        <w:r w:rsidRPr="00415B25" w:rsidDel="00415B25">
          <w:rPr>
            <w:rFonts w:ascii="Calibri" w:eastAsia="Times New Roman" w:hAnsi="Calibri" w:cs="Calibri"/>
            <w:sz w:val="22"/>
            <w:szCs w:val="22"/>
            <w:lang w:eastAsia="en-US"/>
          </w:rPr>
          <w:delText xml:space="preserve">Glass windows in production areas must be safety glass or covered with protective </w:delText>
        </w:r>
        <w:commentRangeStart w:id="66"/>
        <w:r w:rsidRPr="00415B25" w:rsidDel="00415B25">
          <w:rPr>
            <w:rFonts w:ascii="Calibri" w:eastAsia="Times New Roman" w:hAnsi="Calibri" w:cs="Calibri"/>
            <w:sz w:val="22"/>
            <w:szCs w:val="22"/>
            <w:lang w:eastAsia="en-US"/>
          </w:rPr>
          <w:delText>film</w:delText>
        </w:r>
        <w:commentRangeEnd w:id="66"/>
        <w:r w:rsidR="0042336F" w:rsidRPr="00415B25" w:rsidDel="00415B25">
          <w:rPr>
            <w:rStyle w:val="CommentReference"/>
            <w:rFonts w:ascii="Calibri" w:eastAsia="Times New Roman" w:hAnsi="Calibri" w:cs="Calibri"/>
            <w:sz w:val="22"/>
            <w:szCs w:val="22"/>
            <w:lang w:eastAsia="en-US"/>
          </w:rPr>
          <w:commentReference w:id="66"/>
        </w:r>
        <w:r w:rsidRPr="00415B25" w:rsidDel="00415B25">
          <w:rPr>
            <w:rFonts w:ascii="Calibri" w:eastAsia="Times New Roman" w:hAnsi="Calibri" w:cs="Calibri"/>
            <w:sz w:val="22"/>
            <w:szCs w:val="22"/>
            <w:lang w:eastAsia="en-US"/>
          </w:rPr>
          <w:delText>.</w:delText>
        </w:r>
      </w:del>
    </w:p>
    <w:p w14:paraId="15D7E913" w14:textId="407C7E99" w:rsidR="007C5907" w:rsidRPr="00415B25" w:rsidDel="00415B25" w:rsidRDefault="007C5907" w:rsidP="007C5907">
      <w:pPr>
        <w:numPr>
          <w:ilvl w:val="0"/>
          <w:numId w:val="9"/>
        </w:numPr>
        <w:spacing w:before="100" w:beforeAutospacing="1" w:after="100" w:afterAutospacing="1" w:line="240" w:lineRule="auto"/>
        <w:rPr>
          <w:del w:id="67" w:author="Glenna DePoe" w:date="2026-03-17T14:43:00Z" w16du:dateUtc="2026-03-17T18:43:00Z"/>
          <w:rFonts w:ascii="Calibri" w:eastAsia="Times New Roman" w:hAnsi="Calibri" w:cs="Calibri"/>
          <w:sz w:val="22"/>
          <w:szCs w:val="22"/>
          <w:lang w:eastAsia="en-US"/>
        </w:rPr>
      </w:pPr>
      <w:del w:id="68" w:author="Glenna DePoe" w:date="2026-03-17T14:43:00Z" w16du:dateUtc="2026-03-17T18:43:00Z">
        <w:r w:rsidRPr="00415B25" w:rsidDel="00415B25">
          <w:rPr>
            <w:rFonts w:ascii="Calibri" w:eastAsia="Times New Roman" w:hAnsi="Calibri" w:cs="Calibri"/>
            <w:sz w:val="22"/>
            <w:szCs w:val="22"/>
            <w:lang w:eastAsia="en-US"/>
          </w:rPr>
          <w:delText>A Glass Register tracks all glass and brittle materials, with daily inspections recorded.</w:delText>
        </w:r>
      </w:del>
    </w:p>
    <w:p w14:paraId="1715411E" w14:textId="77777777" w:rsidR="007C5907" w:rsidRPr="00415B25" w:rsidRDefault="007C5907" w:rsidP="007C5907">
      <w:pPr>
        <w:spacing w:before="100" w:beforeAutospacing="1" w:after="100" w:afterAutospacing="1" w:line="240" w:lineRule="auto"/>
        <w:outlineLvl w:val="2"/>
        <w:rPr>
          <w:rFonts w:ascii="Calibri" w:eastAsia="Times New Roman" w:hAnsi="Calibri" w:cs="Calibri"/>
          <w:sz w:val="22"/>
          <w:szCs w:val="22"/>
          <w:u w:val="single"/>
          <w:lang w:eastAsia="en-US"/>
        </w:rPr>
      </w:pPr>
      <w:r w:rsidRPr="00415B25">
        <w:rPr>
          <w:rFonts w:ascii="Calibri" w:eastAsia="Times New Roman" w:hAnsi="Calibri" w:cs="Calibri"/>
          <w:sz w:val="22"/>
          <w:szCs w:val="22"/>
          <w:u w:val="single"/>
          <w:lang w:eastAsia="en-US"/>
        </w:rPr>
        <w:t>Wood Control</w:t>
      </w:r>
    </w:p>
    <w:p w14:paraId="256FCCC1" w14:textId="77777777" w:rsidR="007C5907" w:rsidRPr="00415B25" w:rsidRDefault="007C5907" w:rsidP="007C5907">
      <w:pPr>
        <w:numPr>
          <w:ilvl w:val="0"/>
          <w:numId w:val="10"/>
        </w:numPr>
        <w:spacing w:before="100" w:beforeAutospacing="1" w:after="100" w:afterAutospacing="1" w:line="240" w:lineRule="auto"/>
        <w:rPr>
          <w:rFonts w:ascii="Calibri" w:eastAsia="Times New Roman" w:hAnsi="Calibri" w:cs="Calibri"/>
          <w:sz w:val="22"/>
          <w:szCs w:val="22"/>
          <w:lang w:eastAsia="en-US"/>
        </w:rPr>
      </w:pPr>
      <w:r w:rsidRPr="00415B25">
        <w:rPr>
          <w:rFonts w:ascii="Calibri" w:eastAsia="Times New Roman" w:hAnsi="Calibri" w:cs="Calibri"/>
          <w:sz w:val="22"/>
          <w:szCs w:val="22"/>
          <w:lang w:eastAsia="en-US"/>
        </w:rPr>
        <w:t>Wood use is restricted in production areas.</w:t>
      </w:r>
    </w:p>
    <w:p w14:paraId="4D0ECC13" w14:textId="77777777" w:rsidR="007C5907" w:rsidRPr="00415B25" w:rsidRDefault="007C5907" w:rsidP="007C5907">
      <w:pPr>
        <w:numPr>
          <w:ilvl w:val="0"/>
          <w:numId w:val="10"/>
        </w:numPr>
        <w:spacing w:before="100" w:beforeAutospacing="1" w:after="100" w:afterAutospacing="1" w:line="240" w:lineRule="auto"/>
        <w:rPr>
          <w:rFonts w:ascii="Calibri" w:eastAsia="Times New Roman" w:hAnsi="Calibri" w:cs="Calibri"/>
          <w:sz w:val="22"/>
          <w:szCs w:val="22"/>
          <w:lang w:eastAsia="en-US"/>
        </w:rPr>
      </w:pPr>
      <w:r w:rsidRPr="00415B25">
        <w:rPr>
          <w:rFonts w:ascii="Calibri" w:eastAsia="Times New Roman" w:hAnsi="Calibri" w:cs="Calibri"/>
          <w:sz w:val="22"/>
          <w:szCs w:val="22"/>
          <w:lang w:eastAsia="en-US"/>
        </w:rPr>
        <w:t>Wooden pallets are allowed for packed products but must be inspected and separated with a pallet layer card.</w:t>
      </w:r>
    </w:p>
    <w:p w14:paraId="64105160" w14:textId="77777777" w:rsidR="007C5907" w:rsidRPr="00415B25" w:rsidRDefault="007C5907" w:rsidP="007C5907">
      <w:pPr>
        <w:numPr>
          <w:ilvl w:val="0"/>
          <w:numId w:val="10"/>
        </w:numPr>
        <w:spacing w:before="100" w:beforeAutospacing="1" w:after="100" w:afterAutospacing="1" w:line="240" w:lineRule="auto"/>
        <w:rPr>
          <w:rFonts w:ascii="Calibri" w:eastAsia="Times New Roman" w:hAnsi="Calibri" w:cs="Calibri"/>
          <w:sz w:val="22"/>
          <w:szCs w:val="22"/>
          <w:lang w:eastAsia="en-US"/>
        </w:rPr>
      </w:pPr>
      <w:r w:rsidRPr="00415B25">
        <w:rPr>
          <w:rFonts w:ascii="Calibri" w:eastAsia="Times New Roman" w:hAnsi="Calibri" w:cs="Calibri"/>
          <w:sz w:val="22"/>
          <w:szCs w:val="22"/>
          <w:lang w:eastAsia="en-US"/>
        </w:rPr>
        <w:t>Wood paneling and composite wood tables are used but subject to daily pre-operation checks.</w:t>
      </w:r>
    </w:p>
    <w:p w14:paraId="610ECA28" w14:textId="77777777" w:rsidR="007C5907" w:rsidRPr="00415B25" w:rsidRDefault="007C5907" w:rsidP="007C5907">
      <w:pPr>
        <w:spacing w:before="100" w:beforeAutospacing="1" w:after="100" w:afterAutospacing="1" w:line="240" w:lineRule="auto"/>
        <w:outlineLvl w:val="2"/>
        <w:rPr>
          <w:rFonts w:ascii="Calibri" w:eastAsia="Times New Roman" w:hAnsi="Calibri" w:cs="Calibri"/>
          <w:sz w:val="22"/>
          <w:szCs w:val="22"/>
          <w:u w:val="single"/>
          <w:lang w:eastAsia="en-US"/>
        </w:rPr>
      </w:pPr>
      <w:r w:rsidRPr="00415B25">
        <w:rPr>
          <w:rFonts w:ascii="Calibri" w:eastAsia="Times New Roman" w:hAnsi="Calibri" w:cs="Calibri"/>
          <w:sz w:val="22"/>
          <w:szCs w:val="22"/>
          <w:u w:val="single"/>
          <w:lang w:eastAsia="en-US"/>
        </w:rPr>
        <w:t>Metal Control</w:t>
      </w:r>
    </w:p>
    <w:p w14:paraId="0F6E4B28" w14:textId="77777777" w:rsidR="007C5907" w:rsidRPr="00415B25" w:rsidDel="00415B25" w:rsidRDefault="007C5907" w:rsidP="00415B25">
      <w:pPr>
        <w:spacing w:before="100" w:beforeAutospacing="1" w:after="100" w:afterAutospacing="1" w:line="240" w:lineRule="auto"/>
        <w:rPr>
          <w:del w:id="69" w:author="Glenna DePoe" w:date="2026-03-17T14:44:00Z" w16du:dateUtc="2026-03-17T18:44:00Z"/>
          <w:rFonts w:ascii="Calibri" w:eastAsia="Times New Roman" w:hAnsi="Calibri" w:cs="Calibri"/>
          <w:sz w:val="22"/>
          <w:szCs w:val="22"/>
          <w:lang w:eastAsia="en-US"/>
        </w:rPr>
      </w:pPr>
      <w:r w:rsidRPr="00415B25">
        <w:rPr>
          <w:rFonts w:ascii="Calibri" w:eastAsia="Times New Roman" w:hAnsi="Calibri" w:cs="Calibri"/>
          <w:sz w:val="22"/>
          <w:szCs w:val="22"/>
          <w:lang w:eastAsia="en-US"/>
        </w:rPr>
        <w:t>Loose metal objects are removed or securely fastened and inspected regularly.</w:t>
      </w:r>
    </w:p>
    <w:p w14:paraId="76E0E67F" w14:textId="77777777" w:rsidR="00415B25" w:rsidRPr="00415B25" w:rsidRDefault="00415B25" w:rsidP="007C5907">
      <w:pPr>
        <w:numPr>
          <w:ilvl w:val="0"/>
          <w:numId w:val="11"/>
        </w:numPr>
        <w:spacing w:before="100" w:beforeAutospacing="1" w:after="100" w:afterAutospacing="1" w:line="240" w:lineRule="auto"/>
        <w:rPr>
          <w:ins w:id="70" w:author="Glenna DePoe" w:date="2026-03-17T14:46:00Z" w16du:dateUtc="2026-03-17T18:46:00Z"/>
          <w:rFonts w:ascii="Calibri" w:eastAsia="Times New Roman" w:hAnsi="Calibri" w:cs="Calibri"/>
          <w:sz w:val="22"/>
          <w:szCs w:val="22"/>
          <w:lang w:eastAsia="en-US"/>
        </w:rPr>
      </w:pPr>
    </w:p>
    <w:p w14:paraId="4E8C24CD" w14:textId="77777777" w:rsidR="00415B25" w:rsidRPr="00415B25" w:rsidRDefault="00415B25" w:rsidP="00415B25">
      <w:pPr>
        <w:spacing w:before="100" w:beforeAutospacing="1" w:after="100" w:afterAutospacing="1" w:line="240" w:lineRule="auto"/>
        <w:rPr>
          <w:ins w:id="71" w:author="Glenna DePoe" w:date="2026-03-17T14:44:00Z"/>
          <w:rFonts w:ascii="Calibri" w:eastAsia="Times New Roman" w:hAnsi="Calibri" w:cs="Calibri"/>
          <w:sz w:val="22"/>
          <w:szCs w:val="22"/>
          <w:u w:val="single"/>
          <w:lang w:eastAsia="en-US"/>
          <w:rPrChange w:id="72" w:author="Glenna DePoe" w:date="2026-03-17T14:46:00Z" w16du:dateUtc="2026-03-17T18:46:00Z">
            <w:rPr>
              <w:ins w:id="73" w:author="Glenna DePoe" w:date="2026-03-17T14:44:00Z"/>
              <w:rFonts w:ascii="Calibri" w:eastAsia="Times New Roman" w:hAnsi="Calibri" w:cs="Calibri"/>
              <w:sz w:val="22"/>
              <w:szCs w:val="22"/>
              <w:lang w:eastAsia="en-US"/>
            </w:rPr>
          </w:rPrChange>
        </w:rPr>
      </w:pPr>
      <w:ins w:id="74" w:author="Glenna DePoe" w:date="2026-03-17T14:44:00Z">
        <w:r w:rsidRPr="00415B25">
          <w:rPr>
            <w:rFonts w:ascii="Calibri" w:eastAsia="Times New Roman" w:hAnsi="Calibri" w:cs="Calibri"/>
            <w:sz w:val="22"/>
            <w:szCs w:val="22"/>
            <w:u w:val="single"/>
            <w:lang w:eastAsia="en-US"/>
            <w:rPrChange w:id="75" w:author="Glenna DePoe" w:date="2026-03-17T14:46:00Z" w16du:dateUtc="2026-03-17T18:46:00Z">
              <w:rPr>
                <w:rFonts w:ascii="Calibri" w:eastAsia="Times New Roman" w:hAnsi="Calibri" w:cs="Calibri"/>
                <w:b/>
                <w:bCs/>
                <w:sz w:val="22"/>
                <w:szCs w:val="22"/>
                <w:lang w:eastAsia="en-US"/>
              </w:rPr>
            </w:rPrChange>
          </w:rPr>
          <w:t>Knife and Tool Control</w:t>
        </w:r>
      </w:ins>
    </w:p>
    <w:p w14:paraId="716CA988" w14:textId="77777777" w:rsidR="00415B25" w:rsidRPr="00415B25" w:rsidRDefault="00415B25" w:rsidP="00415B25">
      <w:pPr>
        <w:spacing w:before="100" w:beforeAutospacing="1" w:after="100" w:afterAutospacing="1" w:line="240" w:lineRule="auto"/>
        <w:rPr>
          <w:ins w:id="76" w:author="Glenna DePoe" w:date="2026-03-17T14:44:00Z"/>
          <w:rFonts w:ascii="Calibri" w:eastAsia="Times New Roman" w:hAnsi="Calibri" w:cs="Calibri"/>
          <w:sz w:val="22"/>
          <w:szCs w:val="22"/>
          <w:lang w:eastAsia="en-US"/>
        </w:rPr>
      </w:pPr>
      <w:ins w:id="77" w:author="Glenna DePoe" w:date="2026-03-17T14:44:00Z">
        <w:r w:rsidRPr="00415B25">
          <w:rPr>
            <w:rFonts w:ascii="Calibri" w:eastAsia="Times New Roman" w:hAnsi="Calibri" w:cs="Calibri"/>
            <w:sz w:val="22"/>
            <w:szCs w:val="22"/>
            <w:lang w:eastAsia="en-US"/>
          </w:rPr>
          <w:t>Knives and cutting tools used in production are controlled to prevent loss, damage, or contamination.</w:t>
        </w:r>
      </w:ins>
    </w:p>
    <w:p w14:paraId="70B0B72C" w14:textId="77777777" w:rsidR="00415B25" w:rsidRPr="00415B25" w:rsidRDefault="00415B25" w:rsidP="00415B25">
      <w:pPr>
        <w:spacing w:before="100" w:beforeAutospacing="1" w:after="100" w:afterAutospacing="1" w:line="240" w:lineRule="auto"/>
        <w:rPr>
          <w:ins w:id="78" w:author="Glenna DePoe" w:date="2026-03-17T14:44:00Z"/>
          <w:rFonts w:ascii="Calibri" w:eastAsia="Times New Roman" w:hAnsi="Calibri" w:cs="Calibri"/>
          <w:sz w:val="22"/>
          <w:szCs w:val="22"/>
          <w:lang w:eastAsia="en-US"/>
        </w:rPr>
      </w:pPr>
      <w:ins w:id="79" w:author="Glenna DePoe" w:date="2026-03-17T14:44:00Z">
        <w:r w:rsidRPr="00415B25">
          <w:rPr>
            <w:rFonts w:ascii="Calibri" w:eastAsia="Times New Roman" w:hAnsi="Calibri" w:cs="Calibri"/>
            <w:sz w:val="22"/>
            <w:szCs w:val="22"/>
            <w:lang w:eastAsia="en-US"/>
          </w:rPr>
          <w:t>Controls include:</w:t>
        </w:r>
      </w:ins>
    </w:p>
    <w:p w14:paraId="466FFB0F" w14:textId="77777777" w:rsidR="00415B25" w:rsidRPr="00415B25" w:rsidRDefault="00415B25" w:rsidP="00415B25">
      <w:pPr>
        <w:numPr>
          <w:ilvl w:val="0"/>
          <w:numId w:val="15"/>
        </w:numPr>
        <w:spacing w:before="100" w:beforeAutospacing="1" w:after="100" w:afterAutospacing="1" w:line="240" w:lineRule="auto"/>
        <w:rPr>
          <w:ins w:id="80" w:author="Glenna DePoe" w:date="2026-03-17T14:44:00Z"/>
          <w:rFonts w:ascii="Calibri" w:eastAsia="Times New Roman" w:hAnsi="Calibri" w:cs="Calibri"/>
          <w:sz w:val="22"/>
          <w:szCs w:val="22"/>
          <w:lang w:eastAsia="en-US"/>
        </w:rPr>
      </w:pPr>
      <w:ins w:id="81" w:author="Glenna DePoe" w:date="2026-03-17T14:44:00Z">
        <w:r w:rsidRPr="00415B25">
          <w:rPr>
            <w:rFonts w:ascii="Calibri" w:eastAsia="Times New Roman" w:hAnsi="Calibri" w:cs="Calibri"/>
            <w:sz w:val="22"/>
            <w:szCs w:val="22"/>
            <w:lang w:eastAsia="en-US"/>
          </w:rPr>
          <w:t>Storage in designated locations when not in use</w:t>
        </w:r>
      </w:ins>
    </w:p>
    <w:p w14:paraId="50FF53D4" w14:textId="77777777" w:rsidR="00415B25" w:rsidRPr="00415B25" w:rsidRDefault="00415B25" w:rsidP="00415B25">
      <w:pPr>
        <w:numPr>
          <w:ilvl w:val="0"/>
          <w:numId w:val="15"/>
        </w:numPr>
        <w:spacing w:before="100" w:beforeAutospacing="1" w:after="100" w:afterAutospacing="1" w:line="240" w:lineRule="auto"/>
        <w:rPr>
          <w:ins w:id="82" w:author="Glenna DePoe" w:date="2026-03-17T14:44:00Z"/>
          <w:rFonts w:ascii="Calibri" w:eastAsia="Times New Roman" w:hAnsi="Calibri" w:cs="Calibri"/>
          <w:sz w:val="22"/>
          <w:szCs w:val="22"/>
          <w:lang w:eastAsia="en-US"/>
        </w:rPr>
      </w:pPr>
      <w:ins w:id="83" w:author="Glenna DePoe" w:date="2026-03-17T14:44:00Z">
        <w:r w:rsidRPr="00415B25">
          <w:rPr>
            <w:rFonts w:ascii="Calibri" w:eastAsia="Times New Roman" w:hAnsi="Calibri" w:cs="Calibri"/>
            <w:sz w:val="22"/>
            <w:szCs w:val="22"/>
            <w:lang w:eastAsia="en-US"/>
          </w:rPr>
          <w:t>Inspection during pre-operational checks</w:t>
        </w:r>
      </w:ins>
    </w:p>
    <w:p w14:paraId="6E3FBCA3" w14:textId="77777777" w:rsidR="00415B25" w:rsidRPr="00415B25" w:rsidRDefault="00415B25" w:rsidP="00415B25">
      <w:pPr>
        <w:numPr>
          <w:ilvl w:val="0"/>
          <w:numId w:val="15"/>
        </w:numPr>
        <w:spacing w:before="100" w:beforeAutospacing="1" w:after="100" w:afterAutospacing="1" w:line="240" w:lineRule="auto"/>
        <w:rPr>
          <w:ins w:id="84" w:author="Glenna DePoe" w:date="2026-03-17T14:44:00Z"/>
          <w:rFonts w:ascii="Calibri" w:eastAsia="Times New Roman" w:hAnsi="Calibri" w:cs="Calibri"/>
          <w:sz w:val="22"/>
          <w:szCs w:val="22"/>
          <w:lang w:eastAsia="en-US"/>
        </w:rPr>
      </w:pPr>
      <w:ins w:id="85" w:author="Glenna DePoe" w:date="2026-03-17T14:44:00Z">
        <w:r w:rsidRPr="00415B25">
          <w:rPr>
            <w:rFonts w:ascii="Calibri" w:eastAsia="Times New Roman" w:hAnsi="Calibri" w:cs="Calibri"/>
            <w:sz w:val="22"/>
            <w:szCs w:val="22"/>
            <w:lang w:eastAsia="en-US"/>
          </w:rPr>
          <w:t>Immediate reporting of any damaged or missing tools</w:t>
        </w:r>
      </w:ins>
    </w:p>
    <w:p w14:paraId="27974D29" w14:textId="6BED76B6" w:rsidR="00415B25" w:rsidRPr="00415B25" w:rsidRDefault="00415B25" w:rsidP="00415B25">
      <w:pPr>
        <w:numPr>
          <w:ilvl w:val="0"/>
          <w:numId w:val="15"/>
        </w:numPr>
        <w:spacing w:before="100" w:beforeAutospacing="1" w:after="100" w:afterAutospacing="1" w:line="240" w:lineRule="auto"/>
        <w:rPr>
          <w:ins w:id="86" w:author="Glenna DePoe" w:date="2026-03-17T14:49:00Z" w16du:dateUtc="2026-03-17T18:49:00Z"/>
          <w:rFonts w:ascii="Calibri" w:eastAsia="Times New Roman" w:hAnsi="Calibri" w:cs="Calibri"/>
          <w:sz w:val="22"/>
          <w:szCs w:val="22"/>
          <w:lang w:eastAsia="en-US"/>
        </w:rPr>
      </w:pPr>
      <w:ins w:id="87" w:author="Glenna DePoe" w:date="2026-03-17T14:44:00Z">
        <w:r w:rsidRPr="00415B25">
          <w:rPr>
            <w:rFonts w:ascii="Calibri" w:eastAsia="Times New Roman" w:hAnsi="Calibri" w:cs="Calibri"/>
            <w:sz w:val="22"/>
            <w:szCs w:val="22"/>
            <w:lang w:eastAsia="en-US"/>
          </w:rPr>
          <w:t>Replacement of damaged tools prior to continued use</w:t>
        </w:r>
      </w:ins>
    </w:p>
    <w:p w14:paraId="5F920CAB" w14:textId="0B32669D" w:rsidR="00415B25" w:rsidRPr="00415B25" w:rsidRDefault="00415B25">
      <w:pPr>
        <w:spacing w:before="100" w:beforeAutospacing="1" w:after="100" w:afterAutospacing="1" w:line="240" w:lineRule="auto"/>
        <w:rPr>
          <w:ins w:id="88" w:author="Glenna DePoe" w:date="2026-03-17T14:44:00Z" w16du:dateUtc="2026-03-17T18:44:00Z"/>
          <w:rFonts w:ascii="Calibri" w:eastAsia="Times New Roman" w:hAnsi="Calibri" w:cs="Calibri"/>
          <w:sz w:val="22"/>
          <w:szCs w:val="22"/>
          <w:lang w:eastAsia="en-US"/>
        </w:rPr>
        <w:pPrChange w:id="89" w:author="Glenna DePoe" w:date="2026-03-17T14:49:00Z" w16du:dateUtc="2026-03-17T18:49:00Z">
          <w:pPr>
            <w:numPr>
              <w:numId w:val="11"/>
            </w:numPr>
            <w:tabs>
              <w:tab w:val="num" w:pos="720"/>
            </w:tabs>
            <w:spacing w:before="100" w:beforeAutospacing="1" w:after="100" w:afterAutospacing="1" w:line="240" w:lineRule="auto"/>
            <w:ind w:left="720" w:hanging="360"/>
          </w:pPr>
        </w:pPrChange>
      </w:pPr>
      <w:ins w:id="90" w:author="Glenna DePoe" w:date="2026-03-17T14:44:00Z">
        <w:r w:rsidRPr="00415B25">
          <w:rPr>
            <w:rFonts w:ascii="Calibri" w:eastAsia="Times New Roman" w:hAnsi="Calibri" w:cs="Calibri"/>
            <w:sz w:val="22"/>
            <w:szCs w:val="22"/>
            <w:lang w:eastAsia="en-US"/>
          </w:rPr>
          <w:t>Snap-off blades are strictly prohibited in all production and food handling areas.</w:t>
        </w:r>
      </w:ins>
    </w:p>
    <w:p w14:paraId="55B3A016" w14:textId="395AC771" w:rsidR="00111809" w:rsidRPr="00415B25" w:rsidDel="00415B25" w:rsidRDefault="007C5907" w:rsidP="00415B25">
      <w:pPr>
        <w:numPr>
          <w:ilvl w:val="0"/>
          <w:numId w:val="11"/>
        </w:numPr>
        <w:spacing w:before="100" w:beforeAutospacing="1" w:after="100" w:afterAutospacing="1" w:line="240" w:lineRule="auto"/>
        <w:rPr>
          <w:del w:id="91" w:author="Glenna DePoe" w:date="2026-03-17T14:44:00Z" w16du:dateUtc="2026-03-17T18:44:00Z"/>
          <w:rFonts w:ascii="Calibri" w:eastAsia="Times New Roman" w:hAnsi="Calibri" w:cs="Calibri"/>
          <w:sz w:val="22"/>
          <w:szCs w:val="22"/>
          <w:lang w:eastAsia="en-US"/>
        </w:rPr>
      </w:pPr>
      <w:del w:id="92" w:author="Glenna DePoe" w:date="2026-03-17T14:44:00Z" w16du:dateUtc="2026-03-17T18:44:00Z">
        <w:r w:rsidRPr="00415B25" w:rsidDel="00415B25">
          <w:rPr>
            <w:rFonts w:ascii="Calibri" w:eastAsia="Times New Roman" w:hAnsi="Calibri" w:cs="Calibri"/>
            <w:sz w:val="22"/>
            <w:szCs w:val="22"/>
            <w:lang w:eastAsia="en-US"/>
          </w:rPr>
          <w:delText xml:space="preserve">Knives and cutting tools are </w:delText>
        </w:r>
        <w:commentRangeStart w:id="93"/>
        <w:r w:rsidRPr="00415B25" w:rsidDel="00415B25">
          <w:rPr>
            <w:rFonts w:ascii="Calibri" w:eastAsia="Times New Roman" w:hAnsi="Calibri" w:cs="Calibri"/>
            <w:sz w:val="22"/>
            <w:szCs w:val="22"/>
            <w:lang w:eastAsia="en-US"/>
          </w:rPr>
          <w:delText>controlled</w:delText>
        </w:r>
        <w:commentRangeEnd w:id="93"/>
        <w:r w:rsidR="0064066B" w:rsidRPr="00415B25" w:rsidDel="00415B25">
          <w:rPr>
            <w:rStyle w:val="CommentReference"/>
            <w:rFonts w:ascii="Calibri" w:eastAsia="Times New Roman" w:hAnsi="Calibri" w:cs="Calibri"/>
            <w:sz w:val="22"/>
            <w:szCs w:val="22"/>
            <w:lang w:eastAsia="en-US"/>
          </w:rPr>
          <w:commentReference w:id="93"/>
        </w:r>
        <w:r w:rsidRPr="00415B25" w:rsidDel="00415B25">
          <w:rPr>
            <w:rFonts w:ascii="Calibri" w:eastAsia="Times New Roman" w:hAnsi="Calibri" w:cs="Calibri"/>
            <w:sz w:val="22"/>
            <w:szCs w:val="22"/>
            <w:lang w:eastAsia="en-US"/>
          </w:rPr>
          <w:delText>, cleaned, and maintained. Snap-off blades are prohibited.</w:delText>
        </w:r>
      </w:del>
    </w:p>
    <w:p w14:paraId="059D5CFB" w14:textId="732DFEE4" w:rsidR="00874C25" w:rsidRPr="00E35BB4" w:rsidDel="00415B25" w:rsidRDefault="00874C25" w:rsidP="00874C25">
      <w:pPr>
        <w:pStyle w:val="Heading3"/>
        <w:rPr>
          <w:del w:id="94" w:author="Glenna DePoe" w:date="2026-03-17T14:45:00Z" w16du:dateUtc="2026-03-17T18:45:00Z"/>
          <w:rFonts w:ascii="Calibri" w:hAnsi="Calibri" w:cs="Calibri"/>
          <w:color w:val="auto"/>
          <w:sz w:val="22"/>
          <w:szCs w:val="22"/>
          <w:u w:val="single"/>
        </w:rPr>
      </w:pPr>
      <w:del w:id="95" w:author="Glenna DePoe" w:date="2026-03-17T14:45:00Z" w16du:dateUtc="2026-03-17T18:45:00Z">
        <w:r w:rsidRPr="00E35BB4" w:rsidDel="00415B25">
          <w:rPr>
            <w:rFonts w:ascii="Calibri" w:hAnsi="Calibri" w:cs="Calibri"/>
            <w:color w:val="auto"/>
            <w:sz w:val="22"/>
            <w:szCs w:val="22"/>
            <w:u w:val="single"/>
          </w:rPr>
          <w:delText>Foreign Material Detection Devices</w:delText>
        </w:r>
      </w:del>
    </w:p>
    <w:p w14:paraId="0104CA73" w14:textId="5BE4E32D" w:rsidR="00874C25" w:rsidRPr="00E35BB4" w:rsidDel="00415B25" w:rsidRDefault="00874C25" w:rsidP="00874C25">
      <w:pPr>
        <w:pStyle w:val="NormalWeb"/>
        <w:rPr>
          <w:del w:id="96" w:author="Glenna DePoe" w:date="2026-03-17T14:45:00Z" w16du:dateUtc="2026-03-17T18:45:00Z"/>
          <w:rFonts w:ascii="Calibri" w:hAnsi="Calibri" w:cs="Calibri"/>
          <w:sz w:val="22"/>
          <w:szCs w:val="22"/>
        </w:rPr>
      </w:pPr>
      <w:del w:id="97" w:author="Glenna DePoe" w:date="2026-03-17T14:45:00Z" w16du:dateUtc="2026-03-17T18:45:00Z">
        <w:r w:rsidRPr="00E35BB4" w:rsidDel="00415B25">
          <w:rPr>
            <w:rFonts w:ascii="Calibri" w:hAnsi="Calibri" w:cs="Calibri"/>
            <w:sz w:val="22"/>
            <w:szCs w:val="22"/>
          </w:rPr>
          <w:delText>Where applicable, physical foreign material detection devices such as screens, sieves, or magnets are used to minimize contamination risk.</w:delText>
        </w:r>
      </w:del>
    </w:p>
    <w:p w14:paraId="2FD75946" w14:textId="5C794ECB" w:rsidR="00874C25" w:rsidRPr="00E35BB4" w:rsidDel="00415B25" w:rsidRDefault="00874C25" w:rsidP="00874C25">
      <w:pPr>
        <w:pStyle w:val="NormalWeb"/>
        <w:rPr>
          <w:del w:id="98" w:author="Glenna DePoe" w:date="2026-03-17T14:45:00Z" w16du:dateUtc="2026-03-17T18:45:00Z"/>
          <w:rFonts w:ascii="Calibri" w:hAnsi="Calibri" w:cs="Calibri"/>
          <w:sz w:val="22"/>
          <w:szCs w:val="22"/>
        </w:rPr>
      </w:pPr>
      <w:del w:id="99" w:author="Glenna DePoe" w:date="2026-03-17T14:45:00Z" w16du:dateUtc="2026-03-17T18:45:00Z">
        <w:r w:rsidRPr="00E35BB4" w:rsidDel="00415B25">
          <w:rPr>
            <w:rFonts w:ascii="Calibri" w:hAnsi="Calibri" w:cs="Calibri"/>
            <w:sz w:val="22"/>
            <w:szCs w:val="22"/>
          </w:rPr>
          <w:delText>Devices are inspected for integrity during pre-operational inspections. Any damaged or compromised equipment is removed from service immediately and repaired or replaced.</w:delText>
        </w:r>
      </w:del>
    </w:p>
    <w:p w14:paraId="73888E72" w14:textId="43DC04EC" w:rsidR="00874C25" w:rsidRPr="00E35BB4" w:rsidDel="00415B25" w:rsidRDefault="00874C25" w:rsidP="00874C25">
      <w:pPr>
        <w:pStyle w:val="NormalWeb"/>
        <w:rPr>
          <w:del w:id="100" w:author="Glenna DePoe" w:date="2026-03-17T14:45:00Z" w16du:dateUtc="2026-03-17T18:45:00Z"/>
          <w:rFonts w:ascii="Calibri" w:hAnsi="Calibri" w:cs="Calibri"/>
          <w:sz w:val="22"/>
          <w:szCs w:val="22"/>
        </w:rPr>
      </w:pPr>
      <w:del w:id="101" w:author="Glenna DePoe" w:date="2026-03-17T14:45:00Z" w16du:dateUtc="2026-03-17T18:45:00Z">
        <w:r w:rsidRPr="00E35BB4" w:rsidDel="00415B25">
          <w:rPr>
            <w:rFonts w:ascii="Calibri" w:hAnsi="Calibri" w:cs="Calibri"/>
            <w:sz w:val="22"/>
            <w:szCs w:val="22"/>
          </w:rPr>
          <w:delText>If a foreign material incident occurs, affected product is placed on hold and evaluated under the Non-Conforming Product procedure.</w:delText>
        </w:r>
      </w:del>
    </w:p>
    <w:p w14:paraId="58CDA3B6" w14:textId="53B55868" w:rsidR="00874C25" w:rsidRPr="00E35BB4" w:rsidDel="00415B25" w:rsidRDefault="00874C25" w:rsidP="00874C25">
      <w:pPr>
        <w:pStyle w:val="NormalWeb"/>
        <w:rPr>
          <w:del w:id="102" w:author="Glenna DePoe" w:date="2026-03-17T14:45:00Z" w16du:dateUtc="2026-03-17T18:45:00Z"/>
          <w:rFonts w:ascii="Calibri" w:hAnsi="Calibri" w:cs="Calibri"/>
          <w:sz w:val="22"/>
          <w:szCs w:val="22"/>
        </w:rPr>
      </w:pPr>
      <w:del w:id="103" w:author="Glenna DePoe" w:date="2026-03-17T14:45:00Z" w16du:dateUtc="2026-03-17T18:45:00Z">
        <w:r w:rsidRPr="00E35BB4" w:rsidDel="00415B25">
          <w:rPr>
            <w:rFonts w:ascii="Calibri" w:hAnsi="Calibri" w:cs="Calibri"/>
            <w:sz w:val="22"/>
            <w:szCs w:val="22"/>
          </w:rPr>
          <w:delText>Verification of device condition is documented on pre-operational inspection records.</w:delText>
        </w:r>
      </w:del>
    </w:p>
    <w:p w14:paraId="7CF17C03" w14:textId="77777777" w:rsidR="00874C25" w:rsidRDefault="00874C25" w:rsidP="00874C25">
      <w:pPr>
        <w:spacing w:before="100" w:beforeAutospacing="1" w:after="100" w:afterAutospacing="1" w:line="240" w:lineRule="auto"/>
        <w:rPr>
          <w:rFonts w:ascii="Calibri" w:eastAsia="Times New Roman" w:hAnsi="Calibri" w:cs="Calibri"/>
          <w:lang w:eastAsia="en-US"/>
        </w:rPr>
      </w:pPr>
    </w:p>
    <w:p w14:paraId="52560776" w14:textId="77777777" w:rsidR="00874C25" w:rsidRPr="00EF4CCB" w:rsidRDefault="00874C25" w:rsidP="00874C25">
      <w:pPr>
        <w:spacing w:before="100" w:beforeAutospacing="1" w:after="100" w:afterAutospacing="1" w:line="240" w:lineRule="auto"/>
        <w:rPr>
          <w:rFonts w:ascii="Calibri" w:eastAsia="Times New Roman" w:hAnsi="Calibri" w:cs="Calibri"/>
          <w:lang w:eastAsia="en-US"/>
        </w:rPr>
      </w:pP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8208"/>
      </w:tblGrid>
      <w:tr w:rsidR="00BF7788" w:rsidRPr="00282D7B" w14:paraId="2E20D0C6" w14:textId="77777777" w:rsidTr="00EF4CCB">
        <w:tc>
          <w:tcPr>
            <w:tcW w:w="1722" w:type="dxa"/>
          </w:tcPr>
          <w:p w14:paraId="3FF3FE5E" w14:textId="77777777" w:rsidR="00BF7788" w:rsidRPr="00282D7B" w:rsidRDefault="00BF7788" w:rsidP="00EF4CCB">
            <w:pPr>
              <w:jc w:val="center"/>
              <w:rPr>
                <w:rFonts w:ascii="Calibri" w:hAnsi="Calibri"/>
                <w:sz w:val="22"/>
                <w:szCs w:val="22"/>
              </w:rPr>
            </w:pPr>
            <w:r w:rsidRPr="00282D7B">
              <w:rPr>
                <w:rFonts w:ascii="Calibri" w:hAnsi="Calibri"/>
                <w:sz w:val="22"/>
                <w:szCs w:val="22"/>
              </w:rPr>
              <w:lastRenderedPageBreak/>
              <w:t>Revision Date = Version #</w:t>
            </w:r>
          </w:p>
        </w:tc>
        <w:tc>
          <w:tcPr>
            <w:tcW w:w="8208" w:type="dxa"/>
          </w:tcPr>
          <w:p w14:paraId="0E723BFC" w14:textId="77777777" w:rsidR="00BF7788" w:rsidRPr="00282D7B" w:rsidRDefault="00BF7788" w:rsidP="00EF4CCB">
            <w:pPr>
              <w:jc w:val="center"/>
              <w:rPr>
                <w:rFonts w:ascii="Calibri" w:hAnsi="Calibri"/>
                <w:sz w:val="22"/>
                <w:szCs w:val="22"/>
              </w:rPr>
            </w:pPr>
          </w:p>
          <w:p w14:paraId="4F73F23C" w14:textId="77777777" w:rsidR="00BF7788" w:rsidRPr="00282D7B" w:rsidRDefault="00BF7788" w:rsidP="00EF4CCB">
            <w:pPr>
              <w:jc w:val="center"/>
              <w:rPr>
                <w:rFonts w:ascii="Calibri" w:hAnsi="Calibri"/>
                <w:sz w:val="22"/>
                <w:szCs w:val="22"/>
              </w:rPr>
            </w:pPr>
            <w:r w:rsidRPr="00282D7B">
              <w:rPr>
                <w:rFonts w:ascii="Calibri" w:hAnsi="Calibri"/>
                <w:sz w:val="22"/>
                <w:szCs w:val="22"/>
              </w:rPr>
              <w:t>Changes</w:t>
            </w:r>
          </w:p>
        </w:tc>
      </w:tr>
      <w:tr w:rsidR="00BF7788" w:rsidRPr="00282D7B" w14:paraId="2BA8A4BE" w14:textId="77777777" w:rsidTr="00EF4CCB">
        <w:tc>
          <w:tcPr>
            <w:tcW w:w="1722" w:type="dxa"/>
          </w:tcPr>
          <w:p w14:paraId="3BF601C3" w14:textId="181CAF05" w:rsidR="00BF7788" w:rsidRPr="00282D7B" w:rsidRDefault="00BF7788" w:rsidP="00EF4CCB">
            <w:pPr>
              <w:jc w:val="center"/>
              <w:rPr>
                <w:rFonts w:ascii="Calibri" w:hAnsi="Calibri"/>
                <w:sz w:val="22"/>
                <w:szCs w:val="22"/>
              </w:rPr>
            </w:pPr>
            <w:r>
              <w:rPr>
                <w:rFonts w:ascii="Calibri" w:hAnsi="Calibri"/>
                <w:sz w:val="22"/>
                <w:szCs w:val="22"/>
              </w:rPr>
              <w:t>2025-03-25</w:t>
            </w:r>
          </w:p>
        </w:tc>
        <w:tc>
          <w:tcPr>
            <w:tcW w:w="8208" w:type="dxa"/>
          </w:tcPr>
          <w:p w14:paraId="67AE7AC4" w14:textId="77777777" w:rsidR="00BF7788" w:rsidRPr="00282D7B" w:rsidRDefault="00BF7788" w:rsidP="00EF4CCB">
            <w:pPr>
              <w:rPr>
                <w:rFonts w:ascii="Calibri" w:hAnsi="Calibri"/>
                <w:sz w:val="22"/>
                <w:szCs w:val="22"/>
              </w:rPr>
            </w:pPr>
            <w:r w:rsidRPr="00282D7B">
              <w:rPr>
                <w:rFonts w:ascii="Calibri" w:hAnsi="Calibri"/>
                <w:sz w:val="22"/>
                <w:szCs w:val="22"/>
              </w:rPr>
              <w:t>New program.</w:t>
            </w:r>
          </w:p>
        </w:tc>
      </w:tr>
      <w:tr w:rsidR="00BF7788" w:rsidRPr="00282D7B" w14:paraId="6669005D" w14:textId="77777777" w:rsidTr="00EF4CCB">
        <w:trPr>
          <w:trHeight w:val="224"/>
        </w:trPr>
        <w:tc>
          <w:tcPr>
            <w:tcW w:w="1722" w:type="dxa"/>
          </w:tcPr>
          <w:p w14:paraId="7FC4EA4E" w14:textId="672A88C0" w:rsidR="00BF7788" w:rsidRPr="00282D7B" w:rsidRDefault="000703A2" w:rsidP="00EF4CCB">
            <w:pPr>
              <w:jc w:val="center"/>
              <w:rPr>
                <w:rFonts w:ascii="Calibri" w:hAnsi="Calibri"/>
                <w:sz w:val="22"/>
                <w:szCs w:val="22"/>
              </w:rPr>
            </w:pPr>
            <w:ins w:id="104" w:author="Penny Patterson" w:date="2026-03-18T16:08:00Z" w16du:dateUtc="2026-03-18T20:08:00Z">
              <w:r>
                <w:rPr>
                  <w:rFonts w:ascii="Calibri" w:hAnsi="Calibri"/>
                  <w:sz w:val="22"/>
                  <w:szCs w:val="22"/>
                </w:rPr>
                <w:t>03/16/2026</w:t>
              </w:r>
            </w:ins>
          </w:p>
        </w:tc>
        <w:tc>
          <w:tcPr>
            <w:tcW w:w="8208" w:type="dxa"/>
          </w:tcPr>
          <w:p w14:paraId="405DB802" w14:textId="51DED504" w:rsidR="00BF7788" w:rsidRPr="00282D7B" w:rsidRDefault="000703A2" w:rsidP="00EF4CCB">
            <w:pPr>
              <w:rPr>
                <w:rFonts w:ascii="Calibri" w:hAnsi="Calibri"/>
                <w:sz w:val="22"/>
                <w:szCs w:val="22"/>
              </w:rPr>
            </w:pPr>
            <w:ins w:id="105" w:author="Penny Patterson" w:date="2026-03-18T16:08:00Z" w16du:dateUtc="2026-03-18T20:08:00Z">
              <w:r>
                <w:rPr>
                  <w:rFonts w:ascii="Calibri" w:hAnsi="Calibri"/>
                  <w:sz w:val="22"/>
                  <w:szCs w:val="22"/>
                </w:rPr>
                <w:t>Reviewed and revised</w:t>
              </w:r>
            </w:ins>
          </w:p>
        </w:tc>
      </w:tr>
    </w:tbl>
    <w:p w14:paraId="1FD4AF69" w14:textId="28403D64" w:rsidR="00111809" w:rsidRPr="00BF7788" w:rsidRDefault="00111809" w:rsidP="24B6D087">
      <w:pPr>
        <w:rPr>
          <w:rFonts w:ascii="Calibri" w:eastAsia="Arial" w:hAnsi="Calibri" w:cs="Calibri"/>
          <w:color w:val="000000" w:themeColor="text1"/>
          <w:lang w:val="en-GB"/>
        </w:rPr>
      </w:pPr>
    </w:p>
    <w:p w14:paraId="125B7537" w14:textId="3030F16D" w:rsidR="00111809" w:rsidRPr="00BF7788" w:rsidRDefault="00111809" w:rsidP="24B6D087">
      <w:pPr>
        <w:spacing w:after="0"/>
        <w:rPr>
          <w:rFonts w:ascii="Calibri" w:eastAsia="Calibri" w:hAnsi="Calibri" w:cs="Calibri"/>
          <w:lang w:val="en-GB"/>
        </w:rPr>
      </w:pPr>
    </w:p>
    <w:p w14:paraId="2C078E63" w14:textId="6E1E69FA" w:rsidR="00111809" w:rsidRPr="00BF7788" w:rsidRDefault="00111809" w:rsidP="24B6D087">
      <w:pPr>
        <w:rPr>
          <w:rFonts w:ascii="Calibri" w:hAnsi="Calibri" w:cs="Calibri"/>
        </w:rPr>
      </w:pPr>
    </w:p>
    <w:sectPr w:rsidR="00111809" w:rsidRPr="00BF7788">
      <w:headerReference w:type="default" r:id="rId14"/>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len Keller" w:date="2026-03-10T15:44:00Z" w:initials="AK">
    <w:p w14:paraId="662DB38D" w14:textId="77777777" w:rsidR="0042336F" w:rsidRDefault="0042336F" w:rsidP="0042336F">
      <w:pPr>
        <w:pStyle w:val="CommentText"/>
      </w:pPr>
      <w:r>
        <w:rPr>
          <w:rStyle w:val="CommentReference"/>
        </w:rPr>
        <w:annotationRef/>
      </w:r>
      <w:r>
        <w:t>Consider also adding screens, sieves and magnets being use where applicable.</w:t>
      </w:r>
    </w:p>
  </w:comment>
  <w:comment w:id="31" w:author="Arlen Keller" w:date="2026-03-10T15:47:00Z" w:initials="AK">
    <w:p w14:paraId="673F2412" w14:textId="77777777" w:rsidR="0064066B" w:rsidRDefault="0064066B" w:rsidP="0064066B">
      <w:pPr>
        <w:pStyle w:val="CommentText"/>
      </w:pPr>
      <w:r>
        <w:rPr>
          <w:rStyle w:val="CommentReference"/>
        </w:rPr>
        <w:annotationRef/>
      </w:r>
      <w:r>
        <w:t>Add process for handling glass breakage, such as, production in that area is halted, the area cleaned and thoroughly inspected before production can resume.</w:t>
      </w:r>
    </w:p>
  </w:comment>
  <w:comment w:id="66" w:author="Arlen Keller" w:date="2026-03-10T15:40:00Z" w:initials="AK">
    <w:p w14:paraId="0690A3BE" w14:textId="77777777" w:rsidR="0042336F" w:rsidRDefault="0042336F" w:rsidP="0042336F">
      <w:pPr>
        <w:pStyle w:val="CommentText"/>
      </w:pPr>
      <w:r>
        <w:rPr>
          <w:rStyle w:val="CommentReference"/>
        </w:rPr>
        <w:annotationRef/>
      </w:r>
      <w:r>
        <w:t>Do you have information showing glass windows are safety glass or covered with a protective film?</w:t>
      </w:r>
    </w:p>
  </w:comment>
  <w:comment w:id="93" w:author="Arlen Keller" w:date="2026-03-10T15:48:00Z" w:initials="AK">
    <w:p w14:paraId="77A90B55" w14:textId="77777777" w:rsidR="0064066B" w:rsidRDefault="0064066B" w:rsidP="0064066B">
      <w:pPr>
        <w:pStyle w:val="CommentText"/>
      </w:pPr>
      <w:r>
        <w:rPr>
          <w:rStyle w:val="CommentReference"/>
        </w:rPr>
        <w:annotationRef/>
      </w:r>
      <w:r>
        <w:t>How are they controlled? ID, issued daily,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2DB38D" w15:done="1"/>
  <w15:commentEx w15:paraId="673F2412" w15:done="1"/>
  <w15:commentEx w15:paraId="0690A3BE" w15:done="0"/>
  <w15:commentEx w15:paraId="77A90B5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705569" w16cex:dateUtc="2026-03-10T20:44:00Z"/>
  <w16cex:commentExtensible w16cex:durableId="55A12A34" w16cex:dateUtc="2026-03-10T20:47:00Z"/>
  <w16cex:commentExtensible w16cex:durableId="1C2312F1" w16cex:dateUtc="2026-03-10T20:40:00Z"/>
  <w16cex:commentExtensible w16cex:durableId="21B10668" w16cex:dateUtc="2026-03-10T20: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2DB38D" w16cid:durableId="38705569"/>
  <w16cid:commentId w16cid:paraId="673F2412" w16cid:durableId="55A12A34"/>
  <w16cid:commentId w16cid:paraId="0690A3BE" w16cid:durableId="1C2312F1"/>
  <w16cid:commentId w16cid:paraId="77A90B55" w16cid:durableId="21B106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9AC4B" w14:textId="77777777" w:rsidR="00D1081D" w:rsidRDefault="00D1081D">
      <w:pPr>
        <w:spacing w:after="0" w:line="240" w:lineRule="auto"/>
      </w:pPr>
      <w:r>
        <w:separator/>
      </w:r>
    </w:p>
  </w:endnote>
  <w:endnote w:type="continuationSeparator" w:id="0">
    <w:p w14:paraId="069A50C5" w14:textId="77777777" w:rsidR="00D1081D" w:rsidRDefault="00D1081D">
      <w:pPr>
        <w:spacing w:after="0" w:line="240" w:lineRule="auto"/>
      </w:pPr>
      <w:r>
        <w:continuationSeparator/>
      </w:r>
    </w:p>
  </w:endnote>
  <w:endnote w:type="continuationNotice" w:id="1">
    <w:p w14:paraId="07E375E4" w14:textId="77777777" w:rsidR="00D1081D" w:rsidRDefault="00D1081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4B6D087" w14:paraId="1E583CED" w14:textId="77777777" w:rsidTr="24B6D087">
      <w:trPr>
        <w:trHeight w:val="300"/>
      </w:trPr>
      <w:tc>
        <w:tcPr>
          <w:tcW w:w="3120" w:type="dxa"/>
        </w:tcPr>
        <w:p w14:paraId="3FFF84CD" w14:textId="51C05AE1" w:rsidR="24B6D087" w:rsidRDefault="24B6D087" w:rsidP="24B6D087">
          <w:pPr>
            <w:pStyle w:val="Header"/>
            <w:ind w:left="-115"/>
          </w:pPr>
        </w:p>
      </w:tc>
      <w:tc>
        <w:tcPr>
          <w:tcW w:w="3120" w:type="dxa"/>
        </w:tcPr>
        <w:p w14:paraId="7E3E9B4C" w14:textId="66ABF822" w:rsidR="24B6D087" w:rsidRDefault="24B6D087" w:rsidP="24B6D087">
          <w:pPr>
            <w:pStyle w:val="Header"/>
            <w:jc w:val="center"/>
          </w:pPr>
        </w:p>
      </w:tc>
      <w:tc>
        <w:tcPr>
          <w:tcW w:w="3120" w:type="dxa"/>
        </w:tcPr>
        <w:p w14:paraId="45C66D1D" w14:textId="6C31C609" w:rsidR="24B6D087" w:rsidRDefault="24B6D087" w:rsidP="24B6D087">
          <w:pPr>
            <w:pStyle w:val="Header"/>
            <w:ind w:right="-115"/>
            <w:jc w:val="right"/>
          </w:pPr>
        </w:p>
      </w:tc>
    </w:tr>
  </w:tbl>
  <w:p w14:paraId="3D76BB3B" w14:textId="2E0539BF" w:rsidR="24B6D087" w:rsidRDefault="24B6D087" w:rsidP="24B6D0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6C277" w14:textId="77777777" w:rsidR="00D1081D" w:rsidRDefault="00D1081D">
      <w:pPr>
        <w:spacing w:after="0" w:line="240" w:lineRule="auto"/>
      </w:pPr>
      <w:r>
        <w:separator/>
      </w:r>
    </w:p>
  </w:footnote>
  <w:footnote w:type="continuationSeparator" w:id="0">
    <w:p w14:paraId="133BF422" w14:textId="77777777" w:rsidR="00D1081D" w:rsidRDefault="00D1081D">
      <w:pPr>
        <w:spacing w:after="0" w:line="240" w:lineRule="auto"/>
      </w:pPr>
      <w:r>
        <w:continuationSeparator/>
      </w:r>
    </w:p>
  </w:footnote>
  <w:footnote w:type="continuationNotice" w:id="1">
    <w:p w14:paraId="00BC2A02" w14:textId="77777777" w:rsidR="00D1081D" w:rsidRDefault="00D1081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402"/>
      <w:gridCol w:w="1563"/>
      <w:gridCol w:w="3168"/>
    </w:tblGrid>
    <w:tr w:rsidR="001C76EC" w:rsidRPr="0066470D" w14:paraId="23CA3B3E" w14:textId="77777777">
      <w:trPr>
        <w:trHeight w:val="800"/>
      </w:trPr>
      <w:tc>
        <w:tcPr>
          <w:tcW w:w="4845" w:type="dxa"/>
          <w:gridSpan w:val="2"/>
          <w:tcBorders>
            <w:top w:val="single" w:sz="4" w:space="0" w:color="auto"/>
            <w:left w:val="single" w:sz="4" w:space="0" w:color="auto"/>
            <w:bottom w:val="single" w:sz="4" w:space="0" w:color="auto"/>
            <w:right w:val="single" w:sz="4" w:space="0" w:color="auto"/>
          </w:tcBorders>
          <w:noWrap/>
          <w:vAlign w:val="bottom"/>
          <w:hideMark/>
        </w:tcPr>
        <w:p w14:paraId="29B90642" w14:textId="77777777" w:rsidR="001C76EC" w:rsidRDefault="001C76EC" w:rsidP="001C76EC">
          <w:pPr>
            <w:jc w:val="center"/>
            <w:rPr>
              <w:color w:val="202124"/>
              <w:sz w:val="22"/>
              <w:szCs w:val="22"/>
              <w:shd w:val="clear" w:color="auto" w:fill="FFFFFF"/>
            </w:rPr>
          </w:pPr>
          <w:r w:rsidRPr="00EE205C">
            <w:rPr>
              <w:rFonts w:cstheme="minorHAnsi"/>
              <w:noProof/>
              <w:sz w:val="22"/>
              <w:szCs w:val="22"/>
            </w:rPr>
            <w:drawing>
              <wp:anchor distT="0" distB="0" distL="114300" distR="114300" simplePos="0" relativeHeight="251658240" behindDoc="0" locked="0" layoutInCell="1" allowOverlap="1" wp14:anchorId="1F627775" wp14:editId="1F8D9481">
                <wp:simplePos x="0" y="0"/>
                <wp:positionH relativeFrom="column">
                  <wp:posOffset>-40640</wp:posOffset>
                </wp:positionH>
                <wp:positionV relativeFrom="paragraph">
                  <wp:posOffset>-1905</wp:posOffset>
                </wp:positionV>
                <wp:extent cx="645795" cy="469265"/>
                <wp:effectExtent l="0" t="0" r="1905" b="6985"/>
                <wp:wrapNone/>
                <wp:docPr id="3" name="Picture 3" descr="newlogo_200x155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_200x155_web.jpg"/>
                        <pic:cNvPicPr/>
                      </pic:nvPicPr>
                      <pic:blipFill>
                        <a:blip r:embed="rId1"/>
                        <a:srcRect l="8000" t="6180" r="6133" b="13476"/>
                        <a:stretch>
                          <a:fillRect/>
                        </a:stretch>
                      </pic:blipFill>
                      <pic:spPr>
                        <a:xfrm>
                          <a:off x="0" y="0"/>
                          <a:ext cx="645795" cy="469265"/>
                        </a:xfrm>
                        <a:prstGeom prst="rect">
                          <a:avLst/>
                        </a:prstGeom>
                      </pic:spPr>
                    </pic:pic>
                  </a:graphicData>
                </a:graphic>
                <wp14:sizeRelH relativeFrom="margin">
                  <wp14:pctWidth>0</wp14:pctWidth>
                </wp14:sizeRelH>
                <wp14:sizeRelV relativeFrom="margin">
                  <wp14:pctHeight>0</wp14:pctHeight>
                </wp14:sizeRelV>
              </wp:anchor>
            </w:drawing>
          </w:r>
          <w:r w:rsidRPr="3422EDE4">
            <w:rPr>
              <w:color w:val="202124"/>
              <w:sz w:val="22"/>
              <w:szCs w:val="22"/>
              <w:shd w:val="clear" w:color="auto" w:fill="FFFFFF"/>
            </w:rPr>
            <w:t>315 Point Township Drive</w:t>
          </w:r>
        </w:p>
        <w:p w14:paraId="3A31D197" w14:textId="77777777" w:rsidR="001C76EC" w:rsidRPr="00EE205C" w:rsidRDefault="001C76EC" w:rsidP="001C76EC">
          <w:pPr>
            <w:jc w:val="center"/>
            <w:rPr>
              <w:color w:val="202124"/>
              <w:sz w:val="22"/>
              <w:szCs w:val="22"/>
            </w:rPr>
          </w:pPr>
          <w:r w:rsidRPr="3422EDE4">
            <w:rPr>
              <w:color w:val="202124"/>
              <w:sz w:val="22"/>
              <w:szCs w:val="22"/>
              <w:shd w:val="clear" w:color="auto" w:fill="FFFFFF"/>
            </w:rPr>
            <w:t>Northumberland, PA 17857</w:t>
          </w:r>
        </w:p>
      </w:tc>
      <w:tc>
        <w:tcPr>
          <w:tcW w:w="4731" w:type="dxa"/>
          <w:gridSpan w:val="2"/>
          <w:tcBorders>
            <w:top w:val="single" w:sz="4" w:space="0" w:color="auto"/>
            <w:left w:val="single" w:sz="4" w:space="0" w:color="auto"/>
            <w:bottom w:val="single" w:sz="4" w:space="0" w:color="auto"/>
            <w:right w:val="single" w:sz="4" w:space="0" w:color="auto"/>
          </w:tcBorders>
          <w:vAlign w:val="center"/>
          <w:hideMark/>
        </w:tcPr>
        <w:p w14:paraId="24426FDD" w14:textId="47E69ECD" w:rsidR="001C76EC" w:rsidRPr="0066470D" w:rsidRDefault="001C76EC" w:rsidP="001C76EC">
          <w:pPr>
            <w:jc w:val="center"/>
            <w:rPr>
              <w:rFonts w:ascii="Calibri" w:hAnsi="Calibri"/>
              <w:b/>
              <w:bCs/>
            </w:rPr>
          </w:pPr>
          <w:r>
            <w:rPr>
              <w:rFonts w:ascii="Calibri" w:hAnsi="Calibri"/>
              <w:b/>
              <w:bCs/>
            </w:rPr>
            <w:t xml:space="preserve">11.7.5 </w:t>
          </w:r>
          <w:r w:rsidR="00B20661" w:rsidRPr="00B20661">
            <w:rPr>
              <w:rFonts w:ascii="Calibri" w:hAnsi="Calibri"/>
              <w:b/>
              <w:bCs/>
            </w:rPr>
            <w:t>Foreign Material Control &amp; Detection</w:t>
          </w:r>
        </w:p>
      </w:tc>
    </w:tr>
    <w:tr w:rsidR="001C76EC" w:rsidRPr="0066470D" w14:paraId="49DF9977" w14:textId="77777777">
      <w:trPr>
        <w:trHeight w:val="300"/>
      </w:trPr>
      <w:tc>
        <w:tcPr>
          <w:tcW w:w="1443" w:type="dxa"/>
          <w:noWrap/>
          <w:hideMark/>
        </w:tcPr>
        <w:p w14:paraId="204F77B7" w14:textId="77777777" w:rsidR="001C76EC" w:rsidRPr="0066470D" w:rsidRDefault="001C76EC" w:rsidP="001C76EC">
          <w:pPr>
            <w:jc w:val="right"/>
            <w:rPr>
              <w:rFonts w:ascii="Calibri" w:hAnsi="Calibri"/>
              <w:sz w:val="22"/>
              <w:szCs w:val="22"/>
            </w:rPr>
          </w:pPr>
          <w:r w:rsidRPr="0066470D">
            <w:rPr>
              <w:rFonts w:ascii="Calibri" w:hAnsi="Calibri"/>
              <w:sz w:val="22"/>
              <w:szCs w:val="22"/>
            </w:rPr>
            <w:t>Filename &amp; Version #:</w:t>
          </w:r>
        </w:p>
      </w:tc>
      <w:tc>
        <w:tcPr>
          <w:tcW w:w="3402" w:type="dxa"/>
          <w:noWrap/>
        </w:tcPr>
        <w:p w14:paraId="23B0782E" w14:textId="66A9691D" w:rsidR="001C76EC" w:rsidRPr="0066470D" w:rsidRDefault="00FE66E6" w:rsidP="00240344">
          <w:pPr>
            <w:rPr>
              <w:rFonts w:ascii="Calibri" w:hAnsi="Calibri"/>
              <w:sz w:val="22"/>
              <w:szCs w:val="22"/>
            </w:rPr>
          </w:pPr>
          <w:r w:rsidRPr="00240344">
            <w:rPr>
              <w:rFonts w:ascii="Calibri" w:hAnsi="Calibri"/>
              <w:sz w:val="22"/>
              <w:szCs w:val="22"/>
            </w:rPr>
            <w:t>11.7.5 Control of Foreign Matter Contamination</w:t>
          </w:r>
        </w:p>
      </w:tc>
      <w:tc>
        <w:tcPr>
          <w:tcW w:w="1563" w:type="dxa"/>
          <w:noWrap/>
          <w:hideMark/>
        </w:tcPr>
        <w:p w14:paraId="43FF483D" w14:textId="77777777" w:rsidR="001C76EC" w:rsidRPr="0066470D" w:rsidRDefault="001C76EC" w:rsidP="001C76EC">
          <w:pPr>
            <w:jc w:val="right"/>
            <w:rPr>
              <w:rFonts w:ascii="Calibri" w:hAnsi="Calibri"/>
              <w:sz w:val="22"/>
              <w:szCs w:val="22"/>
            </w:rPr>
          </w:pPr>
          <w:r w:rsidRPr="0066470D">
            <w:rPr>
              <w:rFonts w:ascii="Calibri" w:hAnsi="Calibri"/>
              <w:sz w:val="22"/>
              <w:szCs w:val="22"/>
            </w:rPr>
            <w:t>Page:</w:t>
          </w:r>
        </w:p>
      </w:tc>
      <w:tc>
        <w:tcPr>
          <w:tcW w:w="3168" w:type="dxa"/>
          <w:noWrap/>
          <w:hideMark/>
        </w:tcPr>
        <w:p w14:paraId="33832999" w14:textId="77777777" w:rsidR="001C76EC" w:rsidRPr="0066470D" w:rsidRDefault="001C76EC" w:rsidP="001C76EC">
          <w:pPr>
            <w:rPr>
              <w:rFonts w:ascii="Calibri" w:hAnsi="Calibri"/>
              <w:sz w:val="22"/>
              <w:szCs w:val="22"/>
            </w:rPr>
          </w:pPr>
          <w:r w:rsidRPr="0066470D">
            <w:rPr>
              <w:rFonts w:ascii="Calibri" w:hAnsi="Calibri"/>
              <w:sz w:val="22"/>
              <w:szCs w:val="22"/>
            </w:rPr>
            <w:t xml:space="preserve">Page </w:t>
          </w:r>
          <w:r w:rsidRPr="0066470D">
            <w:rPr>
              <w:rFonts w:ascii="Calibri" w:hAnsi="Calibri"/>
              <w:b/>
              <w:sz w:val="22"/>
              <w:szCs w:val="22"/>
            </w:rPr>
            <w:fldChar w:fldCharType="begin"/>
          </w:r>
          <w:r w:rsidRPr="0066470D">
            <w:rPr>
              <w:rFonts w:ascii="Calibri" w:hAnsi="Calibri"/>
              <w:b/>
              <w:sz w:val="22"/>
              <w:szCs w:val="22"/>
            </w:rPr>
            <w:instrText xml:space="preserve"> PAGE  \* Arabic  \* MERGEFORMAT </w:instrText>
          </w:r>
          <w:r w:rsidRPr="0066470D">
            <w:rPr>
              <w:rFonts w:ascii="Calibri" w:hAnsi="Calibri"/>
              <w:b/>
              <w:sz w:val="22"/>
              <w:szCs w:val="22"/>
            </w:rPr>
            <w:fldChar w:fldCharType="separate"/>
          </w:r>
          <w:r>
            <w:rPr>
              <w:rFonts w:ascii="Calibri" w:hAnsi="Calibri"/>
              <w:b/>
              <w:noProof/>
              <w:sz w:val="22"/>
              <w:szCs w:val="22"/>
            </w:rPr>
            <w:t>1</w:t>
          </w:r>
          <w:r w:rsidRPr="0066470D">
            <w:rPr>
              <w:rFonts w:ascii="Calibri" w:hAnsi="Calibri"/>
              <w:b/>
              <w:sz w:val="22"/>
              <w:szCs w:val="22"/>
            </w:rPr>
            <w:fldChar w:fldCharType="end"/>
          </w:r>
          <w:r w:rsidRPr="0066470D">
            <w:rPr>
              <w:rFonts w:ascii="Calibri" w:hAnsi="Calibri"/>
              <w:sz w:val="22"/>
              <w:szCs w:val="22"/>
            </w:rPr>
            <w:t xml:space="preserve"> of </w:t>
          </w:r>
          <w:r w:rsidRPr="0066470D">
            <w:rPr>
              <w:rFonts w:ascii="Calibri" w:hAnsi="Calibri"/>
              <w:b/>
              <w:sz w:val="22"/>
              <w:szCs w:val="22"/>
            </w:rPr>
            <w:fldChar w:fldCharType="begin"/>
          </w:r>
          <w:r w:rsidRPr="0066470D">
            <w:rPr>
              <w:rFonts w:ascii="Calibri" w:hAnsi="Calibri"/>
              <w:b/>
              <w:sz w:val="22"/>
              <w:szCs w:val="22"/>
            </w:rPr>
            <w:instrText xml:space="preserve"> NUMPAGES  \* Arabic  \* MERGEFORMAT </w:instrText>
          </w:r>
          <w:r w:rsidRPr="0066470D">
            <w:rPr>
              <w:rFonts w:ascii="Calibri" w:hAnsi="Calibri"/>
              <w:b/>
              <w:sz w:val="22"/>
              <w:szCs w:val="22"/>
            </w:rPr>
            <w:fldChar w:fldCharType="separate"/>
          </w:r>
          <w:r>
            <w:rPr>
              <w:rFonts w:ascii="Calibri" w:hAnsi="Calibri"/>
              <w:b/>
              <w:noProof/>
              <w:sz w:val="22"/>
              <w:szCs w:val="22"/>
            </w:rPr>
            <w:t>2</w:t>
          </w:r>
          <w:r w:rsidRPr="0066470D">
            <w:rPr>
              <w:rFonts w:ascii="Calibri" w:hAnsi="Calibri"/>
              <w:b/>
              <w:sz w:val="22"/>
              <w:szCs w:val="22"/>
            </w:rPr>
            <w:fldChar w:fldCharType="end"/>
          </w:r>
        </w:p>
      </w:tc>
    </w:tr>
    <w:tr w:rsidR="001C76EC" w:rsidRPr="0066470D" w14:paraId="1465C5D0" w14:textId="77777777">
      <w:trPr>
        <w:trHeight w:val="315"/>
      </w:trPr>
      <w:tc>
        <w:tcPr>
          <w:tcW w:w="1443" w:type="dxa"/>
          <w:noWrap/>
          <w:hideMark/>
        </w:tcPr>
        <w:p w14:paraId="220F3DA1" w14:textId="77777777" w:rsidR="001C76EC" w:rsidRPr="0066470D" w:rsidRDefault="001C76EC" w:rsidP="001C76EC">
          <w:pPr>
            <w:jc w:val="right"/>
            <w:rPr>
              <w:rFonts w:ascii="Calibri" w:hAnsi="Calibri"/>
              <w:sz w:val="22"/>
              <w:szCs w:val="22"/>
            </w:rPr>
          </w:pPr>
          <w:r w:rsidRPr="0066470D">
            <w:rPr>
              <w:rFonts w:ascii="Calibri" w:hAnsi="Calibri"/>
              <w:sz w:val="22"/>
              <w:szCs w:val="22"/>
            </w:rPr>
            <w:t>Approved By:</w:t>
          </w:r>
        </w:p>
      </w:tc>
      <w:tc>
        <w:tcPr>
          <w:tcW w:w="3402" w:type="dxa"/>
          <w:noWrap/>
          <w:hideMark/>
        </w:tcPr>
        <w:p w14:paraId="3DBC0355" w14:textId="4F82596C" w:rsidR="001C76EC" w:rsidRPr="0066470D" w:rsidRDefault="005C2F1E" w:rsidP="001C76EC">
          <w:pPr>
            <w:rPr>
              <w:rFonts w:ascii="Calibri" w:hAnsi="Calibri"/>
              <w:sz w:val="22"/>
              <w:szCs w:val="22"/>
            </w:rPr>
          </w:pPr>
          <w:r>
            <w:rPr>
              <w:rFonts w:ascii="Calibri" w:hAnsi="Calibri"/>
              <w:sz w:val="22"/>
              <w:szCs w:val="22"/>
            </w:rPr>
            <w:t>Glenna Depoe</w:t>
          </w:r>
        </w:p>
      </w:tc>
      <w:tc>
        <w:tcPr>
          <w:tcW w:w="1563" w:type="dxa"/>
          <w:noWrap/>
          <w:hideMark/>
        </w:tcPr>
        <w:p w14:paraId="70D8B668" w14:textId="77777777" w:rsidR="001C76EC" w:rsidRPr="0066470D" w:rsidRDefault="001C76EC" w:rsidP="001C76EC">
          <w:pPr>
            <w:jc w:val="right"/>
            <w:rPr>
              <w:rFonts w:ascii="Calibri" w:hAnsi="Calibri"/>
              <w:sz w:val="22"/>
              <w:szCs w:val="22"/>
            </w:rPr>
          </w:pPr>
          <w:r w:rsidRPr="0066470D">
            <w:rPr>
              <w:rFonts w:ascii="Calibri" w:hAnsi="Calibri"/>
              <w:sz w:val="22"/>
              <w:szCs w:val="22"/>
            </w:rPr>
            <w:t>Approval Date:</w:t>
          </w:r>
        </w:p>
      </w:tc>
      <w:tc>
        <w:tcPr>
          <w:tcW w:w="3168" w:type="dxa"/>
          <w:noWrap/>
          <w:hideMark/>
        </w:tcPr>
        <w:p w14:paraId="44DAAE84" w14:textId="30EF4C9A" w:rsidR="001C76EC" w:rsidRPr="0066470D" w:rsidRDefault="005C2F1E" w:rsidP="001C76EC">
          <w:pPr>
            <w:rPr>
              <w:rFonts w:ascii="Calibri" w:hAnsi="Calibri"/>
              <w:sz w:val="22"/>
              <w:szCs w:val="22"/>
            </w:rPr>
          </w:pPr>
          <w:del w:id="106" w:author="Penny Patterson" w:date="2026-03-18T16:07:00Z" w16du:dateUtc="2026-03-18T20:07:00Z">
            <w:r w:rsidDel="00C861AA">
              <w:rPr>
                <w:rFonts w:ascii="Calibri" w:hAnsi="Calibri"/>
                <w:sz w:val="22"/>
                <w:szCs w:val="22"/>
              </w:rPr>
              <w:delText>03/25/2025</w:delText>
            </w:r>
          </w:del>
          <w:ins w:id="107" w:author="Penny Patterson" w:date="2026-03-18T16:07:00Z" w16du:dateUtc="2026-03-18T20:07:00Z">
            <w:r w:rsidR="00C861AA">
              <w:rPr>
                <w:rFonts w:ascii="Calibri" w:hAnsi="Calibri"/>
                <w:sz w:val="22"/>
                <w:szCs w:val="22"/>
              </w:rPr>
              <w:t>03.16.2026</w:t>
            </w:r>
          </w:ins>
        </w:p>
      </w:tc>
    </w:tr>
  </w:tbl>
  <w:p w14:paraId="39C11D80" w14:textId="40CDDA1A" w:rsidR="24B6D087" w:rsidRDefault="24B6D087" w:rsidP="24B6D0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E90"/>
    <w:multiLevelType w:val="multilevel"/>
    <w:tmpl w:val="222C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F680A"/>
    <w:multiLevelType w:val="hybridMultilevel"/>
    <w:tmpl w:val="83328FE0"/>
    <w:lvl w:ilvl="0" w:tplc="015685E8">
      <w:start w:val="1"/>
      <w:numFmt w:val="bullet"/>
      <w:lvlText w:val="·"/>
      <w:lvlJc w:val="left"/>
      <w:pPr>
        <w:ind w:left="720" w:hanging="360"/>
      </w:pPr>
      <w:rPr>
        <w:rFonts w:ascii="Symbol" w:hAnsi="Symbol" w:hint="default"/>
      </w:rPr>
    </w:lvl>
    <w:lvl w:ilvl="1" w:tplc="BD504EA4">
      <w:start w:val="1"/>
      <w:numFmt w:val="bullet"/>
      <w:lvlText w:val="o"/>
      <w:lvlJc w:val="left"/>
      <w:pPr>
        <w:ind w:left="1440" w:hanging="360"/>
      </w:pPr>
      <w:rPr>
        <w:rFonts w:ascii="Courier New" w:hAnsi="Courier New" w:hint="default"/>
      </w:rPr>
    </w:lvl>
    <w:lvl w:ilvl="2" w:tplc="50FC42C0">
      <w:start w:val="1"/>
      <w:numFmt w:val="bullet"/>
      <w:lvlText w:val=""/>
      <w:lvlJc w:val="left"/>
      <w:pPr>
        <w:ind w:left="2160" w:hanging="360"/>
      </w:pPr>
      <w:rPr>
        <w:rFonts w:ascii="Wingdings" w:hAnsi="Wingdings" w:hint="default"/>
      </w:rPr>
    </w:lvl>
    <w:lvl w:ilvl="3" w:tplc="18223006">
      <w:start w:val="1"/>
      <w:numFmt w:val="bullet"/>
      <w:lvlText w:val=""/>
      <w:lvlJc w:val="left"/>
      <w:pPr>
        <w:ind w:left="2880" w:hanging="360"/>
      </w:pPr>
      <w:rPr>
        <w:rFonts w:ascii="Symbol" w:hAnsi="Symbol" w:hint="default"/>
      </w:rPr>
    </w:lvl>
    <w:lvl w:ilvl="4" w:tplc="BD028B62">
      <w:start w:val="1"/>
      <w:numFmt w:val="bullet"/>
      <w:lvlText w:val="o"/>
      <w:lvlJc w:val="left"/>
      <w:pPr>
        <w:ind w:left="3600" w:hanging="360"/>
      </w:pPr>
      <w:rPr>
        <w:rFonts w:ascii="Courier New" w:hAnsi="Courier New" w:hint="default"/>
      </w:rPr>
    </w:lvl>
    <w:lvl w:ilvl="5" w:tplc="A27E4446">
      <w:start w:val="1"/>
      <w:numFmt w:val="bullet"/>
      <w:lvlText w:val=""/>
      <w:lvlJc w:val="left"/>
      <w:pPr>
        <w:ind w:left="4320" w:hanging="360"/>
      </w:pPr>
      <w:rPr>
        <w:rFonts w:ascii="Wingdings" w:hAnsi="Wingdings" w:hint="default"/>
      </w:rPr>
    </w:lvl>
    <w:lvl w:ilvl="6" w:tplc="B344C128">
      <w:start w:val="1"/>
      <w:numFmt w:val="bullet"/>
      <w:lvlText w:val=""/>
      <w:lvlJc w:val="left"/>
      <w:pPr>
        <w:ind w:left="5040" w:hanging="360"/>
      </w:pPr>
      <w:rPr>
        <w:rFonts w:ascii="Symbol" w:hAnsi="Symbol" w:hint="default"/>
      </w:rPr>
    </w:lvl>
    <w:lvl w:ilvl="7" w:tplc="90184A10">
      <w:start w:val="1"/>
      <w:numFmt w:val="bullet"/>
      <w:lvlText w:val="o"/>
      <w:lvlJc w:val="left"/>
      <w:pPr>
        <w:ind w:left="5760" w:hanging="360"/>
      </w:pPr>
      <w:rPr>
        <w:rFonts w:ascii="Courier New" w:hAnsi="Courier New" w:hint="default"/>
      </w:rPr>
    </w:lvl>
    <w:lvl w:ilvl="8" w:tplc="C5724596">
      <w:start w:val="1"/>
      <w:numFmt w:val="bullet"/>
      <w:lvlText w:val=""/>
      <w:lvlJc w:val="left"/>
      <w:pPr>
        <w:ind w:left="6480" w:hanging="360"/>
      </w:pPr>
      <w:rPr>
        <w:rFonts w:ascii="Wingdings" w:hAnsi="Wingdings" w:hint="default"/>
      </w:rPr>
    </w:lvl>
  </w:abstractNum>
  <w:abstractNum w:abstractNumId="2" w15:restartNumberingAfterBreak="0">
    <w:nsid w:val="151C7C65"/>
    <w:multiLevelType w:val="multilevel"/>
    <w:tmpl w:val="E604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5B85D"/>
    <w:multiLevelType w:val="hybridMultilevel"/>
    <w:tmpl w:val="3C726ADE"/>
    <w:lvl w:ilvl="0" w:tplc="6396ED0C">
      <w:start w:val="1"/>
      <w:numFmt w:val="bullet"/>
      <w:lvlText w:val="·"/>
      <w:lvlJc w:val="left"/>
      <w:pPr>
        <w:ind w:left="720" w:hanging="360"/>
      </w:pPr>
      <w:rPr>
        <w:rFonts w:ascii="Symbol" w:hAnsi="Symbol" w:hint="default"/>
      </w:rPr>
    </w:lvl>
    <w:lvl w:ilvl="1" w:tplc="99F8287C">
      <w:start w:val="1"/>
      <w:numFmt w:val="bullet"/>
      <w:lvlText w:val="o"/>
      <w:lvlJc w:val="left"/>
      <w:pPr>
        <w:ind w:left="1440" w:hanging="360"/>
      </w:pPr>
      <w:rPr>
        <w:rFonts w:ascii="Courier New" w:hAnsi="Courier New" w:hint="default"/>
      </w:rPr>
    </w:lvl>
    <w:lvl w:ilvl="2" w:tplc="A31E4494">
      <w:start w:val="1"/>
      <w:numFmt w:val="bullet"/>
      <w:lvlText w:val=""/>
      <w:lvlJc w:val="left"/>
      <w:pPr>
        <w:ind w:left="2160" w:hanging="360"/>
      </w:pPr>
      <w:rPr>
        <w:rFonts w:ascii="Wingdings" w:hAnsi="Wingdings" w:hint="default"/>
      </w:rPr>
    </w:lvl>
    <w:lvl w:ilvl="3" w:tplc="3AF077FA">
      <w:start w:val="1"/>
      <w:numFmt w:val="bullet"/>
      <w:lvlText w:val=""/>
      <w:lvlJc w:val="left"/>
      <w:pPr>
        <w:ind w:left="2880" w:hanging="360"/>
      </w:pPr>
      <w:rPr>
        <w:rFonts w:ascii="Symbol" w:hAnsi="Symbol" w:hint="default"/>
      </w:rPr>
    </w:lvl>
    <w:lvl w:ilvl="4" w:tplc="457C10C8">
      <w:start w:val="1"/>
      <w:numFmt w:val="bullet"/>
      <w:lvlText w:val="o"/>
      <w:lvlJc w:val="left"/>
      <w:pPr>
        <w:ind w:left="3600" w:hanging="360"/>
      </w:pPr>
      <w:rPr>
        <w:rFonts w:ascii="Courier New" w:hAnsi="Courier New" w:hint="default"/>
      </w:rPr>
    </w:lvl>
    <w:lvl w:ilvl="5" w:tplc="27B81378">
      <w:start w:val="1"/>
      <w:numFmt w:val="bullet"/>
      <w:lvlText w:val=""/>
      <w:lvlJc w:val="left"/>
      <w:pPr>
        <w:ind w:left="4320" w:hanging="360"/>
      </w:pPr>
      <w:rPr>
        <w:rFonts w:ascii="Wingdings" w:hAnsi="Wingdings" w:hint="default"/>
      </w:rPr>
    </w:lvl>
    <w:lvl w:ilvl="6" w:tplc="5C9A11A8">
      <w:start w:val="1"/>
      <w:numFmt w:val="bullet"/>
      <w:lvlText w:val=""/>
      <w:lvlJc w:val="left"/>
      <w:pPr>
        <w:ind w:left="5040" w:hanging="360"/>
      </w:pPr>
      <w:rPr>
        <w:rFonts w:ascii="Symbol" w:hAnsi="Symbol" w:hint="default"/>
      </w:rPr>
    </w:lvl>
    <w:lvl w:ilvl="7" w:tplc="A91E7C2C">
      <w:start w:val="1"/>
      <w:numFmt w:val="bullet"/>
      <w:lvlText w:val="o"/>
      <w:lvlJc w:val="left"/>
      <w:pPr>
        <w:ind w:left="5760" w:hanging="360"/>
      </w:pPr>
      <w:rPr>
        <w:rFonts w:ascii="Courier New" w:hAnsi="Courier New" w:hint="default"/>
      </w:rPr>
    </w:lvl>
    <w:lvl w:ilvl="8" w:tplc="0400E872">
      <w:start w:val="1"/>
      <w:numFmt w:val="bullet"/>
      <w:lvlText w:val=""/>
      <w:lvlJc w:val="left"/>
      <w:pPr>
        <w:ind w:left="6480" w:hanging="360"/>
      </w:pPr>
      <w:rPr>
        <w:rFonts w:ascii="Wingdings" w:hAnsi="Wingdings" w:hint="default"/>
      </w:rPr>
    </w:lvl>
  </w:abstractNum>
  <w:abstractNum w:abstractNumId="4" w15:restartNumberingAfterBreak="0">
    <w:nsid w:val="1897B600"/>
    <w:multiLevelType w:val="hybridMultilevel"/>
    <w:tmpl w:val="4BBE0BCA"/>
    <w:lvl w:ilvl="0" w:tplc="969EB7DC">
      <w:start w:val="1"/>
      <w:numFmt w:val="bullet"/>
      <w:lvlText w:val="·"/>
      <w:lvlJc w:val="left"/>
      <w:pPr>
        <w:ind w:left="720" w:hanging="360"/>
      </w:pPr>
      <w:rPr>
        <w:rFonts w:ascii="Symbol" w:hAnsi="Symbol" w:hint="default"/>
      </w:rPr>
    </w:lvl>
    <w:lvl w:ilvl="1" w:tplc="E17ABD1E">
      <w:start w:val="1"/>
      <w:numFmt w:val="bullet"/>
      <w:lvlText w:val="o"/>
      <w:lvlJc w:val="left"/>
      <w:pPr>
        <w:ind w:left="1440" w:hanging="360"/>
      </w:pPr>
      <w:rPr>
        <w:rFonts w:ascii="Courier New" w:hAnsi="Courier New" w:hint="default"/>
      </w:rPr>
    </w:lvl>
    <w:lvl w:ilvl="2" w:tplc="99B08CA2">
      <w:start w:val="1"/>
      <w:numFmt w:val="bullet"/>
      <w:lvlText w:val=""/>
      <w:lvlJc w:val="left"/>
      <w:pPr>
        <w:ind w:left="2160" w:hanging="360"/>
      </w:pPr>
      <w:rPr>
        <w:rFonts w:ascii="Wingdings" w:hAnsi="Wingdings" w:hint="default"/>
      </w:rPr>
    </w:lvl>
    <w:lvl w:ilvl="3" w:tplc="84286C54">
      <w:start w:val="1"/>
      <w:numFmt w:val="bullet"/>
      <w:lvlText w:val=""/>
      <w:lvlJc w:val="left"/>
      <w:pPr>
        <w:ind w:left="2880" w:hanging="360"/>
      </w:pPr>
      <w:rPr>
        <w:rFonts w:ascii="Symbol" w:hAnsi="Symbol" w:hint="default"/>
      </w:rPr>
    </w:lvl>
    <w:lvl w:ilvl="4" w:tplc="48BE0100">
      <w:start w:val="1"/>
      <w:numFmt w:val="bullet"/>
      <w:lvlText w:val="o"/>
      <w:lvlJc w:val="left"/>
      <w:pPr>
        <w:ind w:left="3600" w:hanging="360"/>
      </w:pPr>
      <w:rPr>
        <w:rFonts w:ascii="Courier New" w:hAnsi="Courier New" w:hint="default"/>
      </w:rPr>
    </w:lvl>
    <w:lvl w:ilvl="5" w:tplc="DC124896">
      <w:start w:val="1"/>
      <w:numFmt w:val="bullet"/>
      <w:lvlText w:val=""/>
      <w:lvlJc w:val="left"/>
      <w:pPr>
        <w:ind w:left="4320" w:hanging="360"/>
      </w:pPr>
      <w:rPr>
        <w:rFonts w:ascii="Wingdings" w:hAnsi="Wingdings" w:hint="default"/>
      </w:rPr>
    </w:lvl>
    <w:lvl w:ilvl="6" w:tplc="354AC3C6">
      <w:start w:val="1"/>
      <w:numFmt w:val="bullet"/>
      <w:lvlText w:val=""/>
      <w:lvlJc w:val="left"/>
      <w:pPr>
        <w:ind w:left="5040" w:hanging="360"/>
      </w:pPr>
      <w:rPr>
        <w:rFonts w:ascii="Symbol" w:hAnsi="Symbol" w:hint="default"/>
      </w:rPr>
    </w:lvl>
    <w:lvl w:ilvl="7" w:tplc="0352C410">
      <w:start w:val="1"/>
      <w:numFmt w:val="bullet"/>
      <w:lvlText w:val="o"/>
      <w:lvlJc w:val="left"/>
      <w:pPr>
        <w:ind w:left="5760" w:hanging="360"/>
      </w:pPr>
      <w:rPr>
        <w:rFonts w:ascii="Courier New" w:hAnsi="Courier New" w:hint="default"/>
      </w:rPr>
    </w:lvl>
    <w:lvl w:ilvl="8" w:tplc="3808E2D0">
      <w:start w:val="1"/>
      <w:numFmt w:val="bullet"/>
      <w:lvlText w:val=""/>
      <w:lvlJc w:val="left"/>
      <w:pPr>
        <w:ind w:left="6480" w:hanging="360"/>
      </w:pPr>
      <w:rPr>
        <w:rFonts w:ascii="Wingdings" w:hAnsi="Wingdings" w:hint="default"/>
      </w:rPr>
    </w:lvl>
  </w:abstractNum>
  <w:abstractNum w:abstractNumId="5" w15:restartNumberingAfterBreak="0">
    <w:nsid w:val="1B622FFC"/>
    <w:multiLevelType w:val="multilevel"/>
    <w:tmpl w:val="38CE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D3264"/>
    <w:multiLevelType w:val="multilevel"/>
    <w:tmpl w:val="D89A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CFE57"/>
    <w:multiLevelType w:val="hybridMultilevel"/>
    <w:tmpl w:val="A406EC2C"/>
    <w:lvl w:ilvl="0" w:tplc="F5068E98">
      <w:start w:val="1"/>
      <w:numFmt w:val="bullet"/>
      <w:lvlText w:val="·"/>
      <w:lvlJc w:val="left"/>
      <w:pPr>
        <w:ind w:left="720" w:hanging="360"/>
      </w:pPr>
      <w:rPr>
        <w:rFonts w:ascii="Symbol" w:hAnsi="Symbol" w:hint="default"/>
      </w:rPr>
    </w:lvl>
    <w:lvl w:ilvl="1" w:tplc="E12C0022">
      <w:start w:val="1"/>
      <w:numFmt w:val="bullet"/>
      <w:lvlText w:val="o"/>
      <w:lvlJc w:val="left"/>
      <w:pPr>
        <w:ind w:left="1440" w:hanging="360"/>
      </w:pPr>
      <w:rPr>
        <w:rFonts w:ascii="Courier New" w:hAnsi="Courier New" w:hint="default"/>
      </w:rPr>
    </w:lvl>
    <w:lvl w:ilvl="2" w:tplc="6FF0B01A">
      <w:start w:val="1"/>
      <w:numFmt w:val="bullet"/>
      <w:lvlText w:val=""/>
      <w:lvlJc w:val="left"/>
      <w:pPr>
        <w:ind w:left="2160" w:hanging="360"/>
      </w:pPr>
      <w:rPr>
        <w:rFonts w:ascii="Wingdings" w:hAnsi="Wingdings" w:hint="default"/>
      </w:rPr>
    </w:lvl>
    <w:lvl w:ilvl="3" w:tplc="78945B88">
      <w:start w:val="1"/>
      <w:numFmt w:val="bullet"/>
      <w:lvlText w:val=""/>
      <w:lvlJc w:val="left"/>
      <w:pPr>
        <w:ind w:left="2880" w:hanging="360"/>
      </w:pPr>
      <w:rPr>
        <w:rFonts w:ascii="Symbol" w:hAnsi="Symbol" w:hint="default"/>
      </w:rPr>
    </w:lvl>
    <w:lvl w:ilvl="4" w:tplc="F0EE7088">
      <w:start w:val="1"/>
      <w:numFmt w:val="bullet"/>
      <w:lvlText w:val="o"/>
      <w:lvlJc w:val="left"/>
      <w:pPr>
        <w:ind w:left="3600" w:hanging="360"/>
      </w:pPr>
      <w:rPr>
        <w:rFonts w:ascii="Courier New" w:hAnsi="Courier New" w:hint="default"/>
      </w:rPr>
    </w:lvl>
    <w:lvl w:ilvl="5" w:tplc="8A72AF26">
      <w:start w:val="1"/>
      <w:numFmt w:val="bullet"/>
      <w:lvlText w:val=""/>
      <w:lvlJc w:val="left"/>
      <w:pPr>
        <w:ind w:left="4320" w:hanging="360"/>
      </w:pPr>
      <w:rPr>
        <w:rFonts w:ascii="Wingdings" w:hAnsi="Wingdings" w:hint="default"/>
      </w:rPr>
    </w:lvl>
    <w:lvl w:ilvl="6" w:tplc="B8EEF28C">
      <w:start w:val="1"/>
      <w:numFmt w:val="bullet"/>
      <w:lvlText w:val=""/>
      <w:lvlJc w:val="left"/>
      <w:pPr>
        <w:ind w:left="5040" w:hanging="360"/>
      </w:pPr>
      <w:rPr>
        <w:rFonts w:ascii="Symbol" w:hAnsi="Symbol" w:hint="default"/>
      </w:rPr>
    </w:lvl>
    <w:lvl w:ilvl="7" w:tplc="84F2CF2A">
      <w:start w:val="1"/>
      <w:numFmt w:val="bullet"/>
      <w:lvlText w:val="o"/>
      <w:lvlJc w:val="left"/>
      <w:pPr>
        <w:ind w:left="5760" w:hanging="360"/>
      </w:pPr>
      <w:rPr>
        <w:rFonts w:ascii="Courier New" w:hAnsi="Courier New" w:hint="default"/>
      </w:rPr>
    </w:lvl>
    <w:lvl w:ilvl="8" w:tplc="06D80FB6">
      <w:start w:val="1"/>
      <w:numFmt w:val="bullet"/>
      <w:lvlText w:val=""/>
      <w:lvlJc w:val="left"/>
      <w:pPr>
        <w:ind w:left="6480" w:hanging="360"/>
      </w:pPr>
      <w:rPr>
        <w:rFonts w:ascii="Wingdings" w:hAnsi="Wingdings" w:hint="default"/>
      </w:rPr>
    </w:lvl>
  </w:abstractNum>
  <w:abstractNum w:abstractNumId="8" w15:restartNumberingAfterBreak="0">
    <w:nsid w:val="315E28DE"/>
    <w:multiLevelType w:val="multilevel"/>
    <w:tmpl w:val="0FA0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E1D0F"/>
    <w:multiLevelType w:val="multilevel"/>
    <w:tmpl w:val="0834F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1628FA"/>
    <w:multiLevelType w:val="multilevel"/>
    <w:tmpl w:val="69F8E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DE0B2F"/>
    <w:multiLevelType w:val="multilevel"/>
    <w:tmpl w:val="5844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72C821"/>
    <w:multiLevelType w:val="hybridMultilevel"/>
    <w:tmpl w:val="B79ED91A"/>
    <w:lvl w:ilvl="0" w:tplc="5F162822">
      <w:start w:val="1"/>
      <w:numFmt w:val="bullet"/>
      <w:lvlText w:val="·"/>
      <w:lvlJc w:val="left"/>
      <w:pPr>
        <w:ind w:left="720" w:hanging="360"/>
      </w:pPr>
      <w:rPr>
        <w:rFonts w:ascii="Symbol" w:hAnsi="Symbol" w:hint="default"/>
      </w:rPr>
    </w:lvl>
    <w:lvl w:ilvl="1" w:tplc="E71CAB6C">
      <w:start w:val="1"/>
      <w:numFmt w:val="bullet"/>
      <w:lvlText w:val="o"/>
      <w:lvlJc w:val="left"/>
      <w:pPr>
        <w:ind w:left="1440" w:hanging="360"/>
      </w:pPr>
      <w:rPr>
        <w:rFonts w:ascii="Courier New" w:hAnsi="Courier New" w:hint="default"/>
      </w:rPr>
    </w:lvl>
    <w:lvl w:ilvl="2" w:tplc="F240294E">
      <w:start w:val="1"/>
      <w:numFmt w:val="bullet"/>
      <w:lvlText w:val=""/>
      <w:lvlJc w:val="left"/>
      <w:pPr>
        <w:ind w:left="2160" w:hanging="360"/>
      </w:pPr>
      <w:rPr>
        <w:rFonts w:ascii="Wingdings" w:hAnsi="Wingdings" w:hint="default"/>
      </w:rPr>
    </w:lvl>
    <w:lvl w:ilvl="3" w:tplc="E03E5F5E">
      <w:start w:val="1"/>
      <w:numFmt w:val="bullet"/>
      <w:lvlText w:val=""/>
      <w:lvlJc w:val="left"/>
      <w:pPr>
        <w:ind w:left="2880" w:hanging="360"/>
      </w:pPr>
      <w:rPr>
        <w:rFonts w:ascii="Symbol" w:hAnsi="Symbol" w:hint="default"/>
      </w:rPr>
    </w:lvl>
    <w:lvl w:ilvl="4" w:tplc="F0B4DF20">
      <w:start w:val="1"/>
      <w:numFmt w:val="bullet"/>
      <w:lvlText w:val="o"/>
      <w:lvlJc w:val="left"/>
      <w:pPr>
        <w:ind w:left="3600" w:hanging="360"/>
      </w:pPr>
      <w:rPr>
        <w:rFonts w:ascii="Courier New" w:hAnsi="Courier New" w:hint="default"/>
      </w:rPr>
    </w:lvl>
    <w:lvl w:ilvl="5" w:tplc="7A14AEB8">
      <w:start w:val="1"/>
      <w:numFmt w:val="bullet"/>
      <w:lvlText w:val=""/>
      <w:lvlJc w:val="left"/>
      <w:pPr>
        <w:ind w:left="4320" w:hanging="360"/>
      </w:pPr>
      <w:rPr>
        <w:rFonts w:ascii="Wingdings" w:hAnsi="Wingdings" w:hint="default"/>
      </w:rPr>
    </w:lvl>
    <w:lvl w:ilvl="6" w:tplc="760627FA">
      <w:start w:val="1"/>
      <w:numFmt w:val="bullet"/>
      <w:lvlText w:val=""/>
      <w:lvlJc w:val="left"/>
      <w:pPr>
        <w:ind w:left="5040" w:hanging="360"/>
      </w:pPr>
      <w:rPr>
        <w:rFonts w:ascii="Symbol" w:hAnsi="Symbol" w:hint="default"/>
      </w:rPr>
    </w:lvl>
    <w:lvl w:ilvl="7" w:tplc="2B7C9AF8">
      <w:start w:val="1"/>
      <w:numFmt w:val="bullet"/>
      <w:lvlText w:val="o"/>
      <w:lvlJc w:val="left"/>
      <w:pPr>
        <w:ind w:left="5760" w:hanging="360"/>
      </w:pPr>
      <w:rPr>
        <w:rFonts w:ascii="Courier New" w:hAnsi="Courier New" w:hint="default"/>
      </w:rPr>
    </w:lvl>
    <w:lvl w:ilvl="8" w:tplc="A9EE8A2E">
      <w:start w:val="1"/>
      <w:numFmt w:val="bullet"/>
      <w:lvlText w:val=""/>
      <w:lvlJc w:val="left"/>
      <w:pPr>
        <w:ind w:left="6480" w:hanging="360"/>
      </w:pPr>
      <w:rPr>
        <w:rFonts w:ascii="Wingdings" w:hAnsi="Wingdings" w:hint="default"/>
      </w:rPr>
    </w:lvl>
  </w:abstractNum>
  <w:abstractNum w:abstractNumId="13" w15:restartNumberingAfterBreak="0">
    <w:nsid w:val="705F1A20"/>
    <w:multiLevelType w:val="hybridMultilevel"/>
    <w:tmpl w:val="58F8AD78"/>
    <w:lvl w:ilvl="0" w:tplc="587AB97C">
      <w:start w:val="1"/>
      <w:numFmt w:val="bullet"/>
      <w:lvlText w:val="·"/>
      <w:lvlJc w:val="left"/>
      <w:pPr>
        <w:ind w:left="720" w:hanging="360"/>
      </w:pPr>
      <w:rPr>
        <w:rFonts w:ascii="Symbol" w:hAnsi="Symbol" w:hint="default"/>
      </w:rPr>
    </w:lvl>
    <w:lvl w:ilvl="1" w:tplc="4A8C5F52">
      <w:start w:val="1"/>
      <w:numFmt w:val="bullet"/>
      <w:lvlText w:val="o"/>
      <w:lvlJc w:val="left"/>
      <w:pPr>
        <w:ind w:left="1440" w:hanging="360"/>
      </w:pPr>
      <w:rPr>
        <w:rFonts w:ascii="Courier New" w:hAnsi="Courier New" w:hint="default"/>
      </w:rPr>
    </w:lvl>
    <w:lvl w:ilvl="2" w:tplc="4560F5D8">
      <w:start w:val="1"/>
      <w:numFmt w:val="bullet"/>
      <w:lvlText w:val=""/>
      <w:lvlJc w:val="left"/>
      <w:pPr>
        <w:ind w:left="2160" w:hanging="360"/>
      </w:pPr>
      <w:rPr>
        <w:rFonts w:ascii="Wingdings" w:hAnsi="Wingdings" w:hint="default"/>
      </w:rPr>
    </w:lvl>
    <w:lvl w:ilvl="3" w:tplc="E6F6F906">
      <w:start w:val="1"/>
      <w:numFmt w:val="bullet"/>
      <w:lvlText w:val=""/>
      <w:lvlJc w:val="left"/>
      <w:pPr>
        <w:ind w:left="2880" w:hanging="360"/>
      </w:pPr>
      <w:rPr>
        <w:rFonts w:ascii="Symbol" w:hAnsi="Symbol" w:hint="default"/>
      </w:rPr>
    </w:lvl>
    <w:lvl w:ilvl="4" w:tplc="F8D0CA90">
      <w:start w:val="1"/>
      <w:numFmt w:val="bullet"/>
      <w:lvlText w:val="o"/>
      <w:lvlJc w:val="left"/>
      <w:pPr>
        <w:ind w:left="3600" w:hanging="360"/>
      </w:pPr>
      <w:rPr>
        <w:rFonts w:ascii="Courier New" w:hAnsi="Courier New" w:hint="default"/>
      </w:rPr>
    </w:lvl>
    <w:lvl w:ilvl="5" w:tplc="981047C0">
      <w:start w:val="1"/>
      <w:numFmt w:val="bullet"/>
      <w:lvlText w:val=""/>
      <w:lvlJc w:val="left"/>
      <w:pPr>
        <w:ind w:left="4320" w:hanging="360"/>
      </w:pPr>
      <w:rPr>
        <w:rFonts w:ascii="Wingdings" w:hAnsi="Wingdings" w:hint="default"/>
      </w:rPr>
    </w:lvl>
    <w:lvl w:ilvl="6" w:tplc="14EABCE8">
      <w:start w:val="1"/>
      <w:numFmt w:val="bullet"/>
      <w:lvlText w:val=""/>
      <w:lvlJc w:val="left"/>
      <w:pPr>
        <w:ind w:left="5040" w:hanging="360"/>
      </w:pPr>
      <w:rPr>
        <w:rFonts w:ascii="Symbol" w:hAnsi="Symbol" w:hint="default"/>
      </w:rPr>
    </w:lvl>
    <w:lvl w:ilvl="7" w:tplc="C0ECB2BC">
      <w:start w:val="1"/>
      <w:numFmt w:val="bullet"/>
      <w:lvlText w:val="o"/>
      <w:lvlJc w:val="left"/>
      <w:pPr>
        <w:ind w:left="5760" w:hanging="360"/>
      </w:pPr>
      <w:rPr>
        <w:rFonts w:ascii="Courier New" w:hAnsi="Courier New" w:hint="default"/>
      </w:rPr>
    </w:lvl>
    <w:lvl w:ilvl="8" w:tplc="6BA4C9AE">
      <w:start w:val="1"/>
      <w:numFmt w:val="bullet"/>
      <w:lvlText w:val=""/>
      <w:lvlJc w:val="left"/>
      <w:pPr>
        <w:ind w:left="6480" w:hanging="360"/>
      </w:pPr>
      <w:rPr>
        <w:rFonts w:ascii="Wingdings" w:hAnsi="Wingdings" w:hint="default"/>
      </w:rPr>
    </w:lvl>
  </w:abstractNum>
  <w:abstractNum w:abstractNumId="14" w15:restartNumberingAfterBreak="0">
    <w:nsid w:val="79E10909"/>
    <w:multiLevelType w:val="multilevel"/>
    <w:tmpl w:val="BA96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E257BD"/>
    <w:multiLevelType w:val="hybridMultilevel"/>
    <w:tmpl w:val="1EB0A586"/>
    <w:lvl w:ilvl="0" w:tplc="9DA2F922">
      <w:start w:val="1"/>
      <w:numFmt w:val="bullet"/>
      <w:lvlText w:val="·"/>
      <w:lvlJc w:val="left"/>
      <w:pPr>
        <w:ind w:left="720" w:hanging="360"/>
      </w:pPr>
      <w:rPr>
        <w:rFonts w:ascii="Symbol" w:hAnsi="Symbol" w:hint="default"/>
      </w:rPr>
    </w:lvl>
    <w:lvl w:ilvl="1" w:tplc="1E02BD58">
      <w:start w:val="1"/>
      <w:numFmt w:val="bullet"/>
      <w:lvlText w:val="o"/>
      <w:lvlJc w:val="left"/>
      <w:pPr>
        <w:ind w:left="1440" w:hanging="360"/>
      </w:pPr>
      <w:rPr>
        <w:rFonts w:ascii="Courier New" w:hAnsi="Courier New" w:hint="default"/>
      </w:rPr>
    </w:lvl>
    <w:lvl w:ilvl="2" w:tplc="917E2D54">
      <w:start w:val="1"/>
      <w:numFmt w:val="bullet"/>
      <w:lvlText w:val=""/>
      <w:lvlJc w:val="left"/>
      <w:pPr>
        <w:ind w:left="2160" w:hanging="360"/>
      </w:pPr>
      <w:rPr>
        <w:rFonts w:ascii="Wingdings" w:hAnsi="Wingdings" w:hint="default"/>
      </w:rPr>
    </w:lvl>
    <w:lvl w:ilvl="3" w:tplc="555AF246">
      <w:start w:val="1"/>
      <w:numFmt w:val="bullet"/>
      <w:lvlText w:val=""/>
      <w:lvlJc w:val="left"/>
      <w:pPr>
        <w:ind w:left="2880" w:hanging="360"/>
      </w:pPr>
      <w:rPr>
        <w:rFonts w:ascii="Symbol" w:hAnsi="Symbol" w:hint="default"/>
      </w:rPr>
    </w:lvl>
    <w:lvl w:ilvl="4" w:tplc="12FEF76E">
      <w:start w:val="1"/>
      <w:numFmt w:val="bullet"/>
      <w:lvlText w:val="o"/>
      <w:lvlJc w:val="left"/>
      <w:pPr>
        <w:ind w:left="3600" w:hanging="360"/>
      </w:pPr>
      <w:rPr>
        <w:rFonts w:ascii="Courier New" w:hAnsi="Courier New" w:hint="default"/>
      </w:rPr>
    </w:lvl>
    <w:lvl w:ilvl="5" w:tplc="BB541020">
      <w:start w:val="1"/>
      <w:numFmt w:val="bullet"/>
      <w:lvlText w:val=""/>
      <w:lvlJc w:val="left"/>
      <w:pPr>
        <w:ind w:left="4320" w:hanging="360"/>
      </w:pPr>
      <w:rPr>
        <w:rFonts w:ascii="Wingdings" w:hAnsi="Wingdings" w:hint="default"/>
      </w:rPr>
    </w:lvl>
    <w:lvl w:ilvl="6" w:tplc="105A8B70">
      <w:start w:val="1"/>
      <w:numFmt w:val="bullet"/>
      <w:lvlText w:val=""/>
      <w:lvlJc w:val="left"/>
      <w:pPr>
        <w:ind w:left="5040" w:hanging="360"/>
      </w:pPr>
      <w:rPr>
        <w:rFonts w:ascii="Symbol" w:hAnsi="Symbol" w:hint="default"/>
      </w:rPr>
    </w:lvl>
    <w:lvl w:ilvl="7" w:tplc="EE2A87E4">
      <w:start w:val="1"/>
      <w:numFmt w:val="bullet"/>
      <w:lvlText w:val="o"/>
      <w:lvlJc w:val="left"/>
      <w:pPr>
        <w:ind w:left="5760" w:hanging="360"/>
      </w:pPr>
      <w:rPr>
        <w:rFonts w:ascii="Courier New" w:hAnsi="Courier New" w:hint="default"/>
      </w:rPr>
    </w:lvl>
    <w:lvl w:ilvl="8" w:tplc="BA2A81D0">
      <w:start w:val="1"/>
      <w:numFmt w:val="bullet"/>
      <w:lvlText w:val=""/>
      <w:lvlJc w:val="left"/>
      <w:pPr>
        <w:ind w:left="6480" w:hanging="360"/>
      </w:pPr>
      <w:rPr>
        <w:rFonts w:ascii="Wingdings" w:hAnsi="Wingdings" w:hint="default"/>
      </w:rPr>
    </w:lvl>
  </w:abstractNum>
  <w:num w:numId="1" w16cid:durableId="882865875">
    <w:abstractNumId w:val="7"/>
  </w:num>
  <w:num w:numId="2" w16cid:durableId="1842695520">
    <w:abstractNumId w:val="13"/>
  </w:num>
  <w:num w:numId="3" w16cid:durableId="2145266542">
    <w:abstractNumId w:val="1"/>
  </w:num>
  <w:num w:numId="4" w16cid:durableId="145829042">
    <w:abstractNumId w:val="12"/>
  </w:num>
  <w:num w:numId="5" w16cid:durableId="1803305964">
    <w:abstractNumId w:val="3"/>
  </w:num>
  <w:num w:numId="6" w16cid:durableId="76946862">
    <w:abstractNumId w:val="4"/>
  </w:num>
  <w:num w:numId="7" w16cid:durableId="691538991">
    <w:abstractNumId w:val="15"/>
  </w:num>
  <w:num w:numId="8" w16cid:durableId="851913410">
    <w:abstractNumId w:val="5"/>
  </w:num>
  <w:num w:numId="9" w16cid:durableId="672296231">
    <w:abstractNumId w:val="6"/>
  </w:num>
  <w:num w:numId="10" w16cid:durableId="2123913102">
    <w:abstractNumId w:val="11"/>
  </w:num>
  <w:num w:numId="11" w16cid:durableId="1789541466">
    <w:abstractNumId w:val="8"/>
  </w:num>
  <w:num w:numId="12" w16cid:durableId="55399323">
    <w:abstractNumId w:val="14"/>
  </w:num>
  <w:num w:numId="13" w16cid:durableId="768623716">
    <w:abstractNumId w:val="2"/>
  </w:num>
  <w:num w:numId="14" w16cid:durableId="709769597">
    <w:abstractNumId w:val="10"/>
  </w:num>
  <w:num w:numId="15" w16cid:durableId="197744432">
    <w:abstractNumId w:val="0"/>
  </w:num>
  <w:num w:numId="16" w16cid:durableId="3612887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len Keller">
    <w15:presenceInfo w15:providerId="Windows Live" w15:userId="e787f13c9889a170"/>
  </w15:person>
  <w15:person w15:author="Glenna DePoe">
    <w15:presenceInfo w15:providerId="AD" w15:userId="S::glenna@spicesinc.com::4fd7ca17-4413-41bb-a570-ce2bd7747d73"/>
  </w15:person>
  <w15:person w15:author="Penny Patterson">
    <w15:presenceInfo w15:providerId="AD" w15:userId="S::penny@spicesinc.com::7bec89d0-993f-48ca-b90d-5a06f578d1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2ED283"/>
    <w:rsid w:val="000202D1"/>
    <w:rsid w:val="000212AB"/>
    <w:rsid w:val="00043A86"/>
    <w:rsid w:val="00052F2F"/>
    <w:rsid w:val="000703A2"/>
    <w:rsid w:val="00071876"/>
    <w:rsid w:val="000B6576"/>
    <w:rsid w:val="00111809"/>
    <w:rsid w:val="00125CED"/>
    <w:rsid w:val="00140462"/>
    <w:rsid w:val="001805D3"/>
    <w:rsid w:val="001C76EC"/>
    <w:rsid w:val="001D4B90"/>
    <w:rsid w:val="002246B5"/>
    <w:rsid w:val="00240344"/>
    <w:rsid w:val="00296928"/>
    <w:rsid w:val="002A78F9"/>
    <w:rsid w:val="002D6C59"/>
    <w:rsid w:val="00332065"/>
    <w:rsid w:val="0035084D"/>
    <w:rsid w:val="00352829"/>
    <w:rsid w:val="00360A6D"/>
    <w:rsid w:val="003C2921"/>
    <w:rsid w:val="003E4B75"/>
    <w:rsid w:val="003F1A6B"/>
    <w:rsid w:val="00415B25"/>
    <w:rsid w:val="0042336F"/>
    <w:rsid w:val="004D36FC"/>
    <w:rsid w:val="004E0058"/>
    <w:rsid w:val="00516DF7"/>
    <w:rsid w:val="00551DAD"/>
    <w:rsid w:val="005A08B7"/>
    <w:rsid w:val="005C2F1E"/>
    <w:rsid w:val="005D1604"/>
    <w:rsid w:val="0064066B"/>
    <w:rsid w:val="006633C8"/>
    <w:rsid w:val="00691E4C"/>
    <w:rsid w:val="006E038F"/>
    <w:rsid w:val="007264E2"/>
    <w:rsid w:val="007624E8"/>
    <w:rsid w:val="0076620F"/>
    <w:rsid w:val="007C5907"/>
    <w:rsid w:val="00800DB9"/>
    <w:rsid w:val="008130B4"/>
    <w:rsid w:val="008147E5"/>
    <w:rsid w:val="008461AC"/>
    <w:rsid w:val="00850FB5"/>
    <w:rsid w:val="00872F27"/>
    <w:rsid w:val="00874C25"/>
    <w:rsid w:val="008973DC"/>
    <w:rsid w:val="009379C8"/>
    <w:rsid w:val="00970270"/>
    <w:rsid w:val="009F3719"/>
    <w:rsid w:val="00A0187E"/>
    <w:rsid w:val="00A25D64"/>
    <w:rsid w:val="00AF21CB"/>
    <w:rsid w:val="00B20661"/>
    <w:rsid w:val="00B440A5"/>
    <w:rsid w:val="00B7687F"/>
    <w:rsid w:val="00BC1A96"/>
    <w:rsid w:val="00BF7788"/>
    <w:rsid w:val="00C45375"/>
    <w:rsid w:val="00C76477"/>
    <w:rsid w:val="00C861AA"/>
    <w:rsid w:val="00D1081D"/>
    <w:rsid w:val="00D13CAE"/>
    <w:rsid w:val="00D57834"/>
    <w:rsid w:val="00D80EAF"/>
    <w:rsid w:val="00E35BB4"/>
    <w:rsid w:val="00E5146C"/>
    <w:rsid w:val="00E70EAA"/>
    <w:rsid w:val="00E74268"/>
    <w:rsid w:val="00E77376"/>
    <w:rsid w:val="00E80B14"/>
    <w:rsid w:val="00EA4088"/>
    <w:rsid w:val="00ED0549"/>
    <w:rsid w:val="00ED2FEF"/>
    <w:rsid w:val="00EF4CCB"/>
    <w:rsid w:val="00F0355B"/>
    <w:rsid w:val="00F10F5A"/>
    <w:rsid w:val="00F14DE9"/>
    <w:rsid w:val="00FD0330"/>
    <w:rsid w:val="00FE66E6"/>
    <w:rsid w:val="00FF4CE1"/>
    <w:rsid w:val="067AFC65"/>
    <w:rsid w:val="0AC7ECD8"/>
    <w:rsid w:val="0BDCE56C"/>
    <w:rsid w:val="109B66E1"/>
    <w:rsid w:val="11CDFB79"/>
    <w:rsid w:val="1345EC43"/>
    <w:rsid w:val="1852BF35"/>
    <w:rsid w:val="24B6D087"/>
    <w:rsid w:val="24C4C734"/>
    <w:rsid w:val="25BA310D"/>
    <w:rsid w:val="2708FDF3"/>
    <w:rsid w:val="298B9DAB"/>
    <w:rsid w:val="2B461B2F"/>
    <w:rsid w:val="3987608F"/>
    <w:rsid w:val="3B2C6772"/>
    <w:rsid w:val="3BED9813"/>
    <w:rsid w:val="46BDD260"/>
    <w:rsid w:val="47BB0E6A"/>
    <w:rsid w:val="48D0EE55"/>
    <w:rsid w:val="4F22ADDF"/>
    <w:rsid w:val="575A2B71"/>
    <w:rsid w:val="61898366"/>
    <w:rsid w:val="702ED283"/>
    <w:rsid w:val="73162BE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2ED283"/>
  <w15:chartTrackingRefBased/>
  <w15:docId w15:val="{4AA94A0B-E632-4EE6-9A55-441A9A000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rmalWeb">
    <w:name w:val="Normal (Web)"/>
    <w:basedOn w:val="Normal"/>
    <w:uiPriority w:val="99"/>
    <w:unhideWhenUsed/>
    <w:rsid w:val="00874C25"/>
    <w:pPr>
      <w:spacing w:before="100" w:beforeAutospacing="1" w:after="100" w:afterAutospacing="1" w:line="240" w:lineRule="auto"/>
    </w:pPr>
    <w:rPr>
      <w:rFonts w:ascii="Times New Roman" w:eastAsia="Times New Roman" w:hAnsi="Times New Roman" w:cs="Times New Roman"/>
      <w:lang w:eastAsia="en-US"/>
    </w:rPr>
  </w:style>
  <w:style w:type="paragraph" w:styleId="Revision">
    <w:name w:val="Revision"/>
    <w:hidden/>
    <w:uiPriority w:val="99"/>
    <w:semiHidden/>
    <w:rsid w:val="0042336F"/>
    <w:pPr>
      <w:spacing w:after="0" w:line="240" w:lineRule="auto"/>
    </w:pPr>
  </w:style>
  <w:style w:type="character" w:styleId="CommentReference">
    <w:name w:val="annotation reference"/>
    <w:basedOn w:val="DefaultParagraphFont"/>
    <w:uiPriority w:val="99"/>
    <w:semiHidden/>
    <w:unhideWhenUsed/>
    <w:rsid w:val="0042336F"/>
    <w:rPr>
      <w:sz w:val="16"/>
      <w:szCs w:val="16"/>
    </w:rPr>
  </w:style>
  <w:style w:type="paragraph" w:styleId="CommentText">
    <w:name w:val="annotation text"/>
    <w:basedOn w:val="Normal"/>
    <w:link w:val="CommentTextChar"/>
    <w:uiPriority w:val="99"/>
    <w:unhideWhenUsed/>
    <w:rsid w:val="0042336F"/>
    <w:pPr>
      <w:spacing w:line="240" w:lineRule="auto"/>
    </w:pPr>
    <w:rPr>
      <w:sz w:val="20"/>
      <w:szCs w:val="20"/>
    </w:rPr>
  </w:style>
  <w:style w:type="character" w:customStyle="1" w:styleId="CommentTextChar">
    <w:name w:val="Comment Text Char"/>
    <w:basedOn w:val="DefaultParagraphFont"/>
    <w:link w:val="CommentText"/>
    <w:uiPriority w:val="99"/>
    <w:rsid w:val="0042336F"/>
    <w:rPr>
      <w:sz w:val="20"/>
      <w:szCs w:val="20"/>
    </w:rPr>
  </w:style>
  <w:style w:type="paragraph" w:styleId="CommentSubject">
    <w:name w:val="annotation subject"/>
    <w:basedOn w:val="CommentText"/>
    <w:next w:val="CommentText"/>
    <w:link w:val="CommentSubjectChar"/>
    <w:uiPriority w:val="99"/>
    <w:semiHidden/>
    <w:unhideWhenUsed/>
    <w:rsid w:val="0042336F"/>
    <w:rPr>
      <w:b/>
      <w:bCs/>
    </w:rPr>
  </w:style>
  <w:style w:type="character" w:customStyle="1" w:styleId="CommentSubjectChar">
    <w:name w:val="Comment Subject Char"/>
    <w:basedOn w:val="CommentTextChar"/>
    <w:link w:val="CommentSubject"/>
    <w:uiPriority w:val="99"/>
    <w:semiHidden/>
    <w:rsid w:val="0042336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552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6a5d6d6f-54f3-4441-ab41-59169cc1f342" xsi:nil="true"/>
    <SharedWithUsers xmlns="33a1576e-cc5a-4b44-902b-55685dc4354d">
      <UserInfo>
        <DisplayName>Glenna DePoe</DisplayName>
        <AccountId>37</AccountId>
        <AccountType/>
      </UserInfo>
    </SharedWithUsers>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EE201B-2C97-4797-BF1F-C09AF1F777DD}">
  <ds:schemaRefs>
    <ds:schemaRef ds:uri="http://schemas.microsoft.com/office/2006/metadata/properties"/>
    <ds:schemaRef ds:uri="http://schemas.microsoft.com/office/infopath/2007/PartnerControls"/>
    <ds:schemaRef ds:uri="6a5d6d6f-54f3-4441-ab41-59169cc1f342"/>
    <ds:schemaRef ds:uri="33a1576e-cc5a-4b44-902b-55685dc4354d"/>
  </ds:schemaRefs>
</ds:datastoreItem>
</file>

<file path=customXml/itemProps2.xml><?xml version="1.0" encoding="utf-8"?>
<ds:datastoreItem xmlns:ds="http://schemas.openxmlformats.org/officeDocument/2006/customXml" ds:itemID="{644C8141-A243-4E3A-91BC-733029E2C05E}">
  <ds:schemaRefs>
    <ds:schemaRef ds:uri="http://schemas.microsoft.com/sharepoint/v3/contenttype/forms"/>
  </ds:schemaRefs>
</ds:datastoreItem>
</file>

<file path=customXml/itemProps3.xml><?xml version="1.0" encoding="utf-8"?>
<ds:datastoreItem xmlns:ds="http://schemas.openxmlformats.org/officeDocument/2006/customXml" ds:itemID="{74EC4309-0DE9-4B03-82ED-C79E8A2D0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Pages>
  <Words>637</Words>
  <Characters>3735</Characters>
  <Application>Microsoft Office Word</Application>
  <DocSecurity>0</DocSecurity>
  <Lines>88</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Terri Peterson</dc:creator>
  <cp:keywords/>
  <dc:description/>
  <cp:lastModifiedBy>Penny Patterson</cp:lastModifiedBy>
  <cp:revision>38</cp:revision>
  <cp:lastPrinted>2026-03-18T20:08:00Z</cp:lastPrinted>
  <dcterms:created xsi:type="dcterms:W3CDTF">2024-05-23T22:58:00Z</dcterms:created>
  <dcterms:modified xsi:type="dcterms:W3CDTF">2026-03-23T17:22:00Z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_activity">
    <vt:lpwstr>{"FileActivityType":"9","FileActivityTimeStamp":"2024-05-23T20:23:54.020Z","FileActivityUsersOnPage":[{"DisplayName":"Terri Peterson","Id":"terri@spicesinc.com"},{"DisplayName":"Glenna DePoe","Id":"glenna@spicesinc.com"}],"FileActivityNavigationId":null}</vt:lpwstr>
  </property>
  <property fmtid="{D5CDD505-2E9C-101B-9397-08002B2CF9AE}" pid="7" name="MediaServiceImageTags">
    <vt:lpwstr/>
  </property>
</Properties>
</file>