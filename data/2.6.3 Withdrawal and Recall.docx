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5C8F6" w14:textId="77777777" w:rsidR="006D784E" w:rsidRPr="000754B4" w:rsidRDefault="006D784E" w:rsidP="00173C1D">
      <w:pPr>
        <w:pStyle w:val="Heading2"/>
        <w:rPr>
          <w:rFonts w:asciiTheme="minorHAnsi" w:hAnsiTheme="minorHAnsi" w:cstheme="minorHAnsi"/>
          <w:b w:val="0"/>
          <w:bCs w:val="0"/>
          <w:i w:val="0"/>
          <w:iCs w:val="0"/>
          <w:sz w:val="24"/>
          <w:szCs w:val="24"/>
          <w:u w:val="single"/>
        </w:rPr>
      </w:pPr>
      <w:r w:rsidRPr="000754B4">
        <w:rPr>
          <w:rStyle w:val="Strong"/>
          <w:rFonts w:asciiTheme="minorHAnsi" w:hAnsiTheme="minorHAnsi" w:cstheme="minorHAnsi"/>
          <w:b/>
          <w:bCs/>
          <w:i w:val="0"/>
          <w:iCs w:val="0"/>
          <w:sz w:val="24"/>
          <w:szCs w:val="24"/>
          <w:u w:val="single"/>
        </w:rPr>
        <w:t>INTRODUCTION</w:t>
      </w:r>
    </w:p>
    <w:p w14:paraId="60EA019F" w14:textId="77777777" w:rsidR="00FD35B7" w:rsidRDefault="006C116A" w:rsidP="006C116A">
      <w:pPr>
        <w:spacing w:after="120"/>
        <w:rPr>
          <w:ins w:id="0" w:author="Glenna DePoe" w:date="2026-02-24T13:48:00Z" w16du:dateUtc="2026-02-24T18:48:00Z"/>
          <w:rFonts w:asciiTheme="minorHAnsi" w:hAnsiTheme="minorHAnsi" w:cstheme="minorHAnsi"/>
          <w:sz w:val="24"/>
          <w:szCs w:val="24"/>
        </w:rPr>
      </w:pPr>
      <w:r>
        <w:rPr>
          <w:rFonts w:asciiTheme="minorHAnsi" w:hAnsiTheme="minorHAnsi" w:cstheme="minorHAnsi"/>
          <w:sz w:val="24"/>
          <w:szCs w:val="24"/>
        </w:rPr>
        <w:br/>
      </w:r>
      <w:ins w:id="1" w:author="Glenna DePoe" w:date="2026-02-24T13:48:00Z">
        <w:r w:rsidR="005A405E" w:rsidRPr="00FD35B7">
          <w:rPr>
            <w:rFonts w:asciiTheme="minorHAnsi" w:hAnsiTheme="minorHAnsi" w:cstheme="minorHAnsi"/>
            <w:sz w:val="24"/>
            <w:szCs w:val="24"/>
          </w:rPr>
          <w:t>Spices, Inc. maintains a documented Product Withdrawal and Recall Program to ensure affected product can be rapidly identified, controlled, and removed from distribution when necessary to protect public health and comply with regulatory and SQF requirements.</w:t>
        </w:r>
      </w:ins>
    </w:p>
    <w:p w14:paraId="01FB56E5" w14:textId="733F5D44" w:rsidR="006D784E" w:rsidRPr="00081583" w:rsidDel="005A405E" w:rsidRDefault="00081583" w:rsidP="006C116A">
      <w:pPr>
        <w:spacing w:after="120"/>
        <w:rPr>
          <w:del w:id="2" w:author="Glenna DePoe" w:date="2026-02-24T13:48:00Z" w16du:dateUtc="2026-02-24T18:48:00Z"/>
          <w:rFonts w:asciiTheme="minorHAnsi" w:hAnsiTheme="minorHAnsi" w:cstheme="minorHAnsi"/>
          <w:sz w:val="24"/>
          <w:szCs w:val="24"/>
        </w:rPr>
      </w:pPr>
      <w:del w:id="3" w:author="Glenna DePoe" w:date="2026-02-24T13:48:00Z" w16du:dateUtc="2026-02-24T18:48:00Z">
        <w:r w:rsidRPr="00081583" w:rsidDel="005A405E">
          <w:rPr>
            <w:rFonts w:asciiTheme="minorHAnsi" w:hAnsiTheme="minorHAnsi" w:cstheme="minorHAnsi"/>
            <w:sz w:val="24"/>
            <w:szCs w:val="24"/>
          </w:rPr>
          <w:delText>Spices Inc. can quickly and effectively identify, locate, control, and remove affected product from distribution in the event of a product recall or market withdrawal to protect public health and comply with regulatory and SQF requirements.</w:delText>
        </w:r>
      </w:del>
    </w:p>
    <w:p w14:paraId="22413448" w14:textId="77777777" w:rsidR="006D784E" w:rsidRDefault="006D784E" w:rsidP="005A405E">
      <w:pPr>
        <w:spacing w:after="120"/>
        <w:rPr>
          <w:rStyle w:val="Strong"/>
          <w:rFonts w:asciiTheme="minorHAnsi" w:hAnsiTheme="minorHAnsi" w:cstheme="minorHAnsi"/>
          <w:b w:val="0"/>
          <w:bCs w:val="0"/>
          <w:i/>
          <w:iCs/>
          <w:sz w:val="24"/>
          <w:szCs w:val="24"/>
          <w:u w:val="single"/>
        </w:rPr>
      </w:pPr>
      <w:r w:rsidRPr="000754B4">
        <w:rPr>
          <w:rStyle w:val="Strong"/>
          <w:rFonts w:asciiTheme="minorHAnsi" w:hAnsiTheme="minorHAnsi" w:cstheme="minorHAnsi"/>
          <w:sz w:val="24"/>
          <w:szCs w:val="24"/>
          <w:u w:val="single"/>
        </w:rPr>
        <w:t>SCOPE</w:t>
      </w:r>
    </w:p>
    <w:p w14:paraId="5BAF2639" w14:textId="205A49FC" w:rsidR="006769BB" w:rsidRPr="00744160" w:rsidRDefault="007E23E7" w:rsidP="00744160">
      <w:pPr>
        <w:spacing w:before="100" w:beforeAutospacing="1" w:after="100" w:afterAutospacing="1"/>
        <w:rPr>
          <w:rFonts w:asciiTheme="minorHAnsi" w:hAnsiTheme="minorHAnsi" w:cstheme="minorHAnsi"/>
          <w:sz w:val="24"/>
          <w:szCs w:val="24"/>
        </w:rPr>
      </w:pPr>
      <w:r w:rsidRPr="007E23E7">
        <w:rPr>
          <w:rFonts w:asciiTheme="minorHAnsi" w:hAnsiTheme="minorHAnsi" w:cstheme="minorHAnsi"/>
          <w:sz w:val="24"/>
          <w:szCs w:val="24"/>
        </w:rPr>
        <w:t xml:space="preserve">This </w:t>
      </w:r>
      <w:r w:rsidR="00B237CD">
        <w:rPr>
          <w:rFonts w:asciiTheme="minorHAnsi" w:hAnsiTheme="minorHAnsi" w:cstheme="minorHAnsi"/>
          <w:sz w:val="24"/>
          <w:szCs w:val="24"/>
        </w:rPr>
        <w:t xml:space="preserve">document </w:t>
      </w:r>
      <w:r w:rsidR="00724603">
        <w:rPr>
          <w:rFonts w:asciiTheme="minorHAnsi" w:hAnsiTheme="minorHAnsi" w:cstheme="minorHAnsi"/>
          <w:sz w:val="24"/>
          <w:szCs w:val="24"/>
        </w:rPr>
        <w:t>applies to all</w:t>
      </w:r>
      <w:r w:rsidRPr="007E23E7">
        <w:rPr>
          <w:rFonts w:asciiTheme="minorHAnsi" w:hAnsiTheme="minorHAnsi" w:cstheme="minorHAnsi"/>
          <w:sz w:val="24"/>
          <w:szCs w:val="24"/>
        </w:rPr>
        <w:t xml:space="preserve"> raw materials, </w:t>
      </w:r>
      <w:r w:rsidR="00744160" w:rsidRPr="00744160">
        <w:rPr>
          <w:rFonts w:asciiTheme="minorHAnsi" w:hAnsiTheme="minorHAnsi" w:cstheme="minorHAnsi"/>
          <w:sz w:val="24"/>
          <w:szCs w:val="24"/>
        </w:rPr>
        <w:t>i</w:t>
      </w:r>
      <w:r w:rsidR="006769BB" w:rsidRPr="00744160">
        <w:rPr>
          <w:rFonts w:asciiTheme="minorHAnsi" w:hAnsiTheme="minorHAnsi" w:cstheme="minorHAnsi"/>
          <w:sz w:val="24"/>
          <w:szCs w:val="24"/>
        </w:rPr>
        <w:t>n-house ground products</w:t>
      </w:r>
      <w:r w:rsidR="00594070" w:rsidRPr="00744160">
        <w:rPr>
          <w:rFonts w:asciiTheme="minorHAnsi" w:hAnsiTheme="minorHAnsi" w:cstheme="minorHAnsi"/>
          <w:sz w:val="24"/>
          <w:szCs w:val="24"/>
        </w:rPr>
        <w:t xml:space="preserve">, </w:t>
      </w:r>
      <w:r w:rsidR="00744160" w:rsidRPr="00744160">
        <w:rPr>
          <w:rFonts w:asciiTheme="minorHAnsi" w:hAnsiTheme="minorHAnsi" w:cstheme="minorHAnsi"/>
          <w:sz w:val="24"/>
          <w:szCs w:val="24"/>
        </w:rPr>
        <w:t>s</w:t>
      </w:r>
      <w:r w:rsidR="006769BB" w:rsidRPr="00744160">
        <w:rPr>
          <w:rFonts w:asciiTheme="minorHAnsi" w:hAnsiTheme="minorHAnsi" w:cstheme="minorHAnsi"/>
          <w:sz w:val="24"/>
          <w:szCs w:val="24"/>
        </w:rPr>
        <w:t>pice blends</w:t>
      </w:r>
      <w:r w:rsidR="00744160" w:rsidRPr="00744160">
        <w:rPr>
          <w:rFonts w:asciiTheme="minorHAnsi" w:hAnsiTheme="minorHAnsi" w:cstheme="minorHAnsi"/>
          <w:sz w:val="24"/>
          <w:szCs w:val="24"/>
        </w:rPr>
        <w:t>, f</w:t>
      </w:r>
      <w:r w:rsidR="006769BB" w:rsidRPr="00744160">
        <w:rPr>
          <w:rFonts w:asciiTheme="minorHAnsi" w:hAnsiTheme="minorHAnsi" w:cstheme="minorHAnsi"/>
          <w:sz w:val="24"/>
          <w:szCs w:val="24"/>
        </w:rPr>
        <w:t xml:space="preserve">inished products </w:t>
      </w:r>
      <w:r w:rsidR="009B461D">
        <w:rPr>
          <w:rFonts w:asciiTheme="minorHAnsi" w:hAnsiTheme="minorHAnsi" w:cstheme="minorHAnsi"/>
          <w:sz w:val="24"/>
          <w:szCs w:val="24"/>
        </w:rPr>
        <w:t>produced and/or distributed by Spices, Inc</w:t>
      </w:r>
      <w:r w:rsidR="00744160">
        <w:rPr>
          <w:rFonts w:asciiTheme="minorHAnsi" w:hAnsiTheme="minorHAnsi" w:cstheme="minorHAnsi"/>
          <w:sz w:val="24"/>
          <w:szCs w:val="24"/>
        </w:rPr>
        <w:t>.</w:t>
      </w:r>
    </w:p>
    <w:p w14:paraId="52FEF03A" w14:textId="695A4B1F" w:rsidR="00955A08" w:rsidRPr="00955A08" w:rsidRDefault="00955A08" w:rsidP="006769BB">
      <w:pPr>
        <w:spacing w:after="120"/>
        <w:rPr>
          <w:rStyle w:val="Strong"/>
          <w:rFonts w:asciiTheme="minorHAnsi" w:hAnsiTheme="minorHAnsi" w:cstheme="minorHAnsi"/>
          <w:b w:val="0"/>
          <w:bCs w:val="0"/>
          <w:i/>
          <w:iCs/>
          <w:sz w:val="24"/>
          <w:szCs w:val="24"/>
          <w:u w:val="single"/>
        </w:rPr>
      </w:pPr>
      <w:r w:rsidRPr="00955A08">
        <w:rPr>
          <w:rStyle w:val="Strong"/>
          <w:rFonts w:asciiTheme="minorHAnsi" w:hAnsiTheme="minorHAnsi" w:cstheme="minorHAnsi"/>
          <w:sz w:val="24"/>
          <w:szCs w:val="24"/>
          <w:u w:val="single"/>
        </w:rPr>
        <w:t>RESPONSIBILITY</w:t>
      </w:r>
    </w:p>
    <w:p w14:paraId="3729F229" w14:textId="3A3B9BD4" w:rsidR="002841DB" w:rsidRDefault="002723F9" w:rsidP="002723F9">
      <w:pPr>
        <w:pStyle w:val="NormalWeb"/>
        <w:rPr>
          <w:ins w:id="4" w:author="Glenna DePoe" w:date="2026-02-24T13:49:00Z" w16du:dateUtc="2026-02-24T18:49:00Z"/>
          <w:rFonts w:asciiTheme="minorHAnsi" w:hAnsiTheme="minorHAnsi" w:cstheme="minorHAnsi"/>
        </w:rPr>
      </w:pPr>
      <w:r>
        <w:rPr>
          <w:rFonts w:asciiTheme="minorHAnsi" w:hAnsiTheme="minorHAnsi" w:cstheme="minorHAnsi"/>
        </w:rPr>
        <w:t>Chief Operations Officer (COO), Quality Assurance Manager, Inventory Control Manager</w:t>
      </w:r>
      <w:ins w:id="5" w:author="Glenna DePoe" w:date="2026-02-24T13:49:00Z" w16du:dateUtc="2026-02-24T18:49:00Z">
        <w:r w:rsidR="002841DB">
          <w:rPr>
            <w:rFonts w:asciiTheme="minorHAnsi" w:hAnsiTheme="minorHAnsi" w:cstheme="minorHAnsi"/>
          </w:rPr>
          <w:t>, Recall team Members as designated below</w:t>
        </w:r>
      </w:ins>
    </w:p>
    <w:p w14:paraId="5785AE75" w14:textId="77777777" w:rsidR="002841DB" w:rsidRPr="002841DB" w:rsidRDefault="002841DB" w:rsidP="002841DB">
      <w:pPr>
        <w:pStyle w:val="NormalWeb"/>
        <w:rPr>
          <w:ins w:id="6" w:author="Glenna DePoe" w:date="2026-02-24T13:49:00Z"/>
          <w:rFonts w:asciiTheme="minorHAnsi" w:hAnsiTheme="minorHAnsi" w:cstheme="minorHAnsi"/>
          <w:b/>
          <w:bCs/>
        </w:rPr>
      </w:pPr>
      <w:ins w:id="7" w:author="Glenna DePoe" w:date="2026-02-24T13:49:00Z">
        <w:r w:rsidRPr="002841DB">
          <w:rPr>
            <w:rFonts w:asciiTheme="minorHAnsi" w:hAnsiTheme="minorHAnsi" w:cstheme="minorHAnsi"/>
            <w:b/>
            <w:bCs/>
          </w:rPr>
          <w:t>DEFINITIONS</w:t>
        </w:r>
      </w:ins>
    </w:p>
    <w:p w14:paraId="3E829951" w14:textId="77777777" w:rsidR="002841DB" w:rsidRPr="002841DB" w:rsidRDefault="002841DB" w:rsidP="002841DB">
      <w:pPr>
        <w:pStyle w:val="NormalWeb"/>
        <w:rPr>
          <w:ins w:id="8" w:author="Glenna DePoe" w:date="2026-02-24T13:49:00Z"/>
          <w:rFonts w:asciiTheme="minorHAnsi" w:hAnsiTheme="minorHAnsi" w:cstheme="minorHAnsi"/>
        </w:rPr>
      </w:pPr>
      <w:ins w:id="9" w:author="Glenna DePoe" w:date="2026-02-24T13:49:00Z">
        <w:r w:rsidRPr="002841DB">
          <w:rPr>
            <w:rFonts w:asciiTheme="minorHAnsi" w:hAnsiTheme="minorHAnsi" w:cstheme="minorHAnsi"/>
            <w:b/>
            <w:bCs/>
          </w:rPr>
          <w:t>Recall</w:t>
        </w:r>
        <w:r w:rsidRPr="002841DB">
          <w:rPr>
            <w:rFonts w:asciiTheme="minorHAnsi" w:hAnsiTheme="minorHAnsi" w:cstheme="minorHAnsi"/>
          </w:rPr>
          <w:br/>
          <w:t>A Recall is the removal of product from the marketplace due to a confirmed or potential food safety hazard, regulatory violation, or risk to public health. Recalls may require notification of regulatory authorities and the SQF Certification Body and may involve public communication.</w:t>
        </w:r>
      </w:ins>
    </w:p>
    <w:p w14:paraId="334097F6" w14:textId="77777777" w:rsidR="002841DB" w:rsidRPr="002841DB" w:rsidRDefault="002841DB" w:rsidP="002841DB">
      <w:pPr>
        <w:pStyle w:val="NormalWeb"/>
        <w:rPr>
          <w:ins w:id="10" w:author="Glenna DePoe" w:date="2026-02-24T13:49:00Z"/>
          <w:rFonts w:asciiTheme="minorHAnsi" w:hAnsiTheme="minorHAnsi" w:cstheme="minorHAnsi"/>
        </w:rPr>
      </w:pPr>
      <w:ins w:id="11" w:author="Glenna DePoe" w:date="2026-02-24T13:49:00Z">
        <w:r w:rsidRPr="002841DB">
          <w:rPr>
            <w:rFonts w:asciiTheme="minorHAnsi" w:hAnsiTheme="minorHAnsi" w:cstheme="minorHAnsi"/>
            <w:b/>
            <w:bCs/>
          </w:rPr>
          <w:t>Withdrawal (Market Withdrawal)</w:t>
        </w:r>
        <w:r w:rsidRPr="002841DB">
          <w:rPr>
            <w:rFonts w:asciiTheme="minorHAnsi" w:hAnsiTheme="minorHAnsi" w:cstheme="minorHAnsi"/>
          </w:rPr>
          <w:br/>
          <w:t>A Withdrawal is the removal of product from distribution for quality, specification, or non-food-safety reasons where there is no reasonable probability of causing adverse health consequences. Withdrawals typically do not require regulatory reporting but are documented and controlled internally.</w:t>
        </w:r>
      </w:ins>
    </w:p>
    <w:p w14:paraId="36E8D7AB" w14:textId="313103D8" w:rsidR="002841DB" w:rsidRPr="00847F00" w:rsidRDefault="002841DB" w:rsidP="002723F9">
      <w:pPr>
        <w:pStyle w:val="NormalWeb"/>
        <w:rPr>
          <w:rFonts w:asciiTheme="minorHAnsi" w:hAnsiTheme="minorHAnsi" w:cstheme="minorHAnsi"/>
        </w:rPr>
      </w:pPr>
      <w:ins w:id="12" w:author="Glenna DePoe" w:date="2026-02-24T13:49:00Z">
        <w:r w:rsidRPr="002841DB">
          <w:rPr>
            <w:rFonts w:asciiTheme="minorHAnsi" w:hAnsiTheme="minorHAnsi" w:cstheme="minorHAnsi"/>
            <w:b/>
            <w:bCs/>
          </w:rPr>
          <w:t>Mock Recall</w:t>
        </w:r>
        <w:r w:rsidRPr="002841DB">
          <w:rPr>
            <w:rFonts w:asciiTheme="minorHAnsi" w:hAnsiTheme="minorHAnsi" w:cstheme="minorHAnsi"/>
          </w:rPr>
          <w:br/>
          <w:t>A simulated recall conducted to verify the effectiveness of the traceability and recall system.</w:t>
        </w:r>
      </w:ins>
    </w:p>
    <w:p w14:paraId="521DFEE4" w14:textId="77777777" w:rsidR="006D784E" w:rsidRPr="000754B4" w:rsidRDefault="006D784E" w:rsidP="00173C1D">
      <w:pPr>
        <w:pStyle w:val="NormalWeb"/>
        <w:rPr>
          <w:rFonts w:asciiTheme="minorHAnsi" w:hAnsiTheme="minorHAnsi" w:cstheme="minorHAnsi"/>
          <w:b/>
          <w:bCs/>
          <w:u w:val="single"/>
        </w:rPr>
      </w:pPr>
      <w:r w:rsidRPr="000754B4">
        <w:rPr>
          <w:rFonts w:asciiTheme="minorHAnsi" w:hAnsiTheme="minorHAnsi" w:cstheme="minorHAnsi"/>
          <w:b/>
          <w:bCs/>
          <w:u w:val="single"/>
        </w:rPr>
        <w:t>PROCEDURE</w:t>
      </w:r>
    </w:p>
    <w:p w14:paraId="3911C9A3" w14:textId="1E097E75" w:rsidR="00B47ABC" w:rsidDel="00BC71B2" w:rsidRDefault="00587E9A" w:rsidP="00587E9A">
      <w:pPr>
        <w:pStyle w:val="NormalWeb"/>
        <w:rPr>
          <w:del w:id="13" w:author="Glenna DePoe" w:date="2026-02-24T13:50:00Z" w16du:dateUtc="2026-02-24T18:50:00Z"/>
          <w:rFonts w:asciiTheme="minorHAnsi" w:hAnsiTheme="minorHAnsi" w:cstheme="minorHAnsi"/>
        </w:rPr>
      </w:pPr>
      <w:del w:id="14" w:author="Glenna DePoe" w:date="2026-02-24T13:50:00Z" w16du:dateUtc="2026-02-24T18:50:00Z">
        <w:r w:rsidRPr="00587E9A" w:rsidDel="00BC71B2">
          <w:rPr>
            <w:rFonts w:asciiTheme="minorHAnsi" w:hAnsiTheme="minorHAnsi" w:cstheme="minorHAnsi"/>
          </w:rPr>
          <w:delText>Definitions</w:delText>
        </w:r>
      </w:del>
    </w:p>
    <w:p w14:paraId="2F699166" w14:textId="0F384004" w:rsidR="00587E9A" w:rsidDel="00BC71B2" w:rsidRDefault="00587E9A">
      <w:pPr>
        <w:pStyle w:val="NormalWeb"/>
        <w:numPr>
          <w:ilvl w:val="0"/>
          <w:numId w:val="1"/>
        </w:numPr>
        <w:rPr>
          <w:del w:id="15" w:author="Glenna DePoe" w:date="2026-02-24T13:50:00Z" w16du:dateUtc="2026-02-24T18:50:00Z"/>
          <w:rFonts w:asciiTheme="minorHAnsi" w:hAnsiTheme="minorHAnsi" w:cstheme="minorHAnsi"/>
        </w:rPr>
      </w:pPr>
      <w:del w:id="16" w:author="Glenna DePoe" w:date="2026-02-24T13:50:00Z" w16du:dateUtc="2026-02-24T18:50:00Z">
        <w:r w:rsidDel="00BC71B2">
          <w:rPr>
            <w:rFonts w:asciiTheme="minorHAnsi" w:hAnsiTheme="minorHAnsi" w:cstheme="minorHAnsi"/>
          </w:rPr>
          <w:delText>Recall: Removal of product from the marketplace due to a food safety hazard or regulatory violation.</w:delText>
        </w:r>
      </w:del>
    </w:p>
    <w:p w14:paraId="4F537426" w14:textId="2604721D" w:rsidR="00587E9A" w:rsidDel="00BC71B2" w:rsidRDefault="00587E9A">
      <w:pPr>
        <w:pStyle w:val="NormalWeb"/>
        <w:numPr>
          <w:ilvl w:val="0"/>
          <w:numId w:val="1"/>
        </w:numPr>
        <w:rPr>
          <w:del w:id="17" w:author="Glenna DePoe" w:date="2026-02-24T13:50:00Z" w16du:dateUtc="2026-02-24T18:50:00Z"/>
          <w:rFonts w:asciiTheme="minorHAnsi" w:hAnsiTheme="minorHAnsi" w:cstheme="minorHAnsi"/>
        </w:rPr>
      </w:pPr>
      <w:del w:id="18" w:author="Glenna DePoe" w:date="2026-02-24T13:50:00Z" w16du:dateUtc="2026-02-24T18:50:00Z">
        <w:r w:rsidDel="00BC71B2">
          <w:rPr>
            <w:rFonts w:asciiTheme="minorHAnsi" w:hAnsiTheme="minorHAnsi" w:cstheme="minorHAnsi"/>
          </w:rPr>
          <w:delText>Withdrawal: Removal of product for quality or non-food-safety reasons.</w:delText>
        </w:r>
      </w:del>
    </w:p>
    <w:p w14:paraId="22E9BC1E" w14:textId="2A0407DD" w:rsidR="00587E9A" w:rsidDel="00BC71B2" w:rsidRDefault="00587E9A">
      <w:pPr>
        <w:pStyle w:val="NormalWeb"/>
        <w:numPr>
          <w:ilvl w:val="0"/>
          <w:numId w:val="1"/>
        </w:numPr>
        <w:rPr>
          <w:del w:id="19" w:author="Glenna DePoe" w:date="2026-02-24T13:50:00Z" w16du:dateUtc="2026-02-24T18:50:00Z"/>
          <w:rFonts w:asciiTheme="minorHAnsi" w:hAnsiTheme="minorHAnsi" w:cstheme="minorHAnsi"/>
        </w:rPr>
      </w:pPr>
      <w:del w:id="20" w:author="Glenna DePoe" w:date="2026-02-24T13:50:00Z" w16du:dateUtc="2026-02-24T18:50:00Z">
        <w:r w:rsidDel="00BC71B2">
          <w:rPr>
            <w:rFonts w:asciiTheme="minorHAnsi" w:hAnsiTheme="minorHAnsi" w:cstheme="minorHAnsi"/>
          </w:rPr>
          <w:delText>Mock Recall: A simulated recall conducted to test the effectiveness of the traceability and recall system.</w:delText>
        </w:r>
      </w:del>
    </w:p>
    <w:p w14:paraId="26AECE18" w14:textId="16D1E34C" w:rsidR="00085395" w:rsidRDefault="00085395" w:rsidP="00085395">
      <w:pPr>
        <w:pStyle w:val="NormalWeb"/>
        <w:rPr>
          <w:rFonts w:asciiTheme="minorHAnsi" w:hAnsiTheme="minorHAnsi" w:cstheme="minorHAnsi"/>
        </w:rPr>
      </w:pPr>
      <w:r>
        <w:rPr>
          <w:rFonts w:asciiTheme="minorHAnsi" w:hAnsiTheme="minorHAnsi" w:cstheme="minorHAnsi"/>
        </w:rPr>
        <w:t xml:space="preserve">Recall Team &amp; </w:t>
      </w:r>
      <w:r w:rsidR="004A56DE">
        <w:rPr>
          <w:rFonts w:asciiTheme="minorHAnsi" w:hAnsiTheme="minorHAnsi" w:cstheme="minorHAnsi"/>
        </w:rPr>
        <w:t>Responsibilities</w:t>
      </w:r>
    </w:p>
    <w:tbl>
      <w:tblPr>
        <w:tblStyle w:val="TableGrid"/>
        <w:tblW w:w="0" w:type="auto"/>
        <w:tblLook w:val="04A0" w:firstRow="1" w:lastRow="0" w:firstColumn="1" w:lastColumn="0" w:noHBand="0" w:noVBand="1"/>
      </w:tblPr>
      <w:tblGrid>
        <w:gridCol w:w="4675"/>
        <w:gridCol w:w="4675"/>
      </w:tblGrid>
      <w:tr w:rsidR="00714508" w14:paraId="71DB1D91" w14:textId="77777777" w:rsidTr="00714508">
        <w:tc>
          <w:tcPr>
            <w:tcW w:w="4675" w:type="dxa"/>
          </w:tcPr>
          <w:p w14:paraId="39E71AFB" w14:textId="38EB4C95" w:rsidR="00714508" w:rsidRDefault="00714508" w:rsidP="00085395">
            <w:pPr>
              <w:pStyle w:val="NormalWeb"/>
              <w:rPr>
                <w:rFonts w:asciiTheme="minorHAnsi" w:hAnsiTheme="minorHAnsi" w:cstheme="minorHAnsi"/>
              </w:rPr>
            </w:pPr>
            <w:r>
              <w:rPr>
                <w:rFonts w:asciiTheme="minorHAnsi" w:hAnsiTheme="minorHAnsi" w:cstheme="minorHAnsi"/>
              </w:rPr>
              <w:t>Role</w:t>
            </w:r>
          </w:p>
        </w:tc>
        <w:tc>
          <w:tcPr>
            <w:tcW w:w="4675" w:type="dxa"/>
          </w:tcPr>
          <w:p w14:paraId="7202D610" w14:textId="79F21E85" w:rsidR="00714508" w:rsidRDefault="00714508" w:rsidP="00085395">
            <w:pPr>
              <w:pStyle w:val="NormalWeb"/>
              <w:rPr>
                <w:rFonts w:asciiTheme="minorHAnsi" w:hAnsiTheme="minorHAnsi" w:cstheme="minorHAnsi"/>
              </w:rPr>
            </w:pPr>
            <w:r>
              <w:rPr>
                <w:rFonts w:asciiTheme="minorHAnsi" w:hAnsiTheme="minorHAnsi" w:cstheme="minorHAnsi"/>
              </w:rPr>
              <w:t>Responsibility</w:t>
            </w:r>
          </w:p>
        </w:tc>
      </w:tr>
      <w:tr w:rsidR="00714508" w14:paraId="758A6813" w14:textId="77777777" w:rsidTr="00714508">
        <w:tc>
          <w:tcPr>
            <w:tcW w:w="4675" w:type="dxa"/>
          </w:tcPr>
          <w:p w14:paraId="7E0A4A52" w14:textId="28078B53" w:rsidR="00714508" w:rsidRDefault="00714508" w:rsidP="00085395">
            <w:pPr>
              <w:pStyle w:val="NormalWeb"/>
              <w:rPr>
                <w:rFonts w:asciiTheme="minorHAnsi" w:hAnsiTheme="minorHAnsi" w:cstheme="minorHAnsi"/>
              </w:rPr>
            </w:pPr>
            <w:r>
              <w:rPr>
                <w:rFonts w:asciiTheme="minorHAnsi" w:hAnsiTheme="minorHAnsi" w:cstheme="minorHAnsi"/>
              </w:rPr>
              <w:t>Recall Authorization Person (senior Management)</w:t>
            </w:r>
          </w:p>
        </w:tc>
        <w:tc>
          <w:tcPr>
            <w:tcW w:w="4675" w:type="dxa"/>
          </w:tcPr>
          <w:p w14:paraId="6BD2155C" w14:textId="7AF0FB2A" w:rsidR="00714508" w:rsidRDefault="00714508" w:rsidP="00085395">
            <w:pPr>
              <w:pStyle w:val="NormalWeb"/>
              <w:rPr>
                <w:rFonts w:asciiTheme="minorHAnsi" w:hAnsiTheme="minorHAnsi" w:cstheme="minorHAnsi"/>
              </w:rPr>
            </w:pPr>
            <w:r>
              <w:rPr>
                <w:rFonts w:asciiTheme="minorHAnsi" w:hAnsiTheme="minorHAnsi" w:cstheme="minorHAnsi"/>
              </w:rPr>
              <w:t>Determines if a recall or withdrawal is required and authorizes execution</w:t>
            </w:r>
            <w:ins w:id="21" w:author="Glenna DePoe" w:date="2026-02-24T13:50:00Z" w16du:dateUtc="2026-02-24T18:50:00Z">
              <w:r w:rsidR="00080E39">
                <w:rPr>
                  <w:rFonts w:asciiTheme="minorHAnsi" w:hAnsiTheme="minorHAnsi" w:cstheme="minorHAnsi"/>
                </w:rPr>
                <w:t>, approves closure</w:t>
              </w:r>
            </w:ins>
          </w:p>
        </w:tc>
      </w:tr>
      <w:tr w:rsidR="00714508" w14:paraId="2534F398" w14:textId="77777777" w:rsidTr="00714508">
        <w:tc>
          <w:tcPr>
            <w:tcW w:w="4675" w:type="dxa"/>
          </w:tcPr>
          <w:p w14:paraId="59C79245" w14:textId="23E997F5" w:rsidR="00714508" w:rsidRDefault="00714508" w:rsidP="00085395">
            <w:pPr>
              <w:pStyle w:val="NormalWeb"/>
              <w:rPr>
                <w:rFonts w:asciiTheme="minorHAnsi" w:hAnsiTheme="minorHAnsi" w:cstheme="minorHAnsi"/>
              </w:rPr>
            </w:pPr>
            <w:r>
              <w:rPr>
                <w:rFonts w:asciiTheme="minorHAnsi" w:hAnsiTheme="minorHAnsi" w:cstheme="minorHAnsi"/>
              </w:rPr>
              <w:lastRenderedPageBreak/>
              <w:t>Recall Coordinator (QA/PCQI)</w:t>
            </w:r>
          </w:p>
        </w:tc>
        <w:tc>
          <w:tcPr>
            <w:tcW w:w="4675" w:type="dxa"/>
          </w:tcPr>
          <w:p w14:paraId="58433429" w14:textId="2B3FDB08" w:rsidR="00714508" w:rsidRDefault="00714508" w:rsidP="00085395">
            <w:pPr>
              <w:pStyle w:val="NormalWeb"/>
              <w:rPr>
                <w:rFonts w:asciiTheme="minorHAnsi" w:hAnsiTheme="minorHAnsi" w:cstheme="minorHAnsi"/>
              </w:rPr>
            </w:pPr>
            <w:r>
              <w:rPr>
                <w:rFonts w:asciiTheme="minorHAnsi" w:hAnsiTheme="minorHAnsi" w:cstheme="minorHAnsi"/>
              </w:rPr>
              <w:t>Manages recall execution, traceability, documentation</w:t>
            </w:r>
            <w:r w:rsidR="00F443A7">
              <w:rPr>
                <w:rFonts w:asciiTheme="minorHAnsi" w:hAnsiTheme="minorHAnsi" w:cstheme="minorHAnsi"/>
              </w:rPr>
              <w:t xml:space="preserve"> </w:t>
            </w:r>
            <w:r>
              <w:rPr>
                <w:rFonts w:asciiTheme="minorHAnsi" w:hAnsiTheme="minorHAnsi" w:cstheme="minorHAnsi"/>
              </w:rPr>
              <w:t>a</w:t>
            </w:r>
            <w:r w:rsidR="00F443A7">
              <w:rPr>
                <w:rFonts w:asciiTheme="minorHAnsi" w:hAnsiTheme="minorHAnsi" w:cstheme="minorHAnsi"/>
              </w:rPr>
              <w:t>nd</w:t>
            </w:r>
            <w:r>
              <w:rPr>
                <w:rFonts w:asciiTheme="minorHAnsi" w:hAnsiTheme="minorHAnsi" w:cstheme="minorHAnsi"/>
              </w:rPr>
              <w:t xml:space="preserve"> communication</w:t>
            </w:r>
            <w:ins w:id="22" w:author="Glenna DePoe" w:date="2026-02-24T13:51:00Z" w16du:dateUtc="2026-02-24T18:51:00Z">
              <w:r w:rsidR="007D1454">
                <w:rPr>
                  <w:rFonts w:asciiTheme="minorHAnsi" w:hAnsiTheme="minorHAnsi" w:cstheme="minorHAnsi"/>
                </w:rPr>
                <w:t>, maintains records</w:t>
              </w:r>
            </w:ins>
          </w:p>
        </w:tc>
      </w:tr>
      <w:tr w:rsidR="00714508" w14:paraId="785F06E4" w14:textId="77777777" w:rsidTr="00714508">
        <w:tc>
          <w:tcPr>
            <w:tcW w:w="4675" w:type="dxa"/>
          </w:tcPr>
          <w:p w14:paraId="7B71DADE" w14:textId="1E7319EC" w:rsidR="00714508" w:rsidRDefault="00F443A7" w:rsidP="00085395">
            <w:pPr>
              <w:pStyle w:val="NormalWeb"/>
              <w:rPr>
                <w:rFonts w:asciiTheme="minorHAnsi" w:hAnsiTheme="minorHAnsi" w:cstheme="minorHAnsi"/>
              </w:rPr>
            </w:pPr>
            <w:del w:id="23" w:author="Glenna DePoe" w:date="2026-02-24T13:51:00Z" w16du:dateUtc="2026-02-24T18:51:00Z">
              <w:r w:rsidDel="007D1454">
                <w:rPr>
                  <w:rFonts w:asciiTheme="minorHAnsi" w:hAnsiTheme="minorHAnsi" w:cstheme="minorHAnsi"/>
                </w:rPr>
                <w:delText>Production Lead</w:delText>
              </w:r>
            </w:del>
            <w:ins w:id="24" w:author="Glenna DePoe" w:date="2026-02-24T13:51:00Z" w16du:dateUtc="2026-02-24T18:51:00Z">
              <w:r w:rsidR="007D1454">
                <w:rPr>
                  <w:rFonts w:asciiTheme="minorHAnsi" w:hAnsiTheme="minorHAnsi" w:cstheme="minorHAnsi"/>
                </w:rPr>
                <w:t>Inventory Control Manager</w:t>
              </w:r>
            </w:ins>
          </w:p>
        </w:tc>
        <w:tc>
          <w:tcPr>
            <w:tcW w:w="4675" w:type="dxa"/>
          </w:tcPr>
          <w:p w14:paraId="59E66FE2" w14:textId="07044525" w:rsidR="00714508" w:rsidRDefault="00F443A7" w:rsidP="00085395">
            <w:pPr>
              <w:pStyle w:val="NormalWeb"/>
              <w:rPr>
                <w:rFonts w:asciiTheme="minorHAnsi" w:hAnsiTheme="minorHAnsi" w:cstheme="minorHAnsi"/>
              </w:rPr>
            </w:pPr>
            <w:r>
              <w:rPr>
                <w:rFonts w:asciiTheme="minorHAnsi" w:hAnsiTheme="minorHAnsi" w:cstheme="minorHAnsi"/>
              </w:rPr>
              <w:t>Provides lot usage, production, grinding and blend records</w:t>
            </w:r>
            <w:ins w:id="25" w:author="Glenna DePoe" w:date="2026-02-24T13:51:00Z" w16du:dateUtc="2026-02-24T18:51:00Z">
              <w:r w:rsidR="0059182E">
                <w:rPr>
                  <w:rFonts w:asciiTheme="minorHAnsi" w:hAnsiTheme="minorHAnsi" w:cstheme="minorHAnsi"/>
                </w:rPr>
                <w:t xml:space="preserve">, </w:t>
              </w:r>
            </w:ins>
            <w:r w:rsidR="003A2A3C">
              <w:rPr>
                <w:rFonts w:asciiTheme="minorHAnsi" w:hAnsiTheme="minorHAnsi" w:cstheme="minorHAnsi"/>
              </w:rPr>
              <w:t>l</w:t>
            </w:r>
            <w:ins w:id="26" w:author="Glenna DePoe" w:date="2026-02-24T13:51:00Z" w16du:dateUtc="2026-02-24T18:51:00Z">
              <w:r w:rsidR="0059182E">
                <w:rPr>
                  <w:rFonts w:asciiTheme="minorHAnsi" w:hAnsiTheme="minorHAnsi" w:cstheme="minorHAnsi"/>
                </w:rPr>
                <w:t xml:space="preserve">ocates, segregates, </w:t>
              </w:r>
            </w:ins>
            <w:r w:rsidR="003A2A3C">
              <w:rPr>
                <w:rFonts w:asciiTheme="minorHAnsi" w:hAnsiTheme="minorHAnsi" w:cstheme="minorHAnsi"/>
              </w:rPr>
              <w:t xml:space="preserve">documents </w:t>
            </w:r>
            <w:ins w:id="27" w:author="Glenna DePoe" w:date="2026-02-24T13:51:00Z" w16du:dateUtc="2026-02-24T18:51:00Z">
              <w:r w:rsidR="0059182E">
                <w:rPr>
                  <w:rFonts w:asciiTheme="minorHAnsi" w:hAnsiTheme="minorHAnsi" w:cstheme="minorHAnsi"/>
                </w:rPr>
                <w:t>and hold affected inventory</w:t>
              </w:r>
            </w:ins>
          </w:p>
        </w:tc>
      </w:tr>
      <w:tr w:rsidR="00714508" w14:paraId="0F1ECF70" w14:textId="77777777" w:rsidTr="00714508">
        <w:tc>
          <w:tcPr>
            <w:tcW w:w="4675" w:type="dxa"/>
          </w:tcPr>
          <w:p w14:paraId="70985834" w14:textId="3FD6B4FC" w:rsidR="00714508" w:rsidRDefault="00F443A7" w:rsidP="00085395">
            <w:pPr>
              <w:pStyle w:val="NormalWeb"/>
              <w:rPr>
                <w:rFonts w:asciiTheme="minorHAnsi" w:hAnsiTheme="minorHAnsi" w:cstheme="minorHAnsi"/>
              </w:rPr>
            </w:pPr>
            <w:del w:id="28" w:author="Glenna DePoe" w:date="2026-02-24T13:51:00Z" w16du:dateUtc="2026-02-24T18:51:00Z">
              <w:r w:rsidDel="0059182E">
                <w:rPr>
                  <w:rFonts w:asciiTheme="minorHAnsi" w:hAnsiTheme="minorHAnsi" w:cstheme="minorHAnsi"/>
                </w:rPr>
                <w:delText>Office/Shipping</w:delText>
              </w:r>
            </w:del>
            <w:ins w:id="29" w:author="Glenna DePoe" w:date="2026-02-24T13:51:00Z" w16du:dateUtc="2026-02-24T18:51:00Z">
              <w:r w:rsidR="0059182E">
                <w:rPr>
                  <w:rFonts w:asciiTheme="minorHAnsi" w:hAnsiTheme="minorHAnsi" w:cstheme="minorHAnsi"/>
                </w:rPr>
                <w:t>Customer Service</w:t>
              </w:r>
            </w:ins>
          </w:p>
        </w:tc>
        <w:tc>
          <w:tcPr>
            <w:tcW w:w="4675" w:type="dxa"/>
          </w:tcPr>
          <w:p w14:paraId="1F7CBB01" w14:textId="413393AF" w:rsidR="00714508" w:rsidRDefault="00F443A7" w:rsidP="00085395">
            <w:pPr>
              <w:pStyle w:val="NormalWeb"/>
              <w:rPr>
                <w:rFonts w:asciiTheme="minorHAnsi" w:hAnsiTheme="minorHAnsi" w:cstheme="minorHAnsi"/>
              </w:rPr>
            </w:pPr>
            <w:r>
              <w:rPr>
                <w:rFonts w:asciiTheme="minorHAnsi" w:hAnsiTheme="minorHAnsi" w:cstheme="minorHAnsi"/>
              </w:rPr>
              <w:t>Provides customer orders, invoice and shipping records</w:t>
            </w:r>
            <w:ins w:id="30" w:author="Penny Patterson" w:date="2026-02-24T14:11:00Z" w16du:dateUtc="2026-02-24T19:11:00Z">
              <w:r w:rsidR="00BD11A4">
                <w:rPr>
                  <w:rFonts w:asciiTheme="minorHAnsi" w:hAnsiTheme="minorHAnsi" w:cstheme="minorHAnsi"/>
                </w:rPr>
                <w:t xml:space="preserve">, </w:t>
              </w:r>
            </w:ins>
            <w:ins w:id="31" w:author="Penny Patterson" w:date="2026-02-24T14:12:00Z" w16du:dateUtc="2026-02-24T19:12:00Z">
              <w:r w:rsidR="00A438A4">
                <w:rPr>
                  <w:rFonts w:asciiTheme="minorHAnsi" w:hAnsiTheme="minorHAnsi" w:cstheme="minorHAnsi"/>
                </w:rPr>
                <w:t>notifies</w:t>
              </w:r>
            </w:ins>
            <w:ins w:id="32" w:author="Penny Patterson" w:date="2026-02-24T14:11:00Z" w16du:dateUtc="2026-02-24T19:11:00Z">
              <w:r w:rsidR="00BD11A4">
                <w:rPr>
                  <w:rFonts w:asciiTheme="minorHAnsi" w:hAnsiTheme="minorHAnsi" w:cstheme="minorHAnsi"/>
                </w:rPr>
                <w:t xml:space="preserve"> customers affected by the Recall/Withdrawal</w:t>
              </w:r>
            </w:ins>
          </w:p>
        </w:tc>
      </w:tr>
      <w:tr w:rsidR="004A1AA9" w14:paraId="6E1FB1A4" w14:textId="77777777" w:rsidTr="00714508">
        <w:tc>
          <w:tcPr>
            <w:tcW w:w="4675" w:type="dxa"/>
          </w:tcPr>
          <w:p w14:paraId="2C08A666" w14:textId="32D862A7" w:rsidR="004A1AA9" w:rsidRDefault="004A1AA9" w:rsidP="00085395">
            <w:pPr>
              <w:pStyle w:val="NormalWeb"/>
              <w:rPr>
                <w:rFonts w:asciiTheme="minorHAnsi" w:hAnsiTheme="minorHAnsi" w:cstheme="minorHAnsi"/>
              </w:rPr>
            </w:pPr>
          </w:p>
        </w:tc>
        <w:tc>
          <w:tcPr>
            <w:tcW w:w="4675" w:type="dxa"/>
          </w:tcPr>
          <w:p w14:paraId="62E45F0F" w14:textId="3CCA4036" w:rsidR="004A1AA9" w:rsidRDefault="004A1AA9" w:rsidP="00085395">
            <w:pPr>
              <w:pStyle w:val="NormalWeb"/>
              <w:rPr>
                <w:rFonts w:asciiTheme="minorHAnsi" w:hAnsiTheme="minorHAnsi" w:cstheme="minorHAnsi"/>
              </w:rPr>
            </w:pPr>
          </w:p>
        </w:tc>
      </w:tr>
      <w:tr w:rsidR="004A1AA9" w14:paraId="69A0274C" w14:textId="77777777" w:rsidTr="0099693D">
        <w:tc>
          <w:tcPr>
            <w:tcW w:w="9350" w:type="dxa"/>
            <w:gridSpan w:val="2"/>
          </w:tcPr>
          <w:p w14:paraId="0DDCC5E2" w14:textId="324D6C0C" w:rsidR="004A1AA9" w:rsidRPr="00BC7921" w:rsidRDefault="004A1AA9" w:rsidP="00BC7921">
            <w:pPr>
              <w:pStyle w:val="NormalWeb"/>
              <w:rPr>
                <w:rFonts w:asciiTheme="minorHAnsi" w:hAnsiTheme="minorHAnsi" w:cstheme="minorHAnsi"/>
                <w:i/>
                <w:iCs/>
              </w:rPr>
            </w:pPr>
            <w:r w:rsidRPr="004A1AA9">
              <w:rPr>
                <w:rFonts w:asciiTheme="minorHAnsi" w:hAnsiTheme="minorHAnsi" w:cstheme="minorHAnsi"/>
                <w:i/>
                <w:iCs/>
              </w:rPr>
              <w:t>Alternates are designated if primary personnel are unavailable</w:t>
            </w:r>
          </w:p>
        </w:tc>
      </w:tr>
    </w:tbl>
    <w:p w14:paraId="5087A79F" w14:textId="77777777" w:rsidR="006976F1" w:rsidRPr="006976F1" w:rsidRDefault="006976F1" w:rsidP="006976F1">
      <w:pPr>
        <w:pStyle w:val="NormalWeb"/>
        <w:rPr>
          <w:ins w:id="33" w:author="Glenna DePoe" w:date="2026-02-24T13:53:00Z"/>
          <w:rFonts w:asciiTheme="minorHAnsi" w:hAnsiTheme="minorHAnsi" w:cstheme="minorHAnsi"/>
          <w:b/>
          <w:bCs/>
        </w:rPr>
      </w:pPr>
      <w:ins w:id="34" w:author="Glenna DePoe" w:date="2026-02-24T13:53:00Z">
        <w:r w:rsidRPr="006976F1">
          <w:rPr>
            <w:rFonts w:asciiTheme="minorHAnsi" w:hAnsiTheme="minorHAnsi" w:cstheme="minorHAnsi"/>
            <w:b/>
            <w:bCs/>
          </w:rPr>
          <w:t>RECALL / WITHDRAWAL TRIGGERS</w:t>
        </w:r>
      </w:ins>
    </w:p>
    <w:p w14:paraId="7F364C89" w14:textId="77777777" w:rsidR="006976F1" w:rsidRPr="006976F1" w:rsidRDefault="006976F1" w:rsidP="006976F1">
      <w:pPr>
        <w:pStyle w:val="NormalWeb"/>
        <w:rPr>
          <w:ins w:id="35" w:author="Glenna DePoe" w:date="2026-02-24T13:53:00Z"/>
          <w:rFonts w:asciiTheme="minorHAnsi" w:hAnsiTheme="minorHAnsi" w:cstheme="minorHAnsi"/>
        </w:rPr>
      </w:pPr>
      <w:ins w:id="36" w:author="Glenna DePoe" w:date="2026-02-24T13:53:00Z">
        <w:r w:rsidRPr="006976F1">
          <w:rPr>
            <w:rFonts w:asciiTheme="minorHAnsi" w:hAnsiTheme="minorHAnsi" w:cstheme="minorHAnsi"/>
          </w:rPr>
          <w:t>An event may be initiated due to:</w:t>
        </w:r>
      </w:ins>
    </w:p>
    <w:p w14:paraId="61231270" w14:textId="77777777" w:rsidR="006976F1" w:rsidRPr="006976F1" w:rsidRDefault="006976F1" w:rsidP="006976F1">
      <w:pPr>
        <w:pStyle w:val="NormalWeb"/>
        <w:numPr>
          <w:ilvl w:val="0"/>
          <w:numId w:val="10"/>
        </w:numPr>
        <w:rPr>
          <w:ins w:id="37" w:author="Glenna DePoe" w:date="2026-02-24T13:53:00Z"/>
          <w:rFonts w:asciiTheme="minorHAnsi" w:hAnsiTheme="minorHAnsi" w:cstheme="minorHAnsi"/>
        </w:rPr>
      </w:pPr>
      <w:ins w:id="38" w:author="Glenna DePoe" w:date="2026-02-24T13:53:00Z">
        <w:r w:rsidRPr="006976F1">
          <w:rPr>
            <w:rFonts w:asciiTheme="minorHAnsi" w:hAnsiTheme="minorHAnsi" w:cstheme="minorHAnsi"/>
          </w:rPr>
          <w:t>Supplier recall or notification</w:t>
        </w:r>
      </w:ins>
    </w:p>
    <w:p w14:paraId="19873778" w14:textId="77777777" w:rsidR="006976F1" w:rsidRPr="006976F1" w:rsidRDefault="006976F1" w:rsidP="006976F1">
      <w:pPr>
        <w:pStyle w:val="NormalWeb"/>
        <w:numPr>
          <w:ilvl w:val="0"/>
          <w:numId w:val="10"/>
        </w:numPr>
        <w:rPr>
          <w:ins w:id="39" w:author="Glenna DePoe" w:date="2026-02-24T13:53:00Z"/>
          <w:rFonts w:asciiTheme="minorHAnsi" w:hAnsiTheme="minorHAnsi" w:cstheme="minorHAnsi"/>
        </w:rPr>
      </w:pPr>
      <w:ins w:id="40" w:author="Glenna DePoe" w:date="2026-02-24T13:53:00Z">
        <w:r w:rsidRPr="006976F1">
          <w:rPr>
            <w:rFonts w:asciiTheme="minorHAnsi" w:hAnsiTheme="minorHAnsi" w:cstheme="minorHAnsi"/>
          </w:rPr>
          <w:t>Positive pathogen or contaminant result</w:t>
        </w:r>
      </w:ins>
    </w:p>
    <w:p w14:paraId="7367B5D5" w14:textId="77777777" w:rsidR="006976F1" w:rsidRPr="006976F1" w:rsidRDefault="006976F1" w:rsidP="006976F1">
      <w:pPr>
        <w:pStyle w:val="NormalWeb"/>
        <w:numPr>
          <w:ilvl w:val="0"/>
          <w:numId w:val="10"/>
        </w:numPr>
        <w:rPr>
          <w:ins w:id="41" w:author="Glenna DePoe" w:date="2026-02-24T13:53:00Z"/>
          <w:rFonts w:asciiTheme="minorHAnsi" w:hAnsiTheme="minorHAnsi" w:cstheme="minorHAnsi"/>
        </w:rPr>
      </w:pPr>
      <w:ins w:id="42" w:author="Glenna DePoe" w:date="2026-02-24T13:53:00Z">
        <w:r w:rsidRPr="006976F1">
          <w:rPr>
            <w:rFonts w:asciiTheme="minorHAnsi" w:hAnsiTheme="minorHAnsi" w:cstheme="minorHAnsi"/>
          </w:rPr>
          <w:t>Allergen mislabeling or undeclared allergen</w:t>
        </w:r>
      </w:ins>
    </w:p>
    <w:p w14:paraId="6CB791E8" w14:textId="77777777" w:rsidR="006976F1" w:rsidRPr="006976F1" w:rsidRDefault="006976F1" w:rsidP="006976F1">
      <w:pPr>
        <w:pStyle w:val="NormalWeb"/>
        <w:numPr>
          <w:ilvl w:val="0"/>
          <w:numId w:val="10"/>
        </w:numPr>
        <w:rPr>
          <w:ins w:id="43" w:author="Glenna DePoe" w:date="2026-02-24T13:53:00Z"/>
          <w:rFonts w:asciiTheme="minorHAnsi" w:hAnsiTheme="minorHAnsi" w:cstheme="minorHAnsi"/>
        </w:rPr>
      </w:pPr>
      <w:ins w:id="44" w:author="Glenna DePoe" w:date="2026-02-24T13:53:00Z">
        <w:r w:rsidRPr="006976F1">
          <w:rPr>
            <w:rFonts w:asciiTheme="minorHAnsi" w:hAnsiTheme="minorHAnsi" w:cstheme="minorHAnsi"/>
          </w:rPr>
          <w:t>Regulatory notification</w:t>
        </w:r>
      </w:ins>
    </w:p>
    <w:p w14:paraId="59654FEA" w14:textId="77777777" w:rsidR="006976F1" w:rsidRPr="006976F1" w:rsidRDefault="006976F1" w:rsidP="006976F1">
      <w:pPr>
        <w:pStyle w:val="NormalWeb"/>
        <w:numPr>
          <w:ilvl w:val="0"/>
          <w:numId w:val="10"/>
        </w:numPr>
        <w:rPr>
          <w:ins w:id="45" w:author="Glenna DePoe" w:date="2026-02-24T13:53:00Z"/>
          <w:rFonts w:asciiTheme="minorHAnsi" w:hAnsiTheme="minorHAnsi" w:cstheme="minorHAnsi"/>
        </w:rPr>
      </w:pPr>
      <w:ins w:id="46" w:author="Glenna DePoe" w:date="2026-02-24T13:53:00Z">
        <w:r w:rsidRPr="006976F1">
          <w:rPr>
            <w:rFonts w:asciiTheme="minorHAnsi" w:hAnsiTheme="minorHAnsi" w:cstheme="minorHAnsi"/>
          </w:rPr>
          <w:t>Internal food safety issue</w:t>
        </w:r>
      </w:ins>
    </w:p>
    <w:p w14:paraId="1EB7ADBC" w14:textId="77777777" w:rsidR="006976F1" w:rsidRDefault="006976F1" w:rsidP="006976F1">
      <w:pPr>
        <w:pStyle w:val="NormalWeb"/>
        <w:numPr>
          <w:ilvl w:val="0"/>
          <w:numId w:val="10"/>
        </w:numPr>
        <w:rPr>
          <w:rFonts w:asciiTheme="minorHAnsi" w:hAnsiTheme="minorHAnsi" w:cstheme="minorHAnsi"/>
        </w:rPr>
      </w:pPr>
      <w:ins w:id="47" w:author="Glenna DePoe" w:date="2026-02-24T13:53:00Z">
        <w:r w:rsidRPr="006976F1">
          <w:rPr>
            <w:rFonts w:asciiTheme="minorHAnsi" w:hAnsiTheme="minorHAnsi" w:cstheme="minorHAnsi"/>
          </w:rPr>
          <w:t>Customer complaint</w:t>
        </w:r>
      </w:ins>
    </w:p>
    <w:p w14:paraId="22676B47" w14:textId="41045695" w:rsidR="001E1911" w:rsidRPr="006976F1" w:rsidRDefault="001E1911" w:rsidP="006976F1">
      <w:pPr>
        <w:pStyle w:val="NormalWeb"/>
        <w:numPr>
          <w:ilvl w:val="0"/>
          <w:numId w:val="10"/>
        </w:numPr>
        <w:rPr>
          <w:ins w:id="48" w:author="Glenna DePoe" w:date="2026-02-24T13:53:00Z"/>
          <w:rFonts w:asciiTheme="minorHAnsi" w:hAnsiTheme="minorHAnsi" w:cstheme="minorHAnsi"/>
        </w:rPr>
      </w:pPr>
      <w:r w:rsidRPr="001E1911">
        <w:rPr>
          <w:rFonts w:asciiTheme="minorHAnsi" w:hAnsiTheme="minorHAnsi" w:cstheme="minorHAnsi"/>
        </w:rPr>
        <w:t>Observation by any employee identifying a potential food safety, contamination, allergen, or labeling concern with a product</w:t>
      </w:r>
    </w:p>
    <w:p w14:paraId="0790C417" w14:textId="09B1140B" w:rsidR="006976F1" w:rsidRPr="006976F1" w:rsidDel="00F52C69" w:rsidRDefault="0007445C" w:rsidP="006976F1">
      <w:pPr>
        <w:pStyle w:val="NormalWeb"/>
        <w:rPr>
          <w:ins w:id="49" w:author="Glenna DePoe" w:date="2026-02-24T13:53:00Z"/>
          <w:del w:id="50" w:author="Penny Patterson" w:date="2026-02-24T14:08:00Z" w16du:dateUtc="2026-02-24T19:08:00Z"/>
          <w:rFonts w:asciiTheme="minorHAnsi" w:hAnsiTheme="minorHAnsi" w:cstheme="minorHAnsi"/>
        </w:rPr>
      </w:pPr>
      <w:ins w:id="51" w:author="Glenna DePoe" w:date="2026-02-24T13:53:00Z">
        <w:del w:id="52" w:author="Penny Patterson" w:date="2026-02-24T14:08:00Z" w16du:dateUtc="2026-02-24T19:08:00Z">
          <w:r w:rsidRPr="0007445C">
            <w:rPr>
              <w:rFonts w:asciiTheme="minorHAnsi" w:hAnsiTheme="minorHAnsi" w:cstheme="minorHAnsi"/>
              <w:noProof/>
            </w:rPr>
            <w:pict w14:anchorId="380B06EE">
              <v:rect id="_x0000_i1025" alt="" style="width:468pt;height:.05pt;mso-width-percent:0;mso-height-percent:0;mso-width-percent:0;mso-height-percent:0" o:hralign="center" o:hrstd="t" o:hr="t" fillcolor="#a0a0a0" stroked="f"/>
            </w:pict>
          </w:r>
        </w:del>
      </w:ins>
    </w:p>
    <w:p w14:paraId="57BF6212" w14:textId="77777777" w:rsidR="006976F1" w:rsidRPr="006976F1" w:rsidRDefault="006976F1" w:rsidP="00F52C69">
      <w:pPr>
        <w:pStyle w:val="NormalWeb"/>
        <w:rPr>
          <w:ins w:id="53" w:author="Glenna DePoe" w:date="2026-02-24T13:53:00Z"/>
          <w:rFonts w:asciiTheme="minorHAnsi" w:hAnsiTheme="minorHAnsi" w:cstheme="minorHAnsi"/>
          <w:b/>
          <w:bCs/>
        </w:rPr>
      </w:pPr>
      <w:ins w:id="54" w:author="Glenna DePoe" w:date="2026-02-24T13:53:00Z">
        <w:r w:rsidRPr="006976F1">
          <w:rPr>
            <w:rFonts w:asciiTheme="minorHAnsi" w:hAnsiTheme="minorHAnsi" w:cstheme="minorHAnsi"/>
            <w:b/>
            <w:bCs/>
          </w:rPr>
          <w:t>RECALL VS. WITHDRAWAL DETERMINATION</w:t>
        </w:r>
      </w:ins>
    </w:p>
    <w:p w14:paraId="642243D3" w14:textId="77777777" w:rsidR="006976F1" w:rsidRPr="006976F1" w:rsidRDefault="006976F1" w:rsidP="006976F1">
      <w:pPr>
        <w:pStyle w:val="NormalWeb"/>
        <w:rPr>
          <w:ins w:id="55" w:author="Glenna DePoe" w:date="2026-02-24T13:53:00Z"/>
          <w:rFonts w:asciiTheme="minorHAnsi" w:hAnsiTheme="minorHAnsi" w:cstheme="minorHAnsi"/>
        </w:rPr>
      </w:pPr>
      <w:ins w:id="56" w:author="Glenna DePoe" w:date="2026-02-24T13:53:00Z">
        <w:r w:rsidRPr="006976F1">
          <w:rPr>
            <w:rFonts w:asciiTheme="minorHAnsi" w:hAnsiTheme="minorHAnsi" w:cstheme="minorHAnsi"/>
          </w:rPr>
          <w:t>Upon identification of an issue, the Recall Authorization Person evaluates:</w:t>
        </w:r>
      </w:ins>
    </w:p>
    <w:p w14:paraId="1190D617" w14:textId="77777777" w:rsidR="006976F1" w:rsidRPr="006976F1" w:rsidRDefault="006976F1" w:rsidP="006976F1">
      <w:pPr>
        <w:pStyle w:val="NormalWeb"/>
        <w:numPr>
          <w:ilvl w:val="0"/>
          <w:numId w:val="11"/>
        </w:numPr>
        <w:rPr>
          <w:ins w:id="57" w:author="Glenna DePoe" w:date="2026-02-24T13:53:00Z"/>
          <w:rFonts w:asciiTheme="minorHAnsi" w:hAnsiTheme="minorHAnsi" w:cstheme="minorHAnsi"/>
        </w:rPr>
      </w:pPr>
      <w:ins w:id="58" w:author="Glenna DePoe" w:date="2026-02-24T13:53:00Z">
        <w:r w:rsidRPr="006976F1">
          <w:rPr>
            <w:rFonts w:asciiTheme="minorHAnsi" w:hAnsiTheme="minorHAnsi" w:cstheme="minorHAnsi"/>
          </w:rPr>
          <w:t>Whether a food safety hazard exists</w:t>
        </w:r>
      </w:ins>
    </w:p>
    <w:p w14:paraId="7C71DB10" w14:textId="77777777" w:rsidR="006976F1" w:rsidRPr="006976F1" w:rsidRDefault="006976F1" w:rsidP="006976F1">
      <w:pPr>
        <w:pStyle w:val="NormalWeb"/>
        <w:numPr>
          <w:ilvl w:val="0"/>
          <w:numId w:val="11"/>
        </w:numPr>
        <w:rPr>
          <w:ins w:id="59" w:author="Glenna DePoe" w:date="2026-02-24T13:53:00Z"/>
          <w:rFonts w:asciiTheme="minorHAnsi" w:hAnsiTheme="minorHAnsi" w:cstheme="minorHAnsi"/>
        </w:rPr>
      </w:pPr>
      <w:ins w:id="60" w:author="Glenna DePoe" w:date="2026-02-24T13:53:00Z">
        <w:r w:rsidRPr="006976F1">
          <w:rPr>
            <w:rFonts w:asciiTheme="minorHAnsi" w:hAnsiTheme="minorHAnsi" w:cstheme="minorHAnsi"/>
          </w:rPr>
          <w:t>Whether there is potential for adverse health consequences</w:t>
        </w:r>
      </w:ins>
    </w:p>
    <w:p w14:paraId="36EDE32F" w14:textId="77777777" w:rsidR="006976F1" w:rsidRPr="006976F1" w:rsidRDefault="006976F1" w:rsidP="006976F1">
      <w:pPr>
        <w:pStyle w:val="NormalWeb"/>
        <w:numPr>
          <w:ilvl w:val="0"/>
          <w:numId w:val="11"/>
        </w:numPr>
        <w:rPr>
          <w:ins w:id="61" w:author="Glenna DePoe" w:date="2026-02-24T13:53:00Z"/>
          <w:rFonts w:asciiTheme="minorHAnsi" w:hAnsiTheme="minorHAnsi" w:cstheme="minorHAnsi"/>
        </w:rPr>
      </w:pPr>
      <w:ins w:id="62" w:author="Glenna DePoe" w:date="2026-02-24T13:53:00Z">
        <w:r w:rsidRPr="006976F1">
          <w:rPr>
            <w:rFonts w:asciiTheme="minorHAnsi" w:hAnsiTheme="minorHAnsi" w:cstheme="minorHAnsi"/>
          </w:rPr>
          <w:t>Whether regulatory reporting is required</w:t>
        </w:r>
      </w:ins>
    </w:p>
    <w:p w14:paraId="5F314AFA" w14:textId="77777777" w:rsidR="006976F1" w:rsidRPr="006976F1" w:rsidRDefault="006976F1" w:rsidP="006976F1">
      <w:pPr>
        <w:pStyle w:val="NormalWeb"/>
        <w:numPr>
          <w:ilvl w:val="0"/>
          <w:numId w:val="11"/>
        </w:numPr>
        <w:rPr>
          <w:ins w:id="63" w:author="Glenna DePoe" w:date="2026-02-24T13:53:00Z"/>
          <w:rFonts w:asciiTheme="minorHAnsi" w:hAnsiTheme="minorHAnsi" w:cstheme="minorHAnsi"/>
        </w:rPr>
      </w:pPr>
      <w:ins w:id="64" w:author="Glenna DePoe" w:date="2026-02-24T13:53:00Z">
        <w:r w:rsidRPr="006976F1">
          <w:rPr>
            <w:rFonts w:asciiTheme="minorHAnsi" w:hAnsiTheme="minorHAnsi" w:cstheme="minorHAnsi"/>
          </w:rPr>
          <w:t>Whether product has entered commerce</w:t>
        </w:r>
      </w:ins>
    </w:p>
    <w:p w14:paraId="01164EE9" w14:textId="77777777" w:rsidR="006976F1" w:rsidRPr="006976F1" w:rsidRDefault="006976F1" w:rsidP="006976F1">
      <w:pPr>
        <w:pStyle w:val="NormalWeb"/>
        <w:rPr>
          <w:ins w:id="65" w:author="Glenna DePoe" w:date="2026-02-24T13:53:00Z"/>
          <w:rFonts w:asciiTheme="minorHAnsi" w:hAnsiTheme="minorHAnsi" w:cstheme="minorHAnsi"/>
        </w:rPr>
      </w:pPr>
      <w:ins w:id="66" w:author="Glenna DePoe" w:date="2026-02-24T13:53:00Z">
        <w:r w:rsidRPr="006976F1">
          <w:rPr>
            <w:rFonts w:asciiTheme="minorHAnsi" w:hAnsiTheme="minorHAnsi" w:cstheme="minorHAnsi"/>
          </w:rPr>
          <w:t xml:space="preserve">If a food safety hazard or regulatory violation is identified, the event is classified as a </w:t>
        </w:r>
        <w:r w:rsidRPr="006976F1">
          <w:rPr>
            <w:rFonts w:asciiTheme="minorHAnsi" w:hAnsiTheme="minorHAnsi" w:cstheme="minorHAnsi"/>
            <w:b/>
            <w:bCs/>
          </w:rPr>
          <w:t>Recall</w:t>
        </w:r>
        <w:r w:rsidRPr="006976F1">
          <w:rPr>
            <w:rFonts w:asciiTheme="minorHAnsi" w:hAnsiTheme="minorHAnsi" w:cstheme="minorHAnsi"/>
          </w:rPr>
          <w:t>.</w:t>
        </w:r>
      </w:ins>
    </w:p>
    <w:p w14:paraId="4FDDFE4F" w14:textId="77777777" w:rsidR="006976F1" w:rsidRPr="006976F1" w:rsidRDefault="006976F1" w:rsidP="006976F1">
      <w:pPr>
        <w:pStyle w:val="NormalWeb"/>
        <w:rPr>
          <w:ins w:id="67" w:author="Glenna DePoe" w:date="2026-02-24T13:53:00Z"/>
          <w:rFonts w:asciiTheme="minorHAnsi" w:hAnsiTheme="minorHAnsi" w:cstheme="minorHAnsi"/>
        </w:rPr>
      </w:pPr>
      <w:ins w:id="68" w:author="Glenna DePoe" w:date="2026-02-24T13:53:00Z">
        <w:r w:rsidRPr="006976F1">
          <w:rPr>
            <w:rFonts w:asciiTheme="minorHAnsi" w:hAnsiTheme="minorHAnsi" w:cstheme="minorHAnsi"/>
          </w:rPr>
          <w:t xml:space="preserve">If the issue is limited to quality, specification deviation, or non-safety labeling error with no health risk, the event is classified as a </w:t>
        </w:r>
        <w:r w:rsidRPr="006976F1">
          <w:rPr>
            <w:rFonts w:asciiTheme="minorHAnsi" w:hAnsiTheme="minorHAnsi" w:cstheme="minorHAnsi"/>
            <w:b/>
            <w:bCs/>
          </w:rPr>
          <w:t>Withdrawal</w:t>
        </w:r>
        <w:r w:rsidRPr="006976F1">
          <w:rPr>
            <w:rFonts w:asciiTheme="minorHAnsi" w:hAnsiTheme="minorHAnsi" w:cstheme="minorHAnsi"/>
          </w:rPr>
          <w:t>.</w:t>
        </w:r>
      </w:ins>
    </w:p>
    <w:p w14:paraId="12720959" w14:textId="77777777" w:rsidR="006976F1" w:rsidRPr="006976F1" w:rsidRDefault="006976F1" w:rsidP="006976F1">
      <w:pPr>
        <w:pStyle w:val="NormalWeb"/>
        <w:rPr>
          <w:ins w:id="69" w:author="Glenna DePoe" w:date="2026-02-24T13:53:00Z"/>
          <w:rFonts w:asciiTheme="minorHAnsi" w:hAnsiTheme="minorHAnsi" w:cstheme="minorHAnsi"/>
        </w:rPr>
      </w:pPr>
      <w:ins w:id="70" w:author="Glenna DePoe" w:date="2026-02-24T13:53:00Z">
        <w:r w:rsidRPr="006976F1">
          <w:rPr>
            <w:rFonts w:asciiTheme="minorHAnsi" w:hAnsiTheme="minorHAnsi" w:cstheme="minorHAnsi"/>
          </w:rPr>
          <w:t>The classification decision and supporting rationale are documented.</w:t>
        </w:r>
      </w:ins>
    </w:p>
    <w:p w14:paraId="0125CEDA" w14:textId="7A2011DF" w:rsidR="00587E9A" w:rsidDel="00F52C69" w:rsidRDefault="004A56DE" w:rsidP="00183472">
      <w:pPr>
        <w:pStyle w:val="NormalWeb"/>
        <w:rPr>
          <w:del w:id="71" w:author="Glenna DePoe" w:date="2026-02-24T13:53:00Z" w16du:dateUtc="2026-02-24T18:53:00Z"/>
          <w:rFonts w:asciiTheme="minorHAnsi" w:hAnsiTheme="minorHAnsi" w:cstheme="minorHAnsi"/>
        </w:rPr>
      </w:pPr>
      <w:del w:id="72" w:author="Glenna DePoe" w:date="2026-02-24T13:53:00Z" w16du:dateUtc="2026-02-24T18:53:00Z">
        <w:r w:rsidRPr="004A56DE" w:rsidDel="006976F1">
          <w:rPr>
            <w:rFonts w:asciiTheme="minorHAnsi" w:hAnsiTheme="minorHAnsi" w:cstheme="minorHAnsi"/>
          </w:rPr>
          <w:lastRenderedPageBreak/>
          <w:delText>Recall Triggers</w:delText>
        </w:r>
      </w:del>
    </w:p>
    <w:p w14:paraId="799F2B0D" w14:textId="77777777" w:rsidR="00F52C69" w:rsidRDefault="00F52C69" w:rsidP="004A56DE">
      <w:pPr>
        <w:pStyle w:val="NormalWeb"/>
        <w:rPr>
          <w:ins w:id="73" w:author="Penny Patterson" w:date="2026-02-24T14:08:00Z" w16du:dateUtc="2026-02-24T19:08:00Z"/>
          <w:rFonts w:asciiTheme="minorHAnsi" w:hAnsiTheme="minorHAnsi" w:cstheme="minorHAnsi"/>
        </w:rPr>
      </w:pPr>
    </w:p>
    <w:p w14:paraId="786605CC" w14:textId="1CA8AD34" w:rsidR="00E43431" w:rsidDel="006976F1" w:rsidRDefault="00E43431" w:rsidP="004A56DE">
      <w:pPr>
        <w:pStyle w:val="NormalWeb"/>
        <w:rPr>
          <w:del w:id="74" w:author="Glenna DePoe" w:date="2026-02-24T13:53:00Z" w16du:dateUtc="2026-02-24T18:53:00Z"/>
          <w:rFonts w:asciiTheme="minorHAnsi" w:hAnsiTheme="minorHAnsi" w:cstheme="minorHAnsi"/>
        </w:rPr>
      </w:pPr>
      <w:del w:id="75" w:author="Glenna DePoe" w:date="2026-02-24T13:53:00Z" w16du:dateUtc="2026-02-24T18:53:00Z">
        <w:r w:rsidDel="006976F1">
          <w:rPr>
            <w:rFonts w:asciiTheme="minorHAnsi" w:hAnsiTheme="minorHAnsi" w:cstheme="minorHAnsi"/>
          </w:rPr>
          <w:delText xml:space="preserve">A recall or withdrawal may </w:delText>
        </w:r>
        <w:r w:rsidR="00F76631" w:rsidDel="006976F1">
          <w:rPr>
            <w:rFonts w:asciiTheme="minorHAnsi" w:hAnsiTheme="minorHAnsi" w:cstheme="minorHAnsi"/>
          </w:rPr>
          <w:delText>be initiated</w:delText>
        </w:r>
        <w:r w:rsidDel="006976F1">
          <w:rPr>
            <w:rFonts w:asciiTheme="minorHAnsi" w:hAnsiTheme="minorHAnsi" w:cstheme="minorHAnsi"/>
          </w:rPr>
          <w:delText xml:space="preserve"> due to:</w:delText>
        </w:r>
      </w:del>
    </w:p>
    <w:p w14:paraId="1CC8036A" w14:textId="1988CA61" w:rsidR="00E43431" w:rsidDel="006976F1" w:rsidRDefault="00E43431">
      <w:pPr>
        <w:pStyle w:val="NormalWeb"/>
        <w:numPr>
          <w:ilvl w:val="0"/>
          <w:numId w:val="2"/>
        </w:numPr>
        <w:rPr>
          <w:del w:id="76" w:author="Glenna DePoe" w:date="2026-02-24T13:53:00Z" w16du:dateUtc="2026-02-24T18:53:00Z"/>
          <w:rFonts w:asciiTheme="minorHAnsi" w:hAnsiTheme="minorHAnsi" w:cstheme="minorHAnsi"/>
        </w:rPr>
      </w:pPr>
      <w:del w:id="77" w:author="Glenna DePoe" w:date="2026-02-24T13:53:00Z" w16du:dateUtc="2026-02-24T18:53:00Z">
        <w:r w:rsidDel="006976F1">
          <w:rPr>
            <w:rFonts w:asciiTheme="minorHAnsi" w:hAnsiTheme="minorHAnsi" w:cstheme="minorHAnsi"/>
          </w:rPr>
          <w:delText>Supplier recall or notification</w:delText>
        </w:r>
      </w:del>
    </w:p>
    <w:p w14:paraId="3C5838C7" w14:textId="426E96C2" w:rsidR="00E43431" w:rsidDel="006976F1" w:rsidRDefault="00E43431">
      <w:pPr>
        <w:pStyle w:val="NormalWeb"/>
        <w:numPr>
          <w:ilvl w:val="0"/>
          <w:numId w:val="2"/>
        </w:numPr>
        <w:rPr>
          <w:del w:id="78" w:author="Glenna DePoe" w:date="2026-02-24T13:53:00Z" w16du:dateUtc="2026-02-24T18:53:00Z"/>
          <w:rFonts w:asciiTheme="minorHAnsi" w:hAnsiTheme="minorHAnsi" w:cstheme="minorHAnsi"/>
        </w:rPr>
      </w:pPr>
      <w:del w:id="79" w:author="Glenna DePoe" w:date="2026-02-24T13:53:00Z" w16du:dateUtc="2026-02-24T18:53:00Z">
        <w:r w:rsidDel="006976F1">
          <w:rPr>
            <w:rFonts w:asciiTheme="minorHAnsi" w:hAnsiTheme="minorHAnsi" w:cstheme="minorHAnsi"/>
          </w:rPr>
          <w:delText>Positive pathogen or contaminant result</w:delText>
        </w:r>
      </w:del>
    </w:p>
    <w:p w14:paraId="0DFFB479" w14:textId="6B8E4458" w:rsidR="00E43431" w:rsidDel="006976F1" w:rsidRDefault="00F76631">
      <w:pPr>
        <w:pStyle w:val="NormalWeb"/>
        <w:numPr>
          <w:ilvl w:val="0"/>
          <w:numId w:val="2"/>
        </w:numPr>
        <w:rPr>
          <w:del w:id="80" w:author="Glenna DePoe" w:date="2026-02-24T13:53:00Z" w16du:dateUtc="2026-02-24T18:53:00Z"/>
          <w:rFonts w:asciiTheme="minorHAnsi" w:hAnsiTheme="minorHAnsi" w:cstheme="minorHAnsi"/>
        </w:rPr>
      </w:pPr>
      <w:del w:id="81" w:author="Glenna DePoe" w:date="2026-02-24T13:53:00Z" w16du:dateUtc="2026-02-24T18:53:00Z">
        <w:r w:rsidDel="006976F1">
          <w:rPr>
            <w:rFonts w:asciiTheme="minorHAnsi" w:hAnsiTheme="minorHAnsi" w:cstheme="minorHAnsi"/>
          </w:rPr>
          <w:delText>Allergen mislabeling or undeclared allergen</w:delText>
        </w:r>
      </w:del>
    </w:p>
    <w:p w14:paraId="0EBBA6CD" w14:textId="0A3D04BD" w:rsidR="00F76631" w:rsidDel="006976F1" w:rsidRDefault="00F76631">
      <w:pPr>
        <w:pStyle w:val="NormalWeb"/>
        <w:numPr>
          <w:ilvl w:val="0"/>
          <w:numId w:val="2"/>
        </w:numPr>
        <w:rPr>
          <w:del w:id="82" w:author="Glenna DePoe" w:date="2026-02-24T13:53:00Z" w16du:dateUtc="2026-02-24T18:53:00Z"/>
          <w:rFonts w:asciiTheme="minorHAnsi" w:hAnsiTheme="minorHAnsi" w:cstheme="minorHAnsi"/>
        </w:rPr>
      </w:pPr>
      <w:del w:id="83" w:author="Glenna DePoe" w:date="2026-02-24T13:53:00Z" w16du:dateUtc="2026-02-24T18:53:00Z">
        <w:r w:rsidDel="006976F1">
          <w:rPr>
            <w:rFonts w:asciiTheme="minorHAnsi" w:hAnsiTheme="minorHAnsi" w:cstheme="minorHAnsi"/>
          </w:rPr>
          <w:delText>Regulatory notification</w:delText>
        </w:r>
      </w:del>
    </w:p>
    <w:p w14:paraId="6C7C940B" w14:textId="1FEA9736" w:rsidR="00F76631" w:rsidDel="006976F1" w:rsidRDefault="00F76631">
      <w:pPr>
        <w:pStyle w:val="NormalWeb"/>
        <w:numPr>
          <w:ilvl w:val="0"/>
          <w:numId w:val="2"/>
        </w:numPr>
        <w:rPr>
          <w:ins w:id="84" w:author="Penny Patterson" w:date="2026-02-11T14:02:00Z" w16du:dateUtc="2026-02-11T19:02:00Z"/>
          <w:del w:id="85" w:author="Glenna DePoe" w:date="2026-02-24T13:53:00Z" w16du:dateUtc="2026-02-24T18:53:00Z"/>
          <w:rFonts w:asciiTheme="minorHAnsi" w:hAnsiTheme="minorHAnsi" w:cstheme="minorHAnsi"/>
        </w:rPr>
      </w:pPr>
      <w:del w:id="86" w:author="Glenna DePoe" w:date="2026-02-24T13:53:00Z" w16du:dateUtc="2026-02-24T18:53:00Z">
        <w:r w:rsidDel="006976F1">
          <w:rPr>
            <w:rFonts w:asciiTheme="minorHAnsi" w:hAnsiTheme="minorHAnsi" w:cstheme="minorHAnsi"/>
          </w:rPr>
          <w:delText>Internal food safety issue</w:delText>
        </w:r>
      </w:del>
    </w:p>
    <w:p w14:paraId="08096CBE" w14:textId="730C85A3" w:rsidR="00277491" w:rsidDel="006976F1" w:rsidRDefault="00277491">
      <w:pPr>
        <w:pStyle w:val="NormalWeb"/>
        <w:numPr>
          <w:ilvl w:val="0"/>
          <w:numId w:val="2"/>
        </w:numPr>
        <w:rPr>
          <w:del w:id="87" w:author="Glenna DePoe" w:date="2026-02-24T13:53:00Z" w16du:dateUtc="2026-02-24T18:53:00Z"/>
          <w:rFonts w:asciiTheme="minorHAnsi" w:hAnsiTheme="minorHAnsi" w:cstheme="minorHAnsi"/>
        </w:rPr>
      </w:pPr>
      <w:ins w:id="88" w:author="Penny Patterson" w:date="2026-02-11T14:02:00Z" w16du:dateUtc="2026-02-11T19:02:00Z">
        <w:del w:id="89" w:author="Glenna DePoe" w:date="2026-02-24T13:53:00Z" w16du:dateUtc="2026-02-24T18:53:00Z">
          <w:r w:rsidDel="006976F1">
            <w:rPr>
              <w:rFonts w:asciiTheme="minorHAnsi" w:hAnsiTheme="minorHAnsi" w:cstheme="minorHAnsi"/>
            </w:rPr>
            <w:delText>Customer complaint</w:delText>
          </w:r>
        </w:del>
      </w:ins>
    </w:p>
    <w:p w14:paraId="7A7F71DD" w14:textId="6BBA9BAD" w:rsidR="00183472" w:rsidRPr="006976F1" w:rsidRDefault="00183472" w:rsidP="00183472">
      <w:pPr>
        <w:pStyle w:val="NormalWeb"/>
        <w:rPr>
          <w:rFonts w:asciiTheme="minorHAnsi" w:hAnsiTheme="minorHAnsi" w:cstheme="minorHAnsi"/>
          <w:u w:val="single"/>
          <w:rPrChange w:id="90" w:author="Glenna DePoe" w:date="2026-02-24T13:52:00Z" w16du:dateUtc="2026-02-24T18:52:00Z">
            <w:rPr>
              <w:rFonts w:asciiTheme="minorHAnsi" w:hAnsiTheme="minorHAnsi" w:cstheme="minorHAnsi"/>
            </w:rPr>
          </w:rPrChange>
        </w:rPr>
      </w:pPr>
      <w:r w:rsidRPr="006976F1">
        <w:rPr>
          <w:rFonts w:asciiTheme="minorHAnsi" w:hAnsiTheme="minorHAnsi" w:cstheme="minorHAnsi"/>
          <w:u w:val="single"/>
          <w:rPrChange w:id="91" w:author="Glenna DePoe" w:date="2026-02-24T13:52:00Z" w16du:dateUtc="2026-02-24T18:52:00Z">
            <w:rPr>
              <w:rFonts w:asciiTheme="minorHAnsi" w:hAnsiTheme="minorHAnsi" w:cstheme="minorHAnsi"/>
            </w:rPr>
          </w:rPrChange>
        </w:rPr>
        <w:t>Traceability Method (How Product is Identified)</w:t>
      </w:r>
    </w:p>
    <w:p w14:paraId="3D4B1C5E" w14:textId="41DEDFF7" w:rsidR="00183472" w:rsidRDefault="00183472" w:rsidP="00183472">
      <w:pPr>
        <w:pStyle w:val="NormalWeb"/>
        <w:rPr>
          <w:rFonts w:asciiTheme="minorHAnsi" w:hAnsiTheme="minorHAnsi" w:cstheme="minorHAnsi"/>
        </w:rPr>
      </w:pPr>
      <w:r>
        <w:rPr>
          <w:rFonts w:asciiTheme="minorHAnsi" w:hAnsiTheme="minorHAnsi" w:cstheme="minorHAnsi"/>
        </w:rPr>
        <w:t xml:space="preserve">Spices, Inc. uses and in-house </w:t>
      </w:r>
      <w:r w:rsidR="00C66E9F">
        <w:rPr>
          <w:rFonts w:asciiTheme="minorHAnsi" w:hAnsiTheme="minorHAnsi" w:cstheme="minorHAnsi"/>
        </w:rPr>
        <w:t>lot number and date-based traceability system.</w:t>
      </w:r>
    </w:p>
    <w:p w14:paraId="0837F800" w14:textId="451E1EBF" w:rsidR="00C66E9F" w:rsidRDefault="00C66E9F" w:rsidP="00183472">
      <w:pPr>
        <w:pStyle w:val="NormalWeb"/>
        <w:rPr>
          <w:rFonts w:asciiTheme="minorHAnsi" w:hAnsiTheme="minorHAnsi" w:cstheme="minorHAnsi"/>
        </w:rPr>
      </w:pPr>
      <w:r>
        <w:rPr>
          <w:rFonts w:asciiTheme="minorHAnsi" w:hAnsiTheme="minorHAnsi" w:cstheme="minorHAnsi"/>
        </w:rPr>
        <w:t>Lot Identification:</w:t>
      </w:r>
    </w:p>
    <w:p w14:paraId="028675A7" w14:textId="6D998D99" w:rsidR="00C66E9F" w:rsidRDefault="00C66E9F">
      <w:pPr>
        <w:pStyle w:val="NormalWeb"/>
        <w:numPr>
          <w:ilvl w:val="0"/>
          <w:numId w:val="3"/>
        </w:numPr>
        <w:rPr>
          <w:rFonts w:asciiTheme="minorHAnsi" w:hAnsiTheme="minorHAnsi" w:cstheme="minorHAnsi"/>
        </w:rPr>
      </w:pPr>
      <w:r>
        <w:rPr>
          <w:rFonts w:asciiTheme="minorHAnsi" w:hAnsiTheme="minorHAnsi" w:cstheme="minorHAnsi"/>
        </w:rPr>
        <w:t>Raw materials, ground products, and spice blends are assigned in-house lot numbers.</w:t>
      </w:r>
    </w:p>
    <w:p w14:paraId="6817B552" w14:textId="12A802B3" w:rsidR="00C66E9F" w:rsidRDefault="00C66E9F">
      <w:pPr>
        <w:pStyle w:val="NormalWeb"/>
        <w:numPr>
          <w:ilvl w:val="0"/>
          <w:numId w:val="3"/>
        </w:numPr>
        <w:rPr>
          <w:rFonts w:asciiTheme="minorHAnsi" w:hAnsiTheme="minorHAnsi" w:cstheme="minorHAnsi"/>
        </w:rPr>
      </w:pPr>
      <w:r>
        <w:rPr>
          <w:rFonts w:asciiTheme="minorHAnsi" w:hAnsiTheme="minorHAnsi" w:cstheme="minorHAnsi"/>
        </w:rPr>
        <w:t>Each lot has a defined start date.</w:t>
      </w:r>
    </w:p>
    <w:p w14:paraId="0749FDEE" w14:textId="7CC8DBAF" w:rsidR="00C66E9F" w:rsidRDefault="00C66E9F">
      <w:pPr>
        <w:pStyle w:val="NormalWeb"/>
        <w:numPr>
          <w:ilvl w:val="0"/>
          <w:numId w:val="3"/>
        </w:numPr>
        <w:rPr>
          <w:rFonts w:asciiTheme="minorHAnsi" w:hAnsiTheme="minorHAnsi" w:cstheme="minorHAnsi"/>
        </w:rPr>
      </w:pPr>
      <w:r>
        <w:rPr>
          <w:rFonts w:asciiTheme="minorHAnsi" w:hAnsiTheme="minorHAnsi" w:cstheme="minorHAnsi"/>
        </w:rPr>
        <w:t>Product shipped from the start date until the next lot start date is presumed to originate from that lot.</w:t>
      </w:r>
    </w:p>
    <w:p w14:paraId="726E959B" w14:textId="701B8A52" w:rsidR="00C66E9F" w:rsidRDefault="00C66E9F" w:rsidP="00C66E9F">
      <w:pPr>
        <w:pStyle w:val="NormalWeb"/>
        <w:rPr>
          <w:rFonts w:asciiTheme="minorHAnsi" w:hAnsiTheme="minorHAnsi" w:cstheme="minorHAnsi"/>
        </w:rPr>
      </w:pPr>
      <w:r>
        <w:rPr>
          <w:rFonts w:asciiTheme="minorHAnsi" w:hAnsiTheme="minorHAnsi" w:cstheme="minorHAnsi"/>
        </w:rPr>
        <w:t>One Step Back:</w:t>
      </w:r>
    </w:p>
    <w:p w14:paraId="0427278B" w14:textId="649FFC46" w:rsidR="00C66E9F" w:rsidRDefault="00C66E9F">
      <w:pPr>
        <w:pStyle w:val="NormalWeb"/>
        <w:numPr>
          <w:ilvl w:val="0"/>
          <w:numId w:val="4"/>
        </w:numPr>
        <w:rPr>
          <w:rFonts w:asciiTheme="minorHAnsi" w:hAnsiTheme="minorHAnsi" w:cstheme="minorHAnsi"/>
        </w:rPr>
      </w:pPr>
      <w:r>
        <w:rPr>
          <w:rFonts w:asciiTheme="minorHAnsi" w:hAnsiTheme="minorHAnsi" w:cstheme="minorHAnsi"/>
        </w:rPr>
        <w:t>Supplier identified through:</w:t>
      </w:r>
    </w:p>
    <w:p w14:paraId="10045320" w14:textId="0E2A0A47" w:rsidR="00C66E9F" w:rsidRDefault="00C66E9F">
      <w:pPr>
        <w:pStyle w:val="NormalWeb"/>
        <w:numPr>
          <w:ilvl w:val="1"/>
          <w:numId w:val="4"/>
        </w:numPr>
        <w:rPr>
          <w:rFonts w:asciiTheme="minorHAnsi" w:hAnsiTheme="minorHAnsi" w:cstheme="minorHAnsi"/>
        </w:rPr>
      </w:pPr>
      <w:r>
        <w:rPr>
          <w:rFonts w:asciiTheme="minorHAnsi" w:hAnsiTheme="minorHAnsi" w:cstheme="minorHAnsi"/>
        </w:rPr>
        <w:t>Supplier code in the lot number</w:t>
      </w:r>
    </w:p>
    <w:p w14:paraId="0113E350" w14:textId="751AEDAD" w:rsidR="00C66E9F" w:rsidRDefault="00C66E9F">
      <w:pPr>
        <w:pStyle w:val="NormalWeb"/>
        <w:numPr>
          <w:ilvl w:val="1"/>
          <w:numId w:val="4"/>
        </w:numPr>
        <w:rPr>
          <w:rFonts w:asciiTheme="minorHAnsi" w:hAnsiTheme="minorHAnsi" w:cstheme="minorHAnsi"/>
        </w:rPr>
      </w:pPr>
      <w:r>
        <w:rPr>
          <w:rFonts w:asciiTheme="minorHAnsi" w:hAnsiTheme="minorHAnsi" w:cstheme="minorHAnsi"/>
        </w:rPr>
        <w:t>Receiving records</w:t>
      </w:r>
    </w:p>
    <w:p w14:paraId="6402838A" w14:textId="27446CA6" w:rsidR="00C66E9F" w:rsidRDefault="00C66E9F">
      <w:pPr>
        <w:pStyle w:val="NormalWeb"/>
        <w:numPr>
          <w:ilvl w:val="1"/>
          <w:numId w:val="4"/>
        </w:numPr>
        <w:rPr>
          <w:rFonts w:asciiTheme="minorHAnsi" w:hAnsiTheme="minorHAnsi" w:cstheme="minorHAnsi"/>
        </w:rPr>
      </w:pPr>
      <w:r>
        <w:rPr>
          <w:rFonts w:asciiTheme="minorHAnsi" w:hAnsiTheme="minorHAnsi" w:cstheme="minorHAnsi"/>
        </w:rPr>
        <w:t xml:space="preserve">Lot </w:t>
      </w:r>
      <w:r w:rsidR="00F32159">
        <w:rPr>
          <w:rFonts w:asciiTheme="minorHAnsi" w:hAnsiTheme="minorHAnsi" w:cstheme="minorHAnsi"/>
        </w:rPr>
        <w:t>Number Book</w:t>
      </w:r>
    </w:p>
    <w:p w14:paraId="7D703FC4" w14:textId="4428DE84" w:rsidR="00F32159" w:rsidRDefault="00F32159" w:rsidP="00F32159">
      <w:pPr>
        <w:pStyle w:val="NormalWeb"/>
        <w:rPr>
          <w:rFonts w:asciiTheme="minorHAnsi" w:hAnsiTheme="minorHAnsi" w:cstheme="minorHAnsi"/>
        </w:rPr>
      </w:pPr>
      <w:r>
        <w:rPr>
          <w:rFonts w:asciiTheme="minorHAnsi" w:hAnsiTheme="minorHAnsi" w:cstheme="minorHAnsi"/>
        </w:rPr>
        <w:t>One Step Forward:</w:t>
      </w:r>
    </w:p>
    <w:p w14:paraId="7DE7D093" w14:textId="20CF1FAE" w:rsidR="00F32159" w:rsidRDefault="006F7378">
      <w:pPr>
        <w:pStyle w:val="NormalWeb"/>
        <w:numPr>
          <w:ilvl w:val="0"/>
          <w:numId w:val="5"/>
        </w:numPr>
        <w:rPr>
          <w:rFonts w:asciiTheme="minorHAnsi" w:hAnsiTheme="minorHAnsi" w:cstheme="minorHAnsi"/>
        </w:rPr>
      </w:pPr>
      <w:r>
        <w:rPr>
          <w:rFonts w:asciiTheme="minorHAnsi" w:hAnsiTheme="minorHAnsi" w:cstheme="minorHAnsi"/>
        </w:rPr>
        <w:t>Customer distribution identified through:</w:t>
      </w:r>
    </w:p>
    <w:p w14:paraId="0790B1B3" w14:textId="26FCE2B4" w:rsidR="006F7378" w:rsidRDefault="006F7378">
      <w:pPr>
        <w:pStyle w:val="NormalWeb"/>
        <w:numPr>
          <w:ilvl w:val="1"/>
          <w:numId w:val="5"/>
        </w:numPr>
        <w:rPr>
          <w:rFonts w:asciiTheme="minorHAnsi" w:hAnsiTheme="minorHAnsi" w:cstheme="minorHAnsi"/>
        </w:rPr>
      </w:pPr>
      <w:r>
        <w:rPr>
          <w:rFonts w:asciiTheme="minorHAnsi" w:hAnsiTheme="minorHAnsi" w:cstheme="minorHAnsi"/>
        </w:rPr>
        <w:t>Customer order records</w:t>
      </w:r>
    </w:p>
    <w:p w14:paraId="4B8C6D0B" w14:textId="6FF604A5" w:rsidR="006F7378" w:rsidRDefault="006F7378">
      <w:pPr>
        <w:pStyle w:val="NormalWeb"/>
        <w:numPr>
          <w:ilvl w:val="1"/>
          <w:numId w:val="5"/>
        </w:numPr>
        <w:rPr>
          <w:rFonts w:asciiTheme="minorHAnsi" w:hAnsiTheme="minorHAnsi" w:cstheme="minorHAnsi"/>
        </w:rPr>
      </w:pPr>
      <w:r>
        <w:rPr>
          <w:rFonts w:asciiTheme="minorHAnsi" w:hAnsiTheme="minorHAnsi" w:cstheme="minorHAnsi"/>
        </w:rPr>
        <w:t>Invoices</w:t>
      </w:r>
    </w:p>
    <w:p w14:paraId="1607589F" w14:textId="2949E3F5" w:rsidR="006F7378" w:rsidRDefault="006F7378">
      <w:pPr>
        <w:pStyle w:val="NormalWeb"/>
        <w:numPr>
          <w:ilvl w:val="1"/>
          <w:numId w:val="5"/>
        </w:numPr>
        <w:rPr>
          <w:rFonts w:asciiTheme="minorHAnsi" w:hAnsiTheme="minorHAnsi" w:cstheme="minorHAnsi"/>
        </w:rPr>
      </w:pPr>
      <w:r>
        <w:rPr>
          <w:rFonts w:asciiTheme="minorHAnsi" w:hAnsiTheme="minorHAnsi" w:cstheme="minorHAnsi"/>
        </w:rPr>
        <w:t>Shipping documents</w:t>
      </w:r>
    </w:p>
    <w:p w14:paraId="2793EFE8" w14:textId="082FF3DB" w:rsidR="006F7378" w:rsidRDefault="00EF532D" w:rsidP="006F7378">
      <w:pPr>
        <w:pStyle w:val="NormalWeb"/>
        <w:rPr>
          <w:rFonts w:asciiTheme="minorHAnsi" w:hAnsiTheme="minorHAnsi" w:cstheme="minorHAnsi"/>
        </w:rPr>
      </w:pPr>
      <w:r>
        <w:rPr>
          <w:rFonts w:asciiTheme="minorHAnsi" w:hAnsiTheme="minorHAnsi" w:cstheme="minorHAnsi"/>
        </w:rPr>
        <w:t>Recall Execution Procedure</w:t>
      </w:r>
    </w:p>
    <w:p w14:paraId="6061C469" w14:textId="23AA844A" w:rsidR="00EF532D" w:rsidRDefault="00EF532D">
      <w:pPr>
        <w:pStyle w:val="NormalWeb"/>
        <w:numPr>
          <w:ilvl w:val="0"/>
          <w:numId w:val="6"/>
        </w:numPr>
        <w:rPr>
          <w:rFonts w:asciiTheme="minorHAnsi" w:hAnsiTheme="minorHAnsi" w:cstheme="minorHAnsi"/>
        </w:rPr>
      </w:pPr>
      <w:r>
        <w:rPr>
          <w:rFonts w:asciiTheme="minorHAnsi" w:hAnsiTheme="minorHAnsi" w:cstheme="minorHAnsi"/>
        </w:rPr>
        <w:t>Step 1 – Decision to Recall</w:t>
      </w:r>
    </w:p>
    <w:p w14:paraId="5B0241BD" w14:textId="4B95F0D2" w:rsidR="00EF532D" w:rsidRDefault="00EF532D">
      <w:pPr>
        <w:pStyle w:val="NormalWeb"/>
        <w:numPr>
          <w:ilvl w:val="1"/>
          <w:numId w:val="6"/>
        </w:numPr>
        <w:rPr>
          <w:rFonts w:asciiTheme="minorHAnsi" w:hAnsiTheme="minorHAnsi" w:cstheme="minorHAnsi"/>
        </w:rPr>
      </w:pPr>
      <w:r>
        <w:rPr>
          <w:rFonts w:asciiTheme="minorHAnsi" w:hAnsiTheme="minorHAnsi" w:cstheme="minorHAnsi"/>
        </w:rPr>
        <w:t>The Recall Authorization person evaluates the issue and authorizes a recall or withdrawal.</w:t>
      </w:r>
    </w:p>
    <w:p w14:paraId="2AB6ACD9" w14:textId="220A702C" w:rsidR="00EF532D" w:rsidRDefault="00EF532D">
      <w:pPr>
        <w:pStyle w:val="NormalWeb"/>
        <w:numPr>
          <w:ilvl w:val="1"/>
          <w:numId w:val="6"/>
        </w:numPr>
        <w:rPr>
          <w:rFonts w:asciiTheme="minorHAnsi" w:hAnsiTheme="minorHAnsi" w:cstheme="minorHAnsi"/>
        </w:rPr>
      </w:pPr>
      <w:r>
        <w:rPr>
          <w:rFonts w:asciiTheme="minorHAnsi" w:hAnsiTheme="minorHAnsi" w:cstheme="minorHAnsi"/>
        </w:rPr>
        <w:t>Scope, affected products, and risk level are identified.</w:t>
      </w:r>
    </w:p>
    <w:p w14:paraId="2AEC1770" w14:textId="5EDEBE23" w:rsidR="003F6ED1" w:rsidRDefault="003F6ED1">
      <w:pPr>
        <w:pStyle w:val="NormalWeb"/>
        <w:numPr>
          <w:ilvl w:val="0"/>
          <w:numId w:val="6"/>
        </w:numPr>
        <w:rPr>
          <w:rFonts w:asciiTheme="minorHAnsi" w:hAnsiTheme="minorHAnsi" w:cstheme="minorHAnsi"/>
        </w:rPr>
      </w:pPr>
      <w:r>
        <w:rPr>
          <w:rFonts w:asciiTheme="minorHAnsi" w:hAnsiTheme="minorHAnsi" w:cstheme="minorHAnsi"/>
        </w:rPr>
        <w:t>Step 2 – Identify Affected Product</w:t>
      </w:r>
    </w:p>
    <w:p w14:paraId="55C66D35" w14:textId="10052C44" w:rsidR="003F6ED1" w:rsidRDefault="003F6ED1">
      <w:pPr>
        <w:pStyle w:val="NormalWeb"/>
        <w:numPr>
          <w:ilvl w:val="1"/>
          <w:numId w:val="6"/>
        </w:numPr>
        <w:rPr>
          <w:rFonts w:asciiTheme="minorHAnsi" w:hAnsiTheme="minorHAnsi" w:cstheme="minorHAnsi"/>
        </w:rPr>
      </w:pPr>
      <w:r>
        <w:rPr>
          <w:rFonts w:asciiTheme="minorHAnsi" w:hAnsiTheme="minorHAnsi" w:cstheme="minorHAnsi"/>
        </w:rPr>
        <w:t>QA/PCQI Identifies:</w:t>
      </w:r>
    </w:p>
    <w:p w14:paraId="121892C4" w14:textId="6383B2D5" w:rsidR="003F6ED1" w:rsidRDefault="003F6ED1">
      <w:pPr>
        <w:pStyle w:val="NormalWeb"/>
        <w:numPr>
          <w:ilvl w:val="2"/>
          <w:numId w:val="6"/>
        </w:numPr>
        <w:rPr>
          <w:rFonts w:asciiTheme="minorHAnsi" w:hAnsiTheme="minorHAnsi" w:cstheme="minorHAnsi"/>
        </w:rPr>
      </w:pPr>
      <w:r>
        <w:rPr>
          <w:rFonts w:asciiTheme="minorHAnsi" w:hAnsiTheme="minorHAnsi" w:cstheme="minorHAnsi"/>
        </w:rPr>
        <w:t>Affected lot numbers(s)</w:t>
      </w:r>
    </w:p>
    <w:p w14:paraId="4CA94F05" w14:textId="438634AE" w:rsidR="003F6ED1" w:rsidRDefault="003F6ED1">
      <w:pPr>
        <w:pStyle w:val="NormalWeb"/>
        <w:numPr>
          <w:ilvl w:val="2"/>
          <w:numId w:val="6"/>
        </w:numPr>
        <w:rPr>
          <w:rFonts w:asciiTheme="minorHAnsi" w:hAnsiTheme="minorHAnsi" w:cstheme="minorHAnsi"/>
        </w:rPr>
      </w:pPr>
      <w:r>
        <w:rPr>
          <w:rFonts w:asciiTheme="minorHAnsi" w:hAnsiTheme="minorHAnsi" w:cstheme="minorHAnsi"/>
        </w:rPr>
        <w:t>Start date through next start date</w:t>
      </w:r>
    </w:p>
    <w:p w14:paraId="25404498" w14:textId="668745F7" w:rsidR="003F6ED1" w:rsidRDefault="003F6ED1">
      <w:pPr>
        <w:pStyle w:val="NormalWeb"/>
        <w:numPr>
          <w:ilvl w:val="2"/>
          <w:numId w:val="6"/>
        </w:numPr>
        <w:rPr>
          <w:rFonts w:asciiTheme="minorHAnsi" w:hAnsiTheme="minorHAnsi" w:cstheme="minorHAnsi"/>
        </w:rPr>
      </w:pPr>
      <w:r>
        <w:rPr>
          <w:rFonts w:asciiTheme="minorHAnsi" w:hAnsiTheme="minorHAnsi" w:cstheme="minorHAnsi"/>
        </w:rPr>
        <w:t>Raw materials, ground products, blends, and finished products impacted</w:t>
      </w:r>
    </w:p>
    <w:p w14:paraId="3D6D7A9D" w14:textId="101C5C01" w:rsidR="003F6ED1" w:rsidRDefault="003F6ED1">
      <w:pPr>
        <w:pStyle w:val="NormalWeb"/>
        <w:numPr>
          <w:ilvl w:val="0"/>
          <w:numId w:val="6"/>
        </w:numPr>
        <w:rPr>
          <w:rFonts w:asciiTheme="minorHAnsi" w:hAnsiTheme="minorHAnsi" w:cstheme="minorHAnsi"/>
        </w:rPr>
      </w:pPr>
      <w:r>
        <w:rPr>
          <w:rFonts w:asciiTheme="minorHAnsi" w:hAnsiTheme="minorHAnsi" w:cstheme="minorHAnsi"/>
        </w:rPr>
        <w:t xml:space="preserve">Step 3 </w:t>
      </w:r>
      <w:r w:rsidR="00062D50">
        <w:rPr>
          <w:rFonts w:asciiTheme="minorHAnsi" w:hAnsiTheme="minorHAnsi" w:cstheme="minorHAnsi"/>
        </w:rPr>
        <w:t xml:space="preserve">– </w:t>
      </w:r>
      <w:ins w:id="92" w:author="Glenna DePoe" w:date="2026-02-24T13:55:00Z" w16du:dateUtc="2026-02-24T18:55:00Z">
        <w:r w:rsidR="00E602B6">
          <w:rPr>
            <w:rFonts w:asciiTheme="minorHAnsi" w:hAnsiTheme="minorHAnsi" w:cstheme="minorHAnsi"/>
          </w:rPr>
          <w:t xml:space="preserve">Internal </w:t>
        </w:r>
      </w:ins>
      <w:r w:rsidR="00062D50">
        <w:rPr>
          <w:rFonts w:asciiTheme="minorHAnsi" w:hAnsiTheme="minorHAnsi" w:cstheme="minorHAnsi"/>
        </w:rPr>
        <w:t>Product Control</w:t>
      </w:r>
    </w:p>
    <w:p w14:paraId="16AE7FB4" w14:textId="4FC99385" w:rsidR="00062D50" w:rsidRDefault="00062D50">
      <w:pPr>
        <w:pStyle w:val="NormalWeb"/>
        <w:numPr>
          <w:ilvl w:val="1"/>
          <w:numId w:val="6"/>
        </w:numPr>
        <w:rPr>
          <w:rFonts w:asciiTheme="minorHAnsi" w:hAnsiTheme="minorHAnsi" w:cstheme="minorHAnsi"/>
        </w:rPr>
      </w:pPr>
      <w:r>
        <w:rPr>
          <w:rFonts w:asciiTheme="minorHAnsi" w:hAnsiTheme="minorHAnsi" w:cstheme="minorHAnsi"/>
        </w:rPr>
        <w:t>All affected product under Spices, Inc. control is:</w:t>
      </w:r>
    </w:p>
    <w:p w14:paraId="7ADDDC04" w14:textId="4B2D48A0" w:rsidR="00062D50" w:rsidRDefault="00AA4C31">
      <w:pPr>
        <w:pStyle w:val="NormalWeb"/>
        <w:numPr>
          <w:ilvl w:val="2"/>
          <w:numId w:val="6"/>
        </w:numPr>
        <w:rPr>
          <w:rFonts w:asciiTheme="minorHAnsi" w:hAnsiTheme="minorHAnsi" w:cstheme="minorHAnsi"/>
        </w:rPr>
      </w:pPr>
      <w:r>
        <w:rPr>
          <w:rFonts w:asciiTheme="minorHAnsi" w:hAnsiTheme="minorHAnsi" w:cstheme="minorHAnsi"/>
        </w:rPr>
        <w:t>Immedia</w:t>
      </w:r>
      <w:r w:rsidR="00262EAB">
        <w:rPr>
          <w:rFonts w:asciiTheme="minorHAnsi" w:hAnsiTheme="minorHAnsi" w:cstheme="minorHAnsi"/>
        </w:rPr>
        <w:t>tely placed on hold</w:t>
      </w:r>
    </w:p>
    <w:p w14:paraId="1CC21716" w14:textId="3F929F83" w:rsidR="00262EAB" w:rsidRDefault="00262EAB">
      <w:pPr>
        <w:pStyle w:val="NormalWeb"/>
        <w:numPr>
          <w:ilvl w:val="2"/>
          <w:numId w:val="6"/>
        </w:numPr>
        <w:rPr>
          <w:rFonts w:asciiTheme="minorHAnsi" w:hAnsiTheme="minorHAnsi" w:cstheme="minorHAnsi"/>
        </w:rPr>
      </w:pPr>
      <w:r>
        <w:rPr>
          <w:rFonts w:asciiTheme="minorHAnsi" w:hAnsiTheme="minorHAnsi" w:cstheme="minorHAnsi"/>
        </w:rPr>
        <w:lastRenderedPageBreak/>
        <w:t>Clearly identified</w:t>
      </w:r>
    </w:p>
    <w:p w14:paraId="2CD15C9F" w14:textId="122D058A" w:rsidR="00CD32A7" w:rsidRDefault="007759FD" w:rsidP="00CD32A7">
      <w:pPr>
        <w:pStyle w:val="NormalWeb"/>
        <w:numPr>
          <w:ilvl w:val="2"/>
          <w:numId w:val="6"/>
        </w:numPr>
        <w:rPr>
          <w:ins w:id="93" w:author="Glenna DePoe" w:date="2026-02-24T13:56:00Z" w16du:dateUtc="2026-02-24T18:56:00Z"/>
          <w:rFonts w:asciiTheme="minorHAnsi" w:hAnsiTheme="minorHAnsi" w:cstheme="minorHAnsi"/>
        </w:rPr>
      </w:pPr>
      <w:r>
        <w:rPr>
          <w:rFonts w:asciiTheme="minorHAnsi" w:hAnsiTheme="minorHAnsi" w:cstheme="minorHAnsi"/>
        </w:rPr>
        <w:t>Segregated from usable inventory</w:t>
      </w:r>
    </w:p>
    <w:p w14:paraId="35C072AE" w14:textId="77777777" w:rsidR="00172830" w:rsidRPr="00172830" w:rsidRDefault="00172830" w:rsidP="00172830">
      <w:pPr>
        <w:pStyle w:val="NormalWeb"/>
        <w:rPr>
          <w:ins w:id="94" w:author="Glenna DePoe" w:date="2026-02-24T13:56:00Z"/>
          <w:rFonts w:asciiTheme="minorHAnsi" w:hAnsiTheme="minorHAnsi" w:cstheme="minorHAnsi"/>
          <w:b/>
          <w:bCs/>
        </w:rPr>
      </w:pPr>
      <w:ins w:id="95" w:author="Glenna DePoe" w:date="2026-02-24T13:56:00Z">
        <w:r w:rsidRPr="00172830">
          <w:rPr>
            <w:rFonts w:asciiTheme="minorHAnsi" w:hAnsiTheme="minorHAnsi" w:cstheme="minorHAnsi"/>
            <w:b/>
            <w:bCs/>
          </w:rPr>
          <w:t>RECALL EXECUTION (Food Safety Event)</w:t>
        </w:r>
      </w:ins>
    </w:p>
    <w:p w14:paraId="32FC3DE0" w14:textId="77777777" w:rsidR="00172830" w:rsidRPr="00172830" w:rsidRDefault="00172830" w:rsidP="00172830">
      <w:pPr>
        <w:pStyle w:val="NormalWeb"/>
        <w:rPr>
          <w:ins w:id="96" w:author="Glenna DePoe" w:date="2026-02-24T13:56:00Z"/>
          <w:rFonts w:asciiTheme="minorHAnsi" w:hAnsiTheme="minorHAnsi" w:cstheme="minorHAnsi"/>
        </w:rPr>
      </w:pPr>
      <w:ins w:id="97" w:author="Glenna DePoe" w:date="2026-02-24T13:56:00Z">
        <w:r w:rsidRPr="00172830">
          <w:rPr>
            <w:rFonts w:asciiTheme="minorHAnsi" w:hAnsiTheme="minorHAnsi" w:cstheme="minorHAnsi"/>
          </w:rPr>
          <w:t>If classified as a Recall:</w:t>
        </w:r>
      </w:ins>
    </w:p>
    <w:p w14:paraId="11DE8ADA" w14:textId="77777777" w:rsidR="00172830" w:rsidRPr="00172830" w:rsidRDefault="00172830" w:rsidP="00172830">
      <w:pPr>
        <w:pStyle w:val="NormalWeb"/>
        <w:numPr>
          <w:ilvl w:val="0"/>
          <w:numId w:val="12"/>
        </w:numPr>
        <w:rPr>
          <w:ins w:id="98" w:author="Glenna DePoe" w:date="2026-02-24T13:56:00Z"/>
          <w:rFonts w:asciiTheme="minorHAnsi" w:hAnsiTheme="minorHAnsi" w:cstheme="minorHAnsi"/>
        </w:rPr>
      </w:pPr>
      <w:ins w:id="99" w:author="Glenna DePoe" w:date="2026-02-24T13:56:00Z">
        <w:r w:rsidRPr="00172830">
          <w:rPr>
            <w:rFonts w:asciiTheme="minorHAnsi" w:hAnsiTheme="minorHAnsi" w:cstheme="minorHAnsi"/>
          </w:rPr>
          <w:t>Regulatory authorities (e.g., FDA, PDA) are notified as required.</w:t>
        </w:r>
      </w:ins>
    </w:p>
    <w:p w14:paraId="218183D2" w14:textId="08D48C72" w:rsidR="00172830" w:rsidRPr="00172830" w:rsidRDefault="00172830" w:rsidP="00172830">
      <w:pPr>
        <w:pStyle w:val="NormalWeb"/>
        <w:numPr>
          <w:ilvl w:val="0"/>
          <w:numId w:val="12"/>
        </w:numPr>
        <w:rPr>
          <w:ins w:id="100" w:author="Glenna DePoe" w:date="2026-02-24T13:56:00Z"/>
          <w:rFonts w:asciiTheme="minorHAnsi" w:hAnsiTheme="minorHAnsi" w:cstheme="minorHAnsi"/>
        </w:rPr>
      </w:pPr>
      <w:ins w:id="101" w:author="Glenna DePoe" w:date="2026-02-24T13:56:00Z">
        <w:r w:rsidRPr="00172830">
          <w:rPr>
            <w:rFonts w:asciiTheme="minorHAnsi" w:hAnsiTheme="minorHAnsi" w:cstheme="minorHAnsi"/>
          </w:rPr>
          <w:t>The SQF Certification Body and SQFI are notified per certification requirements</w:t>
        </w:r>
      </w:ins>
      <w:r w:rsidR="005C4C40">
        <w:rPr>
          <w:rFonts w:asciiTheme="minorHAnsi" w:hAnsiTheme="minorHAnsi" w:cstheme="minorHAnsi"/>
        </w:rPr>
        <w:t xml:space="preserve"> (within 24 hours)</w:t>
      </w:r>
      <w:ins w:id="102" w:author="Glenna DePoe" w:date="2026-02-24T13:56:00Z">
        <w:r w:rsidRPr="00172830">
          <w:rPr>
            <w:rFonts w:asciiTheme="minorHAnsi" w:hAnsiTheme="minorHAnsi" w:cstheme="minorHAnsi"/>
          </w:rPr>
          <w:t>.</w:t>
        </w:r>
      </w:ins>
    </w:p>
    <w:p w14:paraId="00AAD2BB" w14:textId="77777777" w:rsidR="00172830" w:rsidRPr="00172830" w:rsidRDefault="00172830" w:rsidP="00172830">
      <w:pPr>
        <w:pStyle w:val="NormalWeb"/>
        <w:numPr>
          <w:ilvl w:val="0"/>
          <w:numId w:val="12"/>
        </w:numPr>
        <w:rPr>
          <w:ins w:id="103" w:author="Glenna DePoe" w:date="2026-02-24T13:56:00Z"/>
          <w:rFonts w:asciiTheme="minorHAnsi" w:hAnsiTheme="minorHAnsi" w:cstheme="minorHAnsi"/>
        </w:rPr>
      </w:pPr>
      <w:ins w:id="104" w:author="Glenna DePoe" w:date="2026-02-24T13:56:00Z">
        <w:r w:rsidRPr="00172830">
          <w:rPr>
            <w:rFonts w:asciiTheme="minorHAnsi" w:hAnsiTheme="minorHAnsi" w:cstheme="minorHAnsi"/>
          </w:rPr>
          <w:t>Customers are immediately notified via written communication.</w:t>
        </w:r>
      </w:ins>
    </w:p>
    <w:p w14:paraId="3462EF54" w14:textId="77777777" w:rsidR="00172830" w:rsidRPr="00172830" w:rsidRDefault="00172830" w:rsidP="00172830">
      <w:pPr>
        <w:pStyle w:val="NormalWeb"/>
        <w:numPr>
          <w:ilvl w:val="0"/>
          <w:numId w:val="12"/>
        </w:numPr>
        <w:rPr>
          <w:ins w:id="105" w:author="Glenna DePoe" w:date="2026-02-24T13:56:00Z"/>
          <w:rFonts w:asciiTheme="minorHAnsi" w:hAnsiTheme="minorHAnsi" w:cstheme="minorHAnsi"/>
        </w:rPr>
      </w:pPr>
      <w:ins w:id="106" w:author="Glenna DePoe" w:date="2026-02-24T13:56:00Z">
        <w:r w:rsidRPr="00172830">
          <w:rPr>
            <w:rFonts w:asciiTheme="minorHAnsi" w:hAnsiTheme="minorHAnsi" w:cstheme="minorHAnsi"/>
          </w:rPr>
          <w:t>Public notification is issued if required by regulatory authorities.</w:t>
        </w:r>
      </w:ins>
    </w:p>
    <w:p w14:paraId="5284477A" w14:textId="77777777" w:rsidR="00172830" w:rsidRPr="00172830" w:rsidRDefault="00172830" w:rsidP="00172830">
      <w:pPr>
        <w:pStyle w:val="NormalWeb"/>
        <w:numPr>
          <w:ilvl w:val="0"/>
          <w:numId w:val="12"/>
        </w:numPr>
        <w:rPr>
          <w:ins w:id="107" w:author="Glenna DePoe" w:date="2026-02-24T13:56:00Z"/>
          <w:rFonts w:asciiTheme="minorHAnsi" w:hAnsiTheme="minorHAnsi" w:cstheme="minorHAnsi"/>
        </w:rPr>
      </w:pPr>
      <w:ins w:id="108" w:author="Glenna DePoe" w:date="2026-02-24T13:56:00Z">
        <w:r w:rsidRPr="00172830">
          <w:rPr>
            <w:rFonts w:asciiTheme="minorHAnsi" w:hAnsiTheme="minorHAnsi" w:cstheme="minorHAnsi"/>
          </w:rPr>
          <w:t>Effectiveness checks confirm product receipt and control.</w:t>
        </w:r>
      </w:ins>
    </w:p>
    <w:p w14:paraId="37B6F01F" w14:textId="77777777" w:rsidR="00172830" w:rsidRPr="00172830" w:rsidRDefault="00172830" w:rsidP="00172830">
      <w:pPr>
        <w:pStyle w:val="NormalWeb"/>
        <w:numPr>
          <w:ilvl w:val="0"/>
          <w:numId w:val="12"/>
        </w:numPr>
        <w:rPr>
          <w:ins w:id="109" w:author="Glenna DePoe" w:date="2026-02-24T13:56:00Z"/>
          <w:rFonts w:asciiTheme="minorHAnsi" w:hAnsiTheme="minorHAnsi" w:cstheme="minorHAnsi"/>
        </w:rPr>
      </w:pPr>
      <w:ins w:id="110" w:author="Glenna DePoe" w:date="2026-02-24T13:56:00Z">
        <w:r w:rsidRPr="00172830">
          <w:rPr>
            <w:rFonts w:asciiTheme="minorHAnsi" w:hAnsiTheme="minorHAnsi" w:cstheme="minorHAnsi"/>
          </w:rPr>
          <w:t>Root cause analysis and corrective actions are completed.</w:t>
        </w:r>
      </w:ins>
    </w:p>
    <w:p w14:paraId="6401CDAE" w14:textId="737E92D4" w:rsidR="00172830" w:rsidRPr="00172830" w:rsidRDefault="00172830">
      <w:pPr>
        <w:pStyle w:val="NormalWeb"/>
        <w:numPr>
          <w:ilvl w:val="0"/>
          <w:numId w:val="12"/>
        </w:numPr>
        <w:rPr>
          <w:ins w:id="111" w:author="Glenna DePoe" w:date="2026-02-24T13:56:00Z"/>
          <w:rFonts w:asciiTheme="minorHAnsi" w:hAnsiTheme="minorHAnsi" w:cstheme="minorHAnsi"/>
        </w:rPr>
        <w:pPrChange w:id="112" w:author="Glenna DePoe" w:date="2026-02-24T13:56:00Z" w16du:dateUtc="2026-02-24T18:56:00Z">
          <w:pPr>
            <w:pStyle w:val="NormalWeb"/>
          </w:pPr>
        </w:pPrChange>
      </w:pPr>
      <w:ins w:id="113" w:author="Glenna DePoe" w:date="2026-02-24T13:56:00Z">
        <w:r w:rsidRPr="00172830">
          <w:rPr>
            <w:rFonts w:asciiTheme="minorHAnsi" w:hAnsiTheme="minorHAnsi" w:cstheme="minorHAnsi"/>
          </w:rPr>
          <w:t>Formal Recall Closure Report is reviewed and approved by Senior Management.</w:t>
        </w:r>
      </w:ins>
    </w:p>
    <w:p w14:paraId="343C7A5C" w14:textId="77777777" w:rsidR="00172830" w:rsidRPr="00172830" w:rsidRDefault="00172830" w:rsidP="00172830">
      <w:pPr>
        <w:pStyle w:val="NormalWeb"/>
        <w:rPr>
          <w:ins w:id="114" w:author="Glenna DePoe" w:date="2026-02-24T13:56:00Z"/>
          <w:rFonts w:asciiTheme="minorHAnsi" w:hAnsiTheme="minorHAnsi" w:cstheme="minorHAnsi"/>
          <w:b/>
          <w:bCs/>
        </w:rPr>
      </w:pPr>
      <w:ins w:id="115" w:author="Glenna DePoe" w:date="2026-02-24T13:56:00Z">
        <w:r w:rsidRPr="00172830">
          <w:rPr>
            <w:rFonts w:asciiTheme="minorHAnsi" w:hAnsiTheme="minorHAnsi" w:cstheme="minorHAnsi"/>
            <w:b/>
            <w:bCs/>
          </w:rPr>
          <w:t>WITHDRAWAL EXECUTION (Quality Event)</w:t>
        </w:r>
      </w:ins>
    </w:p>
    <w:p w14:paraId="0F2EDDBD" w14:textId="77777777" w:rsidR="00172830" w:rsidRPr="00172830" w:rsidRDefault="00172830" w:rsidP="00172830">
      <w:pPr>
        <w:pStyle w:val="NormalWeb"/>
        <w:rPr>
          <w:ins w:id="116" w:author="Glenna DePoe" w:date="2026-02-24T13:56:00Z"/>
          <w:rFonts w:asciiTheme="minorHAnsi" w:hAnsiTheme="minorHAnsi" w:cstheme="minorHAnsi"/>
        </w:rPr>
      </w:pPr>
      <w:ins w:id="117" w:author="Glenna DePoe" w:date="2026-02-24T13:56:00Z">
        <w:r w:rsidRPr="00172830">
          <w:rPr>
            <w:rFonts w:asciiTheme="minorHAnsi" w:hAnsiTheme="minorHAnsi" w:cstheme="minorHAnsi"/>
          </w:rPr>
          <w:t>If classified as a Withdrawal:</w:t>
        </w:r>
      </w:ins>
    </w:p>
    <w:p w14:paraId="13FD459F" w14:textId="77777777" w:rsidR="00172830" w:rsidRPr="00172830" w:rsidRDefault="00172830" w:rsidP="00172830">
      <w:pPr>
        <w:pStyle w:val="NormalWeb"/>
        <w:numPr>
          <w:ilvl w:val="0"/>
          <w:numId w:val="13"/>
        </w:numPr>
        <w:rPr>
          <w:ins w:id="118" w:author="Glenna DePoe" w:date="2026-02-24T13:56:00Z"/>
          <w:rFonts w:asciiTheme="minorHAnsi" w:hAnsiTheme="minorHAnsi" w:cstheme="minorHAnsi"/>
        </w:rPr>
      </w:pPr>
      <w:ins w:id="119" w:author="Glenna DePoe" w:date="2026-02-24T13:56:00Z">
        <w:r w:rsidRPr="00172830">
          <w:rPr>
            <w:rFonts w:asciiTheme="minorHAnsi" w:hAnsiTheme="minorHAnsi" w:cstheme="minorHAnsi"/>
          </w:rPr>
          <w:t>Customers are notified with instructions for holding, returning, or disposing of product.</w:t>
        </w:r>
      </w:ins>
    </w:p>
    <w:p w14:paraId="7664B3CF" w14:textId="77777777" w:rsidR="00172830" w:rsidRPr="00172830" w:rsidRDefault="00172830" w:rsidP="00172830">
      <w:pPr>
        <w:pStyle w:val="NormalWeb"/>
        <w:numPr>
          <w:ilvl w:val="0"/>
          <w:numId w:val="13"/>
        </w:numPr>
        <w:rPr>
          <w:ins w:id="120" w:author="Glenna DePoe" w:date="2026-02-24T13:56:00Z"/>
          <w:rFonts w:asciiTheme="minorHAnsi" w:hAnsiTheme="minorHAnsi" w:cstheme="minorHAnsi"/>
        </w:rPr>
      </w:pPr>
      <w:ins w:id="121" w:author="Glenna DePoe" w:date="2026-02-24T13:56:00Z">
        <w:r w:rsidRPr="00172830">
          <w:rPr>
            <w:rFonts w:asciiTheme="minorHAnsi" w:hAnsiTheme="minorHAnsi" w:cstheme="minorHAnsi"/>
          </w:rPr>
          <w:t>Regulatory authorities are not notified unless later determined necessary.</w:t>
        </w:r>
      </w:ins>
    </w:p>
    <w:p w14:paraId="1052FE3E" w14:textId="77777777" w:rsidR="00172830" w:rsidRPr="00172830" w:rsidRDefault="00172830" w:rsidP="00172830">
      <w:pPr>
        <w:pStyle w:val="NormalWeb"/>
        <w:numPr>
          <w:ilvl w:val="0"/>
          <w:numId w:val="13"/>
        </w:numPr>
        <w:rPr>
          <w:ins w:id="122" w:author="Glenna DePoe" w:date="2026-02-24T13:56:00Z"/>
          <w:rFonts w:asciiTheme="minorHAnsi" w:hAnsiTheme="minorHAnsi" w:cstheme="minorHAnsi"/>
        </w:rPr>
      </w:pPr>
      <w:ins w:id="123" w:author="Glenna DePoe" w:date="2026-02-24T13:56:00Z">
        <w:r w:rsidRPr="00172830">
          <w:rPr>
            <w:rFonts w:asciiTheme="minorHAnsi" w:hAnsiTheme="minorHAnsi" w:cstheme="minorHAnsi"/>
          </w:rPr>
          <w:t>Returned or disposed product is documented and verified.</w:t>
        </w:r>
      </w:ins>
    </w:p>
    <w:p w14:paraId="5AF055AE" w14:textId="77777777" w:rsidR="00172830" w:rsidRPr="00172830" w:rsidRDefault="00172830" w:rsidP="00172830">
      <w:pPr>
        <w:pStyle w:val="NormalWeb"/>
        <w:numPr>
          <w:ilvl w:val="0"/>
          <w:numId w:val="13"/>
        </w:numPr>
        <w:rPr>
          <w:ins w:id="124" w:author="Glenna DePoe" w:date="2026-02-24T13:56:00Z"/>
          <w:rFonts w:asciiTheme="minorHAnsi" w:hAnsiTheme="minorHAnsi" w:cstheme="minorHAnsi"/>
        </w:rPr>
      </w:pPr>
      <w:ins w:id="125" w:author="Glenna DePoe" w:date="2026-02-24T13:56:00Z">
        <w:r w:rsidRPr="00172830">
          <w:rPr>
            <w:rFonts w:asciiTheme="minorHAnsi" w:hAnsiTheme="minorHAnsi" w:cstheme="minorHAnsi"/>
          </w:rPr>
          <w:t>Root cause analysis and corrective actions are completed.</w:t>
        </w:r>
      </w:ins>
    </w:p>
    <w:p w14:paraId="5113E726" w14:textId="77777777" w:rsidR="00172830" w:rsidRPr="00172830" w:rsidRDefault="00172830" w:rsidP="00172830">
      <w:pPr>
        <w:pStyle w:val="NormalWeb"/>
        <w:numPr>
          <w:ilvl w:val="0"/>
          <w:numId w:val="13"/>
        </w:numPr>
        <w:rPr>
          <w:ins w:id="126" w:author="Glenna DePoe" w:date="2026-02-24T13:56:00Z"/>
          <w:rFonts w:asciiTheme="minorHAnsi" w:hAnsiTheme="minorHAnsi" w:cstheme="minorHAnsi"/>
        </w:rPr>
      </w:pPr>
      <w:ins w:id="127" w:author="Glenna DePoe" w:date="2026-02-24T13:56:00Z">
        <w:r w:rsidRPr="00172830">
          <w:rPr>
            <w:rFonts w:asciiTheme="minorHAnsi" w:hAnsiTheme="minorHAnsi" w:cstheme="minorHAnsi"/>
          </w:rPr>
          <w:t>Withdrawal Closure is documented and approved by Management.</w:t>
        </w:r>
      </w:ins>
    </w:p>
    <w:p w14:paraId="4FB9803A" w14:textId="77777777" w:rsidR="00CD32A7" w:rsidRPr="00CD32A7" w:rsidRDefault="00CD32A7">
      <w:pPr>
        <w:pStyle w:val="NormalWeb"/>
        <w:rPr>
          <w:rFonts w:asciiTheme="minorHAnsi" w:hAnsiTheme="minorHAnsi" w:cstheme="minorHAnsi"/>
        </w:rPr>
        <w:pPrChange w:id="128" w:author="Glenna DePoe" w:date="2026-02-24T13:56:00Z" w16du:dateUtc="2026-02-24T18:56:00Z">
          <w:pPr>
            <w:pStyle w:val="NormalWeb"/>
            <w:numPr>
              <w:ilvl w:val="2"/>
              <w:numId w:val="6"/>
            </w:numPr>
            <w:tabs>
              <w:tab w:val="num" w:pos="2160"/>
            </w:tabs>
            <w:ind w:left="2160" w:hanging="360"/>
          </w:pPr>
        </w:pPrChange>
      </w:pPr>
    </w:p>
    <w:p w14:paraId="08A55DA7" w14:textId="228A2C3B" w:rsidR="002E31B5" w:rsidRDefault="002E31B5">
      <w:pPr>
        <w:pStyle w:val="NormalWeb"/>
        <w:numPr>
          <w:ilvl w:val="0"/>
          <w:numId w:val="6"/>
        </w:numPr>
        <w:rPr>
          <w:rFonts w:asciiTheme="minorHAnsi" w:hAnsiTheme="minorHAnsi" w:cstheme="minorHAnsi"/>
        </w:rPr>
      </w:pPr>
      <w:r>
        <w:rPr>
          <w:rFonts w:asciiTheme="minorHAnsi" w:hAnsiTheme="minorHAnsi" w:cstheme="minorHAnsi"/>
        </w:rPr>
        <w:t xml:space="preserve">Step 4 – Customer </w:t>
      </w:r>
      <w:r w:rsidR="009A5FC4">
        <w:rPr>
          <w:rFonts w:asciiTheme="minorHAnsi" w:hAnsiTheme="minorHAnsi" w:cstheme="minorHAnsi"/>
        </w:rPr>
        <w:t>Notification</w:t>
      </w:r>
    </w:p>
    <w:p w14:paraId="463066F3" w14:textId="2C2EF7A0" w:rsidR="002E31B5" w:rsidRDefault="0041369E">
      <w:pPr>
        <w:pStyle w:val="NormalWeb"/>
        <w:numPr>
          <w:ilvl w:val="1"/>
          <w:numId w:val="6"/>
        </w:numPr>
        <w:rPr>
          <w:rFonts w:asciiTheme="minorHAnsi" w:hAnsiTheme="minorHAnsi" w:cstheme="minorHAnsi"/>
        </w:rPr>
      </w:pPr>
      <w:r>
        <w:rPr>
          <w:rFonts w:asciiTheme="minorHAnsi" w:hAnsiTheme="minorHAnsi" w:cstheme="minorHAnsi"/>
        </w:rPr>
        <w:t>Customers who received affected product are notified by:</w:t>
      </w:r>
    </w:p>
    <w:p w14:paraId="147B92C7" w14:textId="5642967D" w:rsidR="0041369E" w:rsidRDefault="0041369E">
      <w:pPr>
        <w:pStyle w:val="NormalWeb"/>
        <w:numPr>
          <w:ilvl w:val="2"/>
          <w:numId w:val="6"/>
        </w:numPr>
        <w:rPr>
          <w:rFonts w:asciiTheme="minorHAnsi" w:hAnsiTheme="minorHAnsi" w:cstheme="minorHAnsi"/>
        </w:rPr>
      </w:pPr>
      <w:r>
        <w:rPr>
          <w:rFonts w:asciiTheme="minorHAnsi" w:hAnsiTheme="minorHAnsi" w:cstheme="minorHAnsi"/>
        </w:rPr>
        <w:t>Email and/or phone</w:t>
      </w:r>
    </w:p>
    <w:p w14:paraId="1D17E08C" w14:textId="0A6E603F" w:rsidR="009A5FC4" w:rsidRDefault="009A5FC4">
      <w:pPr>
        <w:pStyle w:val="NormalWeb"/>
        <w:numPr>
          <w:ilvl w:val="1"/>
          <w:numId w:val="6"/>
        </w:numPr>
        <w:rPr>
          <w:rFonts w:asciiTheme="minorHAnsi" w:hAnsiTheme="minorHAnsi" w:cstheme="minorHAnsi"/>
        </w:rPr>
      </w:pPr>
      <w:r>
        <w:rPr>
          <w:rFonts w:asciiTheme="minorHAnsi" w:hAnsiTheme="minorHAnsi" w:cstheme="minorHAnsi"/>
        </w:rPr>
        <w:t>Notifications include:</w:t>
      </w:r>
    </w:p>
    <w:p w14:paraId="0A6BA56D" w14:textId="1D3C2976" w:rsidR="009A5FC4" w:rsidRDefault="009A5FC4">
      <w:pPr>
        <w:pStyle w:val="NormalWeb"/>
        <w:numPr>
          <w:ilvl w:val="2"/>
          <w:numId w:val="6"/>
        </w:numPr>
        <w:rPr>
          <w:rFonts w:asciiTheme="minorHAnsi" w:hAnsiTheme="minorHAnsi" w:cstheme="minorHAnsi"/>
        </w:rPr>
      </w:pPr>
      <w:r>
        <w:rPr>
          <w:rFonts w:asciiTheme="minorHAnsi" w:hAnsiTheme="minorHAnsi" w:cstheme="minorHAnsi"/>
        </w:rPr>
        <w:t>Product name</w:t>
      </w:r>
    </w:p>
    <w:p w14:paraId="6EC8FA46" w14:textId="3720FC9D" w:rsidR="009A5FC4" w:rsidRDefault="009A5FC4">
      <w:pPr>
        <w:pStyle w:val="NormalWeb"/>
        <w:numPr>
          <w:ilvl w:val="2"/>
          <w:numId w:val="6"/>
        </w:numPr>
        <w:rPr>
          <w:rFonts w:asciiTheme="minorHAnsi" w:hAnsiTheme="minorHAnsi" w:cstheme="minorHAnsi"/>
        </w:rPr>
      </w:pPr>
      <w:r>
        <w:rPr>
          <w:rFonts w:asciiTheme="minorHAnsi" w:hAnsiTheme="minorHAnsi" w:cstheme="minorHAnsi"/>
        </w:rPr>
        <w:t>Lot number(s)</w:t>
      </w:r>
    </w:p>
    <w:p w14:paraId="049B6EE5" w14:textId="317E3869" w:rsidR="009A5FC4" w:rsidRDefault="009A5FC4">
      <w:pPr>
        <w:pStyle w:val="NormalWeb"/>
        <w:numPr>
          <w:ilvl w:val="2"/>
          <w:numId w:val="6"/>
        </w:numPr>
        <w:rPr>
          <w:rFonts w:asciiTheme="minorHAnsi" w:hAnsiTheme="minorHAnsi" w:cstheme="minorHAnsi"/>
        </w:rPr>
      </w:pPr>
      <w:r>
        <w:rPr>
          <w:rFonts w:asciiTheme="minorHAnsi" w:hAnsiTheme="minorHAnsi" w:cstheme="minorHAnsi"/>
        </w:rPr>
        <w:t>Reason for recall/withdrawal</w:t>
      </w:r>
    </w:p>
    <w:p w14:paraId="0247DAB6" w14:textId="78ACC2C2" w:rsidR="009A5FC4" w:rsidRDefault="009A5FC4">
      <w:pPr>
        <w:pStyle w:val="NormalWeb"/>
        <w:numPr>
          <w:ilvl w:val="2"/>
          <w:numId w:val="6"/>
        </w:numPr>
        <w:rPr>
          <w:rFonts w:asciiTheme="minorHAnsi" w:hAnsiTheme="minorHAnsi" w:cstheme="minorHAnsi"/>
        </w:rPr>
      </w:pPr>
      <w:r>
        <w:rPr>
          <w:rFonts w:asciiTheme="minorHAnsi" w:hAnsiTheme="minorHAnsi" w:cstheme="minorHAnsi"/>
        </w:rPr>
        <w:t>Instructions for holding, returning, or disposing of product</w:t>
      </w:r>
    </w:p>
    <w:p w14:paraId="7CEB58FE" w14:textId="2B50953F" w:rsidR="00BB3FE8" w:rsidRPr="00BB3FE8" w:rsidRDefault="00BB3FE8">
      <w:pPr>
        <w:pStyle w:val="NormalWeb"/>
        <w:numPr>
          <w:ilvl w:val="2"/>
          <w:numId w:val="6"/>
        </w:numPr>
        <w:rPr>
          <w:rFonts w:asciiTheme="minorHAnsi" w:hAnsiTheme="minorHAnsi" w:cstheme="minorHAnsi"/>
          <w:sz w:val="22"/>
          <w:szCs w:val="22"/>
        </w:rPr>
      </w:pPr>
      <w:r w:rsidRPr="00BB3FE8">
        <w:rPr>
          <w:rFonts w:asciiTheme="minorHAnsi" w:hAnsiTheme="minorHAnsi" w:cstheme="minorHAnsi"/>
          <w:sz w:val="22"/>
          <w:szCs w:val="22"/>
        </w:rPr>
        <w:t>Request for photographic documentation when product is destroyed or disposed of to verify proper disposal</w:t>
      </w:r>
    </w:p>
    <w:p w14:paraId="41BA5838" w14:textId="6AA2A9DF" w:rsidR="009A5FC4" w:rsidRDefault="009A5FC4">
      <w:pPr>
        <w:pStyle w:val="NormalWeb"/>
        <w:numPr>
          <w:ilvl w:val="0"/>
          <w:numId w:val="6"/>
        </w:numPr>
        <w:rPr>
          <w:rFonts w:asciiTheme="minorHAnsi" w:hAnsiTheme="minorHAnsi" w:cstheme="minorHAnsi"/>
        </w:rPr>
      </w:pPr>
      <w:r>
        <w:rPr>
          <w:rFonts w:asciiTheme="minorHAnsi" w:hAnsiTheme="minorHAnsi" w:cstheme="minorHAnsi"/>
        </w:rPr>
        <w:t>Step 5 – Regulatory &amp; Certification</w:t>
      </w:r>
      <w:r w:rsidR="003F22AF">
        <w:rPr>
          <w:rFonts w:asciiTheme="minorHAnsi" w:hAnsiTheme="minorHAnsi" w:cstheme="minorHAnsi"/>
        </w:rPr>
        <w:t xml:space="preserve"> Body Notification</w:t>
      </w:r>
    </w:p>
    <w:p w14:paraId="45D12558" w14:textId="3A71F978" w:rsidR="003F22AF" w:rsidRDefault="003F22AF">
      <w:pPr>
        <w:pStyle w:val="NormalWeb"/>
        <w:numPr>
          <w:ilvl w:val="1"/>
          <w:numId w:val="6"/>
        </w:numPr>
        <w:rPr>
          <w:rFonts w:asciiTheme="minorHAnsi" w:hAnsiTheme="minorHAnsi" w:cstheme="minorHAnsi"/>
        </w:rPr>
      </w:pPr>
      <w:r>
        <w:rPr>
          <w:rFonts w:asciiTheme="minorHAnsi" w:hAnsiTheme="minorHAnsi" w:cstheme="minorHAnsi"/>
        </w:rPr>
        <w:t>When required:</w:t>
      </w:r>
    </w:p>
    <w:p w14:paraId="599F0638" w14:textId="6F1D77BA" w:rsidR="003F22AF" w:rsidRDefault="00CE1A35">
      <w:pPr>
        <w:pStyle w:val="NormalWeb"/>
        <w:numPr>
          <w:ilvl w:val="2"/>
          <w:numId w:val="6"/>
        </w:numPr>
        <w:rPr>
          <w:rFonts w:asciiTheme="minorHAnsi" w:hAnsiTheme="minorHAnsi" w:cstheme="minorHAnsi"/>
        </w:rPr>
      </w:pPr>
      <w:r>
        <w:rPr>
          <w:rFonts w:asciiTheme="minorHAnsi" w:hAnsiTheme="minorHAnsi" w:cstheme="minorHAnsi"/>
        </w:rPr>
        <w:t>Appropriate regulatory agencies are notified (</w:t>
      </w:r>
      <w:r w:rsidR="00101787">
        <w:rPr>
          <w:rFonts w:asciiTheme="minorHAnsi" w:hAnsiTheme="minorHAnsi" w:cstheme="minorHAnsi"/>
        </w:rPr>
        <w:t>e.g., FDA, PDA).</w:t>
      </w:r>
    </w:p>
    <w:p w14:paraId="513AB9C3" w14:textId="7910F09A" w:rsidR="00101787" w:rsidRDefault="00101787">
      <w:pPr>
        <w:pStyle w:val="NormalWeb"/>
        <w:numPr>
          <w:ilvl w:val="2"/>
          <w:numId w:val="6"/>
        </w:numPr>
        <w:rPr>
          <w:rFonts w:asciiTheme="minorHAnsi" w:hAnsiTheme="minorHAnsi" w:cstheme="minorHAnsi"/>
        </w:rPr>
      </w:pPr>
      <w:r>
        <w:rPr>
          <w:rFonts w:asciiTheme="minorHAnsi" w:hAnsiTheme="minorHAnsi" w:cstheme="minorHAnsi"/>
        </w:rPr>
        <w:lastRenderedPageBreak/>
        <w:t>The SQF Certification Body and SQFI are notified as required.</w:t>
      </w:r>
    </w:p>
    <w:p w14:paraId="51A71652" w14:textId="3A18D1CA" w:rsidR="003C765D" w:rsidRDefault="003C765D">
      <w:pPr>
        <w:pStyle w:val="NormalWeb"/>
        <w:numPr>
          <w:ilvl w:val="0"/>
          <w:numId w:val="6"/>
        </w:numPr>
        <w:rPr>
          <w:rFonts w:asciiTheme="minorHAnsi" w:hAnsiTheme="minorHAnsi" w:cstheme="minorHAnsi"/>
        </w:rPr>
      </w:pPr>
      <w:r>
        <w:rPr>
          <w:rFonts w:asciiTheme="minorHAnsi" w:hAnsiTheme="minorHAnsi" w:cstheme="minorHAnsi"/>
        </w:rPr>
        <w:t>Step 6 – Product Dispo</w:t>
      </w:r>
      <w:r w:rsidR="00992E3D">
        <w:rPr>
          <w:rFonts w:asciiTheme="minorHAnsi" w:hAnsiTheme="minorHAnsi" w:cstheme="minorHAnsi"/>
        </w:rPr>
        <w:t>sition</w:t>
      </w:r>
    </w:p>
    <w:p w14:paraId="3D458DD9" w14:textId="2C84D17F" w:rsidR="00992E3D" w:rsidRDefault="00992E3D">
      <w:pPr>
        <w:pStyle w:val="NormalWeb"/>
        <w:numPr>
          <w:ilvl w:val="1"/>
          <w:numId w:val="6"/>
        </w:numPr>
        <w:rPr>
          <w:rFonts w:asciiTheme="minorHAnsi" w:hAnsiTheme="minorHAnsi" w:cstheme="minorHAnsi"/>
        </w:rPr>
      </w:pPr>
      <w:r>
        <w:rPr>
          <w:rFonts w:asciiTheme="minorHAnsi" w:hAnsiTheme="minorHAnsi" w:cstheme="minorHAnsi"/>
        </w:rPr>
        <w:t>Affected Product is:</w:t>
      </w:r>
    </w:p>
    <w:p w14:paraId="1E838F61" w14:textId="306AE90B" w:rsidR="00992E3D" w:rsidRDefault="00992E3D">
      <w:pPr>
        <w:pStyle w:val="NormalWeb"/>
        <w:numPr>
          <w:ilvl w:val="2"/>
          <w:numId w:val="6"/>
        </w:numPr>
        <w:rPr>
          <w:rFonts w:asciiTheme="minorHAnsi" w:hAnsiTheme="minorHAnsi" w:cstheme="minorHAnsi"/>
        </w:rPr>
      </w:pPr>
      <w:r>
        <w:rPr>
          <w:rFonts w:asciiTheme="minorHAnsi" w:hAnsiTheme="minorHAnsi" w:cstheme="minorHAnsi"/>
        </w:rPr>
        <w:t>Returned</w:t>
      </w:r>
    </w:p>
    <w:p w14:paraId="5C4A198E" w14:textId="6F3B9EDB" w:rsidR="00992E3D" w:rsidRDefault="00992E3D">
      <w:pPr>
        <w:pStyle w:val="NormalWeb"/>
        <w:numPr>
          <w:ilvl w:val="2"/>
          <w:numId w:val="6"/>
        </w:numPr>
        <w:rPr>
          <w:rFonts w:asciiTheme="minorHAnsi" w:hAnsiTheme="minorHAnsi" w:cstheme="minorHAnsi"/>
        </w:rPr>
      </w:pPr>
      <w:r>
        <w:rPr>
          <w:rFonts w:asciiTheme="minorHAnsi" w:hAnsiTheme="minorHAnsi" w:cstheme="minorHAnsi"/>
        </w:rPr>
        <w:t>Destroyed</w:t>
      </w:r>
    </w:p>
    <w:p w14:paraId="031647EB" w14:textId="7A6FF651" w:rsidR="00992E3D" w:rsidRDefault="00992E3D">
      <w:pPr>
        <w:pStyle w:val="NormalWeb"/>
        <w:numPr>
          <w:ilvl w:val="2"/>
          <w:numId w:val="6"/>
        </w:numPr>
        <w:rPr>
          <w:rFonts w:asciiTheme="minorHAnsi" w:hAnsiTheme="minorHAnsi" w:cstheme="minorHAnsi"/>
        </w:rPr>
      </w:pPr>
      <w:r>
        <w:rPr>
          <w:rFonts w:asciiTheme="minorHAnsi" w:hAnsiTheme="minorHAnsi" w:cstheme="minorHAnsi"/>
        </w:rPr>
        <w:t>Or otherwise disposed of</w:t>
      </w:r>
      <w:r w:rsidR="00B05372">
        <w:rPr>
          <w:rFonts w:asciiTheme="minorHAnsi" w:hAnsiTheme="minorHAnsi" w:cstheme="minorHAnsi"/>
        </w:rPr>
        <w:t xml:space="preserve"> and disposition is documented and verified.</w:t>
      </w:r>
    </w:p>
    <w:p w14:paraId="02387816" w14:textId="1817E065" w:rsidR="00B05372" w:rsidRDefault="00B05372">
      <w:pPr>
        <w:pStyle w:val="NormalWeb"/>
        <w:numPr>
          <w:ilvl w:val="0"/>
          <w:numId w:val="6"/>
        </w:numPr>
        <w:rPr>
          <w:rFonts w:asciiTheme="minorHAnsi" w:hAnsiTheme="minorHAnsi" w:cstheme="minorHAnsi"/>
        </w:rPr>
      </w:pPr>
      <w:r>
        <w:rPr>
          <w:rFonts w:asciiTheme="minorHAnsi" w:hAnsiTheme="minorHAnsi" w:cstheme="minorHAnsi"/>
        </w:rPr>
        <w:t>Step 7 – Effectiveness Checks</w:t>
      </w:r>
    </w:p>
    <w:p w14:paraId="40FEC233" w14:textId="6D73D190" w:rsidR="00B05372" w:rsidRDefault="00B05372">
      <w:pPr>
        <w:pStyle w:val="NormalWeb"/>
        <w:numPr>
          <w:ilvl w:val="1"/>
          <w:numId w:val="6"/>
        </w:numPr>
        <w:rPr>
          <w:rFonts w:asciiTheme="minorHAnsi" w:hAnsiTheme="minorHAnsi" w:cstheme="minorHAnsi"/>
        </w:rPr>
      </w:pPr>
      <w:r>
        <w:rPr>
          <w:rFonts w:asciiTheme="minorHAnsi" w:hAnsiTheme="minorHAnsi" w:cstheme="minorHAnsi"/>
        </w:rPr>
        <w:t>Confirmation is obtained from customers to verify:</w:t>
      </w:r>
    </w:p>
    <w:p w14:paraId="76917164" w14:textId="50C19D16" w:rsidR="00B05372" w:rsidRDefault="00B05372">
      <w:pPr>
        <w:pStyle w:val="NormalWeb"/>
        <w:numPr>
          <w:ilvl w:val="2"/>
          <w:numId w:val="6"/>
        </w:numPr>
        <w:rPr>
          <w:rFonts w:asciiTheme="minorHAnsi" w:hAnsiTheme="minorHAnsi" w:cstheme="minorHAnsi"/>
        </w:rPr>
      </w:pPr>
      <w:del w:id="129" w:author="Glenna DePoe" w:date="2026-02-24T13:58:00Z" w16du:dateUtc="2026-02-24T18:58:00Z">
        <w:r w:rsidDel="009D23F3">
          <w:rPr>
            <w:rFonts w:asciiTheme="minorHAnsi" w:hAnsiTheme="minorHAnsi" w:cstheme="minorHAnsi"/>
          </w:rPr>
          <w:delText xml:space="preserve">Product </w:delText>
        </w:r>
      </w:del>
      <w:ins w:id="130" w:author="Glenna DePoe" w:date="2026-02-24T13:58:00Z" w16du:dateUtc="2026-02-24T18:58:00Z">
        <w:r w:rsidR="009D23F3">
          <w:rPr>
            <w:rFonts w:asciiTheme="minorHAnsi" w:hAnsiTheme="minorHAnsi" w:cstheme="minorHAnsi"/>
          </w:rPr>
          <w:t xml:space="preserve">Notification </w:t>
        </w:r>
      </w:ins>
      <w:r>
        <w:rPr>
          <w:rFonts w:asciiTheme="minorHAnsi" w:hAnsiTheme="minorHAnsi" w:cstheme="minorHAnsi"/>
        </w:rPr>
        <w:t>receipt</w:t>
      </w:r>
    </w:p>
    <w:p w14:paraId="4D258AEB" w14:textId="1627E5DB" w:rsidR="00B05372" w:rsidRDefault="00B05372">
      <w:pPr>
        <w:pStyle w:val="NormalWeb"/>
        <w:numPr>
          <w:ilvl w:val="2"/>
          <w:numId w:val="6"/>
        </w:numPr>
        <w:rPr>
          <w:rFonts w:asciiTheme="minorHAnsi" w:hAnsiTheme="minorHAnsi" w:cstheme="minorHAnsi"/>
        </w:rPr>
      </w:pPr>
      <w:r>
        <w:rPr>
          <w:rFonts w:asciiTheme="minorHAnsi" w:hAnsiTheme="minorHAnsi" w:cstheme="minorHAnsi"/>
        </w:rPr>
        <w:t>Product control or disposition</w:t>
      </w:r>
    </w:p>
    <w:p w14:paraId="724BB6D5" w14:textId="11953A2A" w:rsidR="00B05372" w:rsidRDefault="00B05372">
      <w:pPr>
        <w:pStyle w:val="NormalWeb"/>
        <w:numPr>
          <w:ilvl w:val="1"/>
          <w:numId w:val="6"/>
        </w:numPr>
        <w:rPr>
          <w:rFonts w:asciiTheme="minorHAnsi" w:hAnsiTheme="minorHAnsi" w:cstheme="minorHAnsi"/>
        </w:rPr>
      </w:pPr>
      <w:r>
        <w:rPr>
          <w:rFonts w:asciiTheme="minorHAnsi" w:hAnsiTheme="minorHAnsi" w:cstheme="minorHAnsi"/>
        </w:rPr>
        <w:t>Responses are documented</w:t>
      </w:r>
    </w:p>
    <w:p w14:paraId="04077F3B" w14:textId="08AB030C" w:rsidR="00B05372" w:rsidRDefault="003C5980">
      <w:pPr>
        <w:pStyle w:val="NormalWeb"/>
        <w:numPr>
          <w:ilvl w:val="0"/>
          <w:numId w:val="6"/>
        </w:numPr>
        <w:rPr>
          <w:rFonts w:asciiTheme="minorHAnsi" w:hAnsiTheme="minorHAnsi" w:cstheme="minorHAnsi"/>
        </w:rPr>
      </w:pPr>
      <w:r>
        <w:rPr>
          <w:rFonts w:asciiTheme="minorHAnsi" w:hAnsiTheme="minorHAnsi" w:cstheme="minorHAnsi"/>
        </w:rPr>
        <w:t>Step 8 – Recall Closure</w:t>
      </w:r>
    </w:p>
    <w:p w14:paraId="64AD2B8E" w14:textId="67A3158B" w:rsidR="003C5980" w:rsidRDefault="003C5980">
      <w:pPr>
        <w:pStyle w:val="NormalWeb"/>
        <w:numPr>
          <w:ilvl w:val="1"/>
          <w:numId w:val="6"/>
        </w:numPr>
        <w:rPr>
          <w:rFonts w:asciiTheme="minorHAnsi" w:hAnsiTheme="minorHAnsi" w:cstheme="minorHAnsi"/>
        </w:rPr>
      </w:pPr>
      <w:r>
        <w:rPr>
          <w:rFonts w:asciiTheme="minorHAnsi" w:hAnsiTheme="minorHAnsi" w:cstheme="minorHAnsi"/>
        </w:rPr>
        <w:t xml:space="preserve">Recall </w:t>
      </w:r>
      <w:r w:rsidR="006A0E79">
        <w:rPr>
          <w:rFonts w:asciiTheme="minorHAnsi" w:hAnsiTheme="minorHAnsi" w:cstheme="minorHAnsi"/>
        </w:rPr>
        <w:t>documentation</w:t>
      </w:r>
      <w:r>
        <w:rPr>
          <w:rFonts w:asciiTheme="minorHAnsi" w:hAnsiTheme="minorHAnsi" w:cstheme="minorHAnsi"/>
        </w:rPr>
        <w:t xml:space="preserve"> is </w:t>
      </w:r>
      <w:r w:rsidR="00064108">
        <w:rPr>
          <w:rFonts w:asciiTheme="minorHAnsi" w:hAnsiTheme="minorHAnsi" w:cstheme="minorHAnsi"/>
        </w:rPr>
        <w:t>reviewed</w:t>
      </w:r>
    </w:p>
    <w:p w14:paraId="31C7D28C" w14:textId="2AC1A3E8" w:rsidR="00064108" w:rsidRDefault="00064108">
      <w:pPr>
        <w:pStyle w:val="NormalWeb"/>
        <w:numPr>
          <w:ilvl w:val="1"/>
          <w:numId w:val="6"/>
        </w:numPr>
        <w:rPr>
          <w:rFonts w:asciiTheme="minorHAnsi" w:hAnsiTheme="minorHAnsi" w:cstheme="minorHAnsi"/>
        </w:rPr>
      </w:pPr>
      <w:r>
        <w:rPr>
          <w:rFonts w:asciiTheme="minorHAnsi" w:hAnsiTheme="minorHAnsi" w:cstheme="minorHAnsi"/>
        </w:rPr>
        <w:t>Root cause and corrective actions are documented</w:t>
      </w:r>
    </w:p>
    <w:p w14:paraId="2F82AB55" w14:textId="5FC8171F" w:rsidR="00064108" w:rsidRDefault="00064108">
      <w:pPr>
        <w:pStyle w:val="NormalWeb"/>
        <w:numPr>
          <w:ilvl w:val="1"/>
          <w:numId w:val="6"/>
        </w:numPr>
        <w:rPr>
          <w:rFonts w:asciiTheme="minorHAnsi" w:hAnsiTheme="minorHAnsi" w:cstheme="minorHAnsi"/>
        </w:rPr>
      </w:pPr>
      <w:r>
        <w:rPr>
          <w:rFonts w:asciiTheme="minorHAnsi" w:hAnsiTheme="minorHAnsi" w:cstheme="minorHAnsi"/>
        </w:rPr>
        <w:t>Management approves recall closure</w:t>
      </w:r>
    </w:p>
    <w:p w14:paraId="0E9F95C3" w14:textId="77777777" w:rsidR="00CB509A" w:rsidDel="00A10636" w:rsidRDefault="00CB509A" w:rsidP="006A0E79">
      <w:pPr>
        <w:pStyle w:val="NormalWeb"/>
        <w:rPr>
          <w:del w:id="131" w:author="Penny Patterson" w:date="2026-02-24T14:10:00Z" w16du:dateUtc="2026-02-24T19:10:00Z"/>
          <w:rFonts w:asciiTheme="minorHAnsi" w:hAnsiTheme="minorHAnsi" w:cstheme="minorHAnsi"/>
        </w:rPr>
      </w:pPr>
    </w:p>
    <w:p w14:paraId="28D3F7AB" w14:textId="77777777" w:rsidR="00CB509A" w:rsidRDefault="00CB509A" w:rsidP="006A0E79">
      <w:pPr>
        <w:pStyle w:val="NormalWeb"/>
        <w:rPr>
          <w:rFonts w:asciiTheme="minorHAnsi" w:hAnsiTheme="minorHAnsi" w:cstheme="minorHAnsi"/>
        </w:rPr>
      </w:pPr>
    </w:p>
    <w:p w14:paraId="677F9EDC" w14:textId="1B4107C6" w:rsidR="006A0E79" w:rsidRDefault="006A0E79" w:rsidP="006A0E79">
      <w:pPr>
        <w:pStyle w:val="NormalWeb"/>
        <w:rPr>
          <w:rFonts w:asciiTheme="minorHAnsi" w:hAnsiTheme="minorHAnsi" w:cstheme="minorHAnsi"/>
        </w:rPr>
      </w:pPr>
      <w:r>
        <w:rPr>
          <w:rFonts w:asciiTheme="minorHAnsi" w:hAnsiTheme="minorHAnsi" w:cstheme="minorHAnsi"/>
        </w:rPr>
        <w:t>Mock Recall Program</w:t>
      </w:r>
    </w:p>
    <w:p w14:paraId="64D6881F" w14:textId="2FC44D67" w:rsidR="006A0E79" w:rsidRDefault="006A0E79">
      <w:pPr>
        <w:pStyle w:val="NormalWeb"/>
        <w:numPr>
          <w:ilvl w:val="0"/>
          <w:numId w:val="7"/>
        </w:numPr>
        <w:rPr>
          <w:rFonts w:asciiTheme="minorHAnsi" w:hAnsiTheme="minorHAnsi" w:cstheme="minorHAnsi"/>
        </w:rPr>
      </w:pPr>
      <w:r>
        <w:rPr>
          <w:rFonts w:asciiTheme="minorHAnsi" w:hAnsiTheme="minorHAnsi" w:cstheme="minorHAnsi"/>
        </w:rPr>
        <w:t>Mock recalls are conducted at least annually</w:t>
      </w:r>
    </w:p>
    <w:p w14:paraId="04B7577C" w14:textId="0BCFB11E" w:rsidR="006A0E79" w:rsidRDefault="006A0E79">
      <w:pPr>
        <w:pStyle w:val="NormalWeb"/>
        <w:numPr>
          <w:ilvl w:val="0"/>
          <w:numId w:val="7"/>
        </w:numPr>
        <w:rPr>
          <w:rFonts w:asciiTheme="minorHAnsi" w:hAnsiTheme="minorHAnsi" w:cstheme="minorHAnsi"/>
        </w:rPr>
      </w:pPr>
      <w:r>
        <w:rPr>
          <w:rFonts w:asciiTheme="minorHAnsi" w:hAnsiTheme="minorHAnsi" w:cstheme="minorHAnsi"/>
        </w:rPr>
        <w:t>Mock recalls:</w:t>
      </w:r>
    </w:p>
    <w:p w14:paraId="2BE9707E" w14:textId="5AC4DB1B" w:rsidR="006A0E79" w:rsidRDefault="00723141">
      <w:pPr>
        <w:pStyle w:val="NormalWeb"/>
        <w:numPr>
          <w:ilvl w:val="1"/>
          <w:numId w:val="7"/>
        </w:numPr>
        <w:rPr>
          <w:rFonts w:asciiTheme="minorHAnsi" w:hAnsiTheme="minorHAnsi" w:cstheme="minorHAnsi"/>
        </w:rPr>
      </w:pPr>
      <w:r>
        <w:rPr>
          <w:rFonts w:asciiTheme="minorHAnsi" w:hAnsiTheme="minorHAnsi" w:cstheme="minorHAnsi"/>
        </w:rPr>
        <w:t>Test both one step back and one step forward</w:t>
      </w:r>
    </w:p>
    <w:p w14:paraId="61B7B934" w14:textId="55746546" w:rsidR="00FA36EE" w:rsidRDefault="00FA36EE">
      <w:pPr>
        <w:pStyle w:val="NormalWeb"/>
        <w:numPr>
          <w:ilvl w:val="1"/>
          <w:numId w:val="7"/>
        </w:numPr>
        <w:rPr>
          <w:rFonts w:asciiTheme="minorHAnsi" w:hAnsiTheme="minorHAnsi" w:cstheme="minorHAnsi"/>
        </w:rPr>
      </w:pPr>
      <w:r>
        <w:rPr>
          <w:rFonts w:asciiTheme="minorHAnsi" w:hAnsiTheme="minorHAnsi" w:cstheme="minorHAnsi"/>
        </w:rPr>
        <w:t>Must identify affected product and customers within 4 hours</w:t>
      </w:r>
    </w:p>
    <w:p w14:paraId="4C0869E2" w14:textId="60471FF7" w:rsidR="00FA36EE" w:rsidRDefault="00FA36EE">
      <w:pPr>
        <w:pStyle w:val="NormalWeb"/>
        <w:numPr>
          <w:ilvl w:val="0"/>
          <w:numId w:val="7"/>
        </w:numPr>
        <w:rPr>
          <w:rFonts w:asciiTheme="minorHAnsi" w:hAnsiTheme="minorHAnsi" w:cstheme="minorHAnsi"/>
        </w:rPr>
      </w:pPr>
      <w:r>
        <w:rPr>
          <w:rFonts w:asciiTheme="minorHAnsi" w:hAnsiTheme="minorHAnsi" w:cstheme="minorHAnsi"/>
        </w:rPr>
        <w:t>Results are documented and reviewed by management</w:t>
      </w:r>
      <w:r w:rsidR="00235EB7">
        <w:rPr>
          <w:rFonts w:asciiTheme="minorHAnsi" w:hAnsiTheme="minorHAnsi" w:cstheme="minorHAnsi"/>
        </w:rPr>
        <w:t>.</w:t>
      </w:r>
    </w:p>
    <w:p w14:paraId="1D66971C" w14:textId="7447138A" w:rsidR="00235EB7" w:rsidRDefault="00235EB7" w:rsidP="00235EB7">
      <w:pPr>
        <w:pStyle w:val="NormalWeb"/>
        <w:rPr>
          <w:rFonts w:asciiTheme="minorHAnsi" w:hAnsiTheme="minorHAnsi" w:cstheme="minorHAnsi"/>
        </w:rPr>
      </w:pPr>
      <w:r>
        <w:rPr>
          <w:rFonts w:asciiTheme="minorHAnsi" w:hAnsiTheme="minorHAnsi" w:cstheme="minorHAnsi"/>
        </w:rPr>
        <w:t>Training</w:t>
      </w:r>
    </w:p>
    <w:p w14:paraId="664149F5" w14:textId="18A63ACC" w:rsidR="00235EB7" w:rsidRDefault="00235EB7">
      <w:pPr>
        <w:pStyle w:val="NormalWeb"/>
        <w:numPr>
          <w:ilvl w:val="0"/>
          <w:numId w:val="8"/>
        </w:numPr>
        <w:rPr>
          <w:rFonts w:asciiTheme="minorHAnsi" w:hAnsiTheme="minorHAnsi" w:cstheme="minorHAnsi"/>
        </w:rPr>
      </w:pPr>
      <w:r>
        <w:rPr>
          <w:rFonts w:asciiTheme="minorHAnsi" w:hAnsiTheme="minorHAnsi" w:cstheme="minorHAnsi"/>
        </w:rPr>
        <w:t>Recall team members are trained on this plan.</w:t>
      </w:r>
    </w:p>
    <w:p w14:paraId="438AF7D5" w14:textId="6EB14D24" w:rsidR="00235EB7" w:rsidRDefault="00235EB7">
      <w:pPr>
        <w:pStyle w:val="NormalWeb"/>
        <w:numPr>
          <w:ilvl w:val="0"/>
          <w:numId w:val="8"/>
        </w:numPr>
        <w:rPr>
          <w:rFonts w:asciiTheme="minorHAnsi" w:hAnsiTheme="minorHAnsi" w:cstheme="minorHAnsi"/>
        </w:rPr>
      </w:pPr>
      <w:r>
        <w:rPr>
          <w:rFonts w:asciiTheme="minorHAnsi" w:hAnsiTheme="minorHAnsi" w:cstheme="minorHAnsi"/>
        </w:rPr>
        <w:t>Training materials are maintained.</w:t>
      </w:r>
    </w:p>
    <w:p w14:paraId="6D0F4AB2" w14:textId="1E7DE3FB" w:rsidR="00235EB7" w:rsidRDefault="00235EB7" w:rsidP="00235EB7">
      <w:pPr>
        <w:pStyle w:val="NormalWeb"/>
        <w:rPr>
          <w:rFonts w:asciiTheme="minorHAnsi" w:hAnsiTheme="minorHAnsi" w:cstheme="minorHAnsi"/>
        </w:rPr>
      </w:pPr>
      <w:r>
        <w:rPr>
          <w:rFonts w:asciiTheme="minorHAnsi" w:hAnsiTheme="minorHAnsi" w:cstheme="minorHAnsi"/>
        </w:rPr>
        <w:t>Records Maintained</w:t>
      </w:r>
    </w:p>
    <w:p w14:paraId="337647A9" w14:textId="73AC35EE" w:rsidR="00235EB7" w:rsidRDefault="00235EB7">
      <w:pPr>
        <w:pStyle w:val="NormalWeb"/>
        <w:numPr>
          <w:ilvl w:val="0"/>
          <w:numId w:val="9"/>
        </w:numPr>
        <w:rPr>
          <w:rFonts w:asciiTheme="minorHAnsi" w:hAnsiTheme="minorHAnsi" w:cstheme="minorHAnsi"/>
        </w:rPr>
      </w:pPr>
      <w:r>
        <w:rPr>
          <w:rFonts w:asciiTheme="minorHAnsi" w:hAnsiTheme="minorHAnsi" w:cstheme="minorHAnsi"/>
        </w:rPr>
        <w:t>The Recall and Withdrawal Plan is:</w:t>
      </w:r>
    </w:p>
    <w:p w14:paraId="336CC144" w14:textId="3DF291B0" w:rsidR="00235EB7" w:rsidRDefault="00235EB7">
      <w:pPr>
        <w:pStyle w:val="NormalWeb"/>
        <w:numPr>
          <w:ilvl w:val="1"/>
          <w:numId w:val="9"/>
        </w:numPr>
        <w:rPr>
          <w:rFonts w:asciiTheme="minorHAnsi" w:hAnsiTheme="minorHAnsi" w:cstheme="minorHAnsi"/>
        </w:rPr>
      </w:pPr>
      <w:r>
        <w:rPr>
          <w:rFonts w:asciiTheme="minorHAnsi" w:hAnsiTheme="minorHAnsi" w:cstheme="minorHAnsi"/>
        </w:rPr>
        <w:t>Reviewed at least annually</w:t>
      </w:r>
    </w:p>
    <w:p w14:paraId="30394ACC" w14:textId="1C45F941" w:rsidR="00235EB7" w:rsidRDefault="00235EB7">
      <w:pPr>
        <w:pStyle w:val="NormalWeb"/>
        <w:numPr>
          <w:ilvl w:val="1"/>
          <w:numId w:val="9"/>
        </w:numPr>
        <w:rPr>
          <w:rFonts w:asciiTheme="minorHAnsi" w:hAnsiTheme="minorHAnsi" w:cstheme="minorHAnsi"/>
        </w:rPr>
      </w:pPr>
      <w:r>
        <w:rPr>
          <w:rFonts w:asciiTheme="minorHAnsi" w:hAnsiTheme="minorHAnsi" w:cstheme="minorHAnsi"/>
        </w:rPr>
        <w:t>Reviewed after any recall or mock recall</w:t>
      </w:r>
    </w:p>
    <w:p w14:paraId="6D8B8671" w14:textId="77E241DF" w:rsidR="00235EB7" w:rsidRPr="004A56DE" w:rsidRDefault="00235EB7">
      <w:pPr>
        <w:pStyle w:val="NormalWeb"/>
        <w:numPr>
          <w:ilvl w:val="1"/>
          <w:numId w:val="9"/>
        </w:numPr>
        <w:rPr>
          <w:rFonts w:asciiTheme="minorHAnsi" w:hAnsiTheme="minorHAnsi" w:cstheme="minorHAnsi"/>
        </w:rPr>
      </w:pPr>
      <w:r>
        <w:rPr>
          <w:rFonts w:asciiTheme="minorHAnsi" w:hAnsiTheme="minorHAnsi" w:cstheme="minorHAnsi"/>
        </w:rPr>
        <w:t>Updated as needed to reflect changes</w:t>
      </w:r>
    </w:p>
    <w:p w14:paraId="18D2DDD8" w14:textId="77777777" w:rsidR="004A56DE" w:rsidRPr="004E1F34" w:rsidRDefault="004A56DE" w:rsidP="00B47ABC">
      <w:pPr>
        <w:rPr>
          <w:rFonts w:asciiTheme="minorHAnsi" w:hAnsiTheme="minorHAnsi" w:cstheme="minorHAnsi"/>
          <w:b/>
          <w:sz w:val="24"/>
          <w:szCs w:val="24"/>
        </w:rPr>
      </w:pP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8208"/>
      </w:tblGrid>
      <w:tr w:rsidR="00B47ABC" w:rsidRPr="004E1F34" w14:paraId="62050CD9" w14:textId="77777777" w:rsidTr="00E46BCD">
        <w:tc>
          <w:tcPr>
            <w:tcW w:w="1722" w:type="dxa"/>
          </w:tcPr>
          <w:p w14:paraId="7A714229" w14:textId="77777777" w:rsidR="00B47ABC" w:rsidRPr="004E1F34" w:rsidRDefault="00B47ABC" w:rsidP="00E46BCD">
            <w:pPr>
              <w:jc w:val="center"/>
              <w:rPr>
                <w:rFonts w:asciiTheme="minorHAnsi" w:hAnsiTheme="minorHAnsi" w:cstheme="minorHAnsi"/>
                <w:sz w:val="24"/>
                <w:szCs w:val="24"/>
              </w:rPr>
            </w:pPr>
            <w:r w:rsidRPr="004E1F34">
              <w:rPr>
                <w:rFonts w:asciiTheme="minorHAnsi" w:hAnsiTheme="minorHAnsi" w:cstheme="minorHAnsi"/>
                <w:sz w:val="24"/>
                <w:szCs w:val="24"/>
              </w:rPr>
              <w:lastRenderedPageBreak/>
              <w:t>Revision Date = Version #</w:t>
            </w:r>
          </w:p>
        </w:tc>
        <w:tc>
          <w:tcPr>
            <w:tcW w:w="8208" w:type="dxa"/>
          </w:tcPr>
          <w:p w14:paraId="660417D4" w14:textId="77777777" w:rsidR="00B47ABC" w:rsidRPr="004E1F34" w:rsidRDefault="00B47ABC" w:rsidP="00E46BCD">
            <w:pPr>
              <w:jc w:val="center"/>
              <w:rPr>
                <w:rFonts w:asciiTheme="minorHAnsi" w:hAnsiTheme="minorHAnsi" w:cstheme="minorHAnsi"/>
                <w:sz w:val="24"/>
                <w:szCs w:val="24"/>
              </w:rPr>
            </w:pPr>
          </w:p>
          <w:p w14:paraId="46130073" w14:textId="77777777" w:rsidR="00B47ABC" w:rsidRPr="004E1F34" w:rsidRDefault="00B47ABC" w:rsidP="00E46BCD">
            <w:pPr>
              <w:jc w:val="center"/>
              <w:rPr>
                <w:rFonts w:asciiTheme="minorHAnsi" w:hAnsiTheme="minorHAnsi" w:cstheme="minorHAnsi"/>
                <w:sz w:val="24"/>
                <w:szCs w:val="24"/>
              </w:rPr>
            </w:pPr>
            <w:r w:rsidRPr="004E1F34">
              <w:rPr>
                <w:rFonts w:asciiTheme="minorHAnsi" w:hAnsiTheme="minorHAnsi" w:cstheme="minorHAnsi"/>
                <w:sz w:val="24"/>
                <w:szCs w:val="24"/>
              </w:rPr>
              <w:t>Changes</w:t>
            </w:r>
          </w:p>
        </w:tc>
      </w:tr>
      <w:tr w:rsidR="00B47ABC" w:rsidRPr="004E1F34" w14:paraId="70836FF6" w14:textId="77777777" w:rsidTr="00E46BCD">
        <w:tc>
          <w:tcPr>
            <w:tcW w:w="1722" w:type="dxa"/>
          </w:tcPr>
          <w:p w14:paraId="76CACF33" w14:textId="6B32EB80" w:rsidR="00B47ABC" w:rsidRPr="004E1F34" w:rsidRDefault="0082219F" w:rsidP="00E46BCD">
            <w:pPr>
              <w:jc w:val="center"/>
              <w:rPr>
                <w:rFonts w:asciiTheme="minorHAnsi" w:hAnsiTheme="minorHAnsi" w:cstheme="minorHAnsi"/>
                <w:sz w:val="24"/>
                <w:szCs w:val="24"/>
              </w:rPr>
            </w:pPr>
            <w:r>
              <w:rPr>
                <w:rFonts w:asciiTheme="minorHAnsi" w:hAnsiTheme="minorHAnsi" w:cstheme="minorHAnsi"/>
                <w:sz w:val="24"/>
                <w:szCs w:val="24"/>
              </w:rPr>
              <w:t>2026-01-20</w:t>
            </w:r>
          </w:p>
        </w:tc>
        <w:tc>
          <w:tcPr>
            <w:tcW w:w="8208" w:type="dxa"/>
          </w:tcPr>
          <w:p w14:paraId="5D7BC6B8" w14:textId="77777777" w:rsidR="00B47ABC" w:rsidRPr="004E1F34" w:rsidRDefault="00B47ABC" w:rsidP="00E46BCD">
            <w:pPr>
              <w:rPr>
                <w:rFonts w:asciiTheme="minorHAnsi" w:hAnsiTheme="minorHAnsi" w:cstheme="minorHAnsi"/>
                <w:sz w:val="24"/>
                <w:szCs w:val="24"/>
              </w:rPr>
            </w:pPr>
            <w:r w:rsidRPr="004E1F34">
              <w:rPr>
                <w:rFonts w:asciiTheme="minorHAnsi" w:hAnsiTheme="minorHAnsi" w:cstheme="minorHAnsi"/>
                <w:sz w:val="24"/>
                <w:szCs w:val="24"/>
              </w:rPr>
              <w:t>New program.</w:t>
            </w:r>
          </w:p>
        </w:tc>
      </w:tr>
      <w:tr w:rsidR="00D67423" w:rsidRPr="004E1F34" w14:paraId="2F167EB6" w14:textId="77777777" w:rsidTr="00E46BCD">
        <w:tc>
          <w:tcPr>
            <w:tcW w:w="1722" w:type="dxa"/>
          </w:tcPr>
          <w:p w14:paraId="5571CD7C" w14:textId="0790944C" w:rsidR="00D67423" w:rsidRDefault="00C042A2" w:rsidP="00E46BCD">
            <w:pPr>
              <w:jc w:val="center"/>
              <w:rPr>
                <w:rFonts w:asciiTheme="minorHAnsi" w:hAnsiTheme="minorHAnsi" w:cstheme="minorHAnsi"/>
                <w:sz w:val="24"/>
                <w:szCs w:val="24"/>
              </w:rPr>
            </w:pPr>
            <w:r>
              <w:rPr>
                <w:rFonts w:asciiTheme="minorHAnsi" w:hAnsiTheme="minorHAnsi" w:cstheme="minorHAnsi"/>
                <w:sz w:val="24"/>
                <w:szCs w:val="24"/>
              </w:rPr>
              <w:t>02/11/2026</w:t>
            </w:r>
          </w:p>
        </w:tc>
        <w:tc>
          <w:tcPr>
            <w:tcW w:w="8208" w:type="dxa"/>
          </w:tcPr>
          <w:p w14:paraId="09E4F1A2" w14:textId="6CB0FDC7" w:rsidR="00D67423" w:rsidRPr="004E1F34" w:rsidRDefault="00C042A2" w:rsidP="00E46BCD">
            <w:pPr>
              <w:rPr>
                <w:rFonts w:asciiTheme="minorHAnsi" w:hAnsiTheme="minorHAnsi" w:cstheme="minorHAnsi"/>
                <w:sz w:val="24"/>
                <w:szCs w:val="24"/>
              </w:rPr>
            </w:pPr>
            <w:r>
              <w:rPr>
                <w:rFonts w:asciiTheme="minorHAnsi" w:hAnsiTheme="minorHAnsi" w:cstheme="minorHAnsi"/>
                <w:sz w:val="24"/>
                <w:szCs w:val="24"/>
              </w:rPr>
              <w:t>Reviewed and Revised</w:t>
            </w:r>
          </w:p>
        </w:tc>
      </w:tr>
      <w:tr w:rsidR="00C042A2" w:rsidRPr="004E1F34" w14:paraId="33828999" w14:textId="77777777" w:rsidTr="00E46BCD">
        <w:tc>
          <w:tcPr>
            <w:tcW w:w="1722" w:type="dxa"/>
          </w:tcPr>
          <w:p w14:paraId="14D5E991" w14:textId="4632D6C1" w:rsidR="00C042A2" w:rsidRDefault="00C042A2" w:rsidP="00E46BCD">
            <w:pPr>
              <w:jc w:val="center"/>
              <w:rPr>
                <w:rFonts w:asciiTheme="minorHAnsi" w:hAnsiTheme="minorHAnsi" w:cstheme="minorHAnsi"/>
                <w:sz w:val="24"/>
                <w:szCs w:val="24"/>
              </w:rPr>
            </w:pPr>
            <w:r>
              <w:rPr>
                <w:rFonts w:asciiTheme="minorHAnsi" w:hAnsiTheme="minorHAnsi" w:cstheme="minorHAnsi"/>
                <w:sz w:val="24"/>
                <w:szCs w:val="24"/>
              </w:rPr>
              <w:t>03/05/2026</w:t>
            </w:r>
          </w:p>
        </w:tc>
        <w:tc>
          <w:tcPr>
            <w:tcW w:w="8208" w:type="dxa"/>
          </w:tcPr>
          <w:p w14:paraId="6D6E1758" w14:textId="242AC489" w:rsidR="00C042A2" w:rsidRDefault="00C042A2" w:rsidP="00E46BCD">
            <w:pPr>
              <w:rPr>
                <w:rFonts w:asciiTheme="minorHAnsi" w:hAnsiTheme="minorHAnsi" w:cstheme="minorHAnsi"/>
                <w:sz w:val="24"/>
                <w:szCs w:val="24"/>
              </w:rPr>
            </w:pPr>
            <w:r>
              <w:rPr>
                <w:rFonts w:asciiTheme="minorHAnsi" w:hAnsiTheme="minorHAnsi" w:cstheme="minorHAnsi"/>
                <w:sz w:val="24"/>
                <w:szCs w:val="24"/>
              </w:rPr>
              <w:t xml:space="preserve">Reviewed – Add </w:t>
            </w:r>
            <w:r w:rsidR="0056399E">
              <w:rPr>
                <w:rFonts w:asciiTheme="minorHAnsi" w:hAnsiTheme="minorHAnsi" w:cstheme="minorHAnsi"/>
                <w:sz w:val="24"/>
                <w:szCs w:val="24"/>
              </w:rPr>
              <w:t xml:space="preserve">definitions and </w:t>
            </w:r>
            <w:r w:rsidR="000842BA">
              <w:rPr>
                <w:rFonts w:asciiTheme="minorHAnsi" w:hAnsiTheme="minorHAnsi" w:cstheme="minorHAnsi"/>
                <w:sz w:val="24"/>
                <w:szCs w:val="24"/>
              </w:rPr>
              <w:t>distinctions</w:t>
            </w:r>
            <w:r w:rsidR="00761CE2">
              <w:rPr>
                <w:rFonts w:asciiTheme="minorHAnsi" w:hAnsiTheme="minorHAnsi" w:cstheme="minorHAnsi"/>
                <w:sz w:val="24"/>
                <w:szCs w:val="24"/>
              </w:rPr>
              <w:t xml:space="preserve"> </w:t>
            </w:r>
            <w:r w:rsidR="0056399E">
              <w:rPr>
                <w:rFonts w:asciiTheme="minorHAnsi" w:hAnsiTheme="minorHAnsi" w:cstheme="minorHAnsi"/>
                <w:sz w:val="24"/>
                <w:szCs w:val="24"/>
              </w:rPr>
              <w:t xml:space="preserve">between recall and </w:t>
            </w:r>
            <w:r w:rsidR="00761CE2">
              <w:rPr>
                <w:rFonts w:asciiTheme="minorHAnsi" w:hAnsiTheme="minorHAnsi" w:cstheme="minorHAnsi"/>
                <w:sz w:val="24"/>
                <w:szCs w:val="24"/>
              </w:rPr>
              <w:t xml:space="preserve">a market </w:t>
            </w:r>
            <w:r w:rsidR="0056399E">
              <w:rPr>
                <w:rFonts w:asciiTheme="minorHAnsi" w:hAnsiTheme="minorHAnsi" w:cstheme="minorHAnsi"/>
                <w:sz w:val="24"/>
                <w:szCs w:val="24"/>
              </w:rPr>
              <w:t>withdrawal</w:t>
            </w:r>
          </w:p>
        </w:tc>
      </w:tr>
      <w:tr w:rsidR="0045684A" w:rsidRPr="004E1F34" w14:paraId="590EB240" w14:textId="77777777" w:rsidTr="00E46BCD">
        <w:tc>
          <w:tcPr>
            <w:tcW w:w="1722" w:type="dxa"/>
          </w:tcPr>
          <w:p w14:paraId="21848BA2" w14:textId="71F9CDD2" w:rsidR="0045684A" w:rsidRDefault="0045684A" w:rsidP="00E46BCD">
            <w:pPr>
              <w:jc w:val="center"/>
              <w:rPr>
                <w:rFonts w:asciiTheme="minorHAnsi" w:hAnsiTheme="minorHAnsi" w:cstheme="minorHAnsi"/>
                <w:sz w:val="24"/>
                <w:szCs w:val="24"/>
              </w:rPr>
            </w:pPr>
            <w:r>
              <w:rPr>
                <w:rFonts w:asciiTheme="minorHAnsi" w:hAnsiTheme="minorHAnsi" w:cstheme="minorHAnsi"/>
                <w:sz w:val="24"/>
                <w:szCs w:val="24"/>
              </w:rPr>
              <w:t>04/01/2026</w:t>
            </w:r>
          </w:p>
        </w:tc>
        <w:tc>
          <w:tcPr>
            <w:tcW w:w="8208" w:type="dxa"/>
          </w:tcPr>
          <w:p w14:paraId="74ED9233" w14:textId="75A9A1BB" w:rsidR="0045684A" w:rsidRDefault="0045684A" w:rsidP="00E46BCD">
            <w:pPr>
              <w:rPr>
                <w:rFonts w:asciiTheme="minorHAnsi" w:hAnsiTheme="minorHAnsi" w:cstheme="minorHAnsi"/>
                <w:sz w:val="24"/>
                <w:szCs w:val="24"/>
              </w:rPr>
            </w:pPr>
            <w:r>
              <w:rPr>
                <w:rFonts w:asciiTheme="minorHAnsi" w:hAnsiTheme="minorHAnsi" w:cstheme="minorHAnsi"/>
                <w:sz w:val="24"/>
                <w:szCs w:val="24"/>
              </w:rPr>
              <w:t>Add (within 24 hours) to the Recall Execution Section (per mock audit findings)</w:t>
            </w:r>
          </w:p>
        </w:tc>
      </w:tr>
    </w:tbl>
    <w:p w14:paraId="57DC41FE" w14:textId="77777777" w:rsidR="00512A52" w:rsidRPr="004E1F34" w:rsidRDefault="00512A52" w:rsidP="00B47ABC">
      <w:pPr>
        <w:rPr>
          <w:rFonts w:asciiTheme="minorHAnsi" w:hAnsiTheme="minorHAnsi" w:cstheme="minorHAnsi"/>
          <w:sz w:val="24"/>
          <w:szCs w:val="24"/>
        </w:rPr>
      </w:pPr>
    </w:p>
    <w:sectPr w:rsidR="00512A52" w:rsidRPr="004E1F34" w:rsidSect="0082219F">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31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10C78" w14:textId="77777777" w:rsidR="0007445C" w:rsidRDefault="0007445C">
      <w:r>
        <w:separator/>
      </w:r>
    </w:p>
  </w:endnote>
  <w:endnote w:type="continuationSeparator" w:id="0">
    <w:p w14:paraId="54795390" w14:textId="77777777" w:rsidR="0007445C" w:rsidRDefault="0007445C">
      <w:r>
        <w:continuationSeparator/>
      </w:r>
    </w:p>
  </w:endnote>
  <w:endnote w:type="continuationNotice" w:id="1">
    <w:p w14:paraId="65636B7C" w14:textId="77777777" w:rsidR="0007445C" w:rsidRDefault="000744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54CA2" w14:textId="77777777" w:rsidR="0045684A" w:rsidRDefault="004568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341F4BC" w14:paraId="48D4EC55" w14:textId="77777777" w:rsidTr="4341F4BC">
      <w:trPr>
        <w:trHeight w:val="300"/>
      </w:trPr>
      <w:tc>
        <w:tcPr>
          <w:tcW w:w="3120" w:type="dxa"/>
        </w:tcPr>
        <w:p w14:paraId="167EB97B" w14:textId="1B25D78B" w:rsidR="4341F4BC" w:rsidRDefault="4341F4BC" w:rsidP="4341F4BC">
          <w:pPr>
            <w:pStyle w:val="Header"/>
            <w:ind w:left="-115"/>
          </w:pPr>
        </w:p>
      </w:tc>
      <w:tc>
        <w:tcPr>
          <w:tcW w:w="3120" w:type="dxa"/>
        </w:tcPr>
        <w:p w14:paraId="09BE2F44" w14:textId="7C97568C" w:rsidR="4341F4BC" w:rsidRDefault="4341F4BC" w:rsidP="4341F4BC">
          <w:pPr>
            <w:pStyle w:val="Header"/>
            <w:jc w:val="center"/>
          </w:pPr>
        </w:p>
      </w:tc>
      <w:tc>
        <w:tcPr>
          <w:tcW w:w="3120" w:type="dxa"/>
        </w:tcPr>
        <w:p w14:paraId="301FB09A" w14:textId="51FCFAC1" w:rsidR="4341F4BC" w:rsidRDefault="4341F4BC" w:rsidP="4341F4BC">
          <w:pPr>
            <w:pStyle w:val="Header"/>
            <w:ind w:right="-115"/>
            <w:jc w:val="right"/>
          </w:pPr>
        </w:p>
      </w:tc>
    </w:tr>
  </w:tbl>
  <w:p w14:paraId="245B71C1" w14:textId="094AFB69" w:rsidR="4341F4BC" w:rsidRDefault="4341F4BC" w:rsidP="4341F4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02BAB" w14:textId="77777777" w:rsidR="0045684A" w:rsidRDefault="004568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1532F" w14:textId="77777777" w:rsidR="0007445C" w:rsidRDefault="0007445C">
      <w:r>
        <w:separator/>
      </w:r>
    </w:p>
  </w:footnote>
  <w:footnote w:type="continuationSeparator" w:id="0">
    <w:p w14:paraId="6B18611B" w14:textId="77777777" w:rsidR="0007445C" w:rsidRDefault="0007445C">
      <w:r>
        <w:continuationSeparator/>
      </w:r>
    </w:p>
  </w:footnote>
  <w:footnote w:type="continuationNotice" w:id="1">
    <w:p w14:paraId="679205D7" w14:textId="77777777" w:rsidR="0007445C" w:rsidRDefault="000744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0F738" w14:textId="77777777" w:rsidR="0045684A" w:rsidRDefault="004568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B24E2B" w:rsidRPr="0066470D" w14:paraId="580FAEEB" w14:textId="77777777" w:rsidTr="3422EDE4">
      <w:trPr>
        <w:trHeight w:val="800"/>
      </w:trPr>
      <w:tc>
        <w:tcPr>
          <w:tcW w:w="4845" w:type="dxa"/>
          <w:gridSpan w:val="2"/>
          <w:tcBorders>
            <w:top w:val="single" w:sz="4" w:space="0" w:color="auto"/>
            <w:left w:val="single" w:sz="4" w:space="0" w:color="auto"/>
            <w:bottom w:val="single" w:sz="4" w:space="0" w:color="auto"/>
            <w:right w:val="single" w:sz="4" w:space="0" w:color="auto"/>
          </w:tcBorders>
          <w:noWrap/>
          <w:vAlign w:val="bottom"/>
          <w:hideMark/>
        </w:tcPr>
        <w:p w14:paraId="5868BE90" w14:textId="0A2F74B1" w:rsidR="00EE205C" w:rsidRDefault="00390965" w:rsidP="3422EDE4">
          <w:pPr>
            <w:jc w:val="center"/>
            <w:rPr>
              <w:rFonts w:asciiTheme="minorHAnsi" w:hAnsiTheme="minorHAnsi" w:cstheme="minorBidi"/>
              <w:color w:val="202124"/>
              <w:sz w:val="22"/>
              <w:szCs w:val="22"/>
              <w:shd w:val="clear" w:color="auto" w:fill="FFFFFF"/>
            </w:rPr>
          </w:pPr>
          <w:r w:rsidRPr="00EE205C">
            <w:rPr>
              <w:rFonts w:asciiTheme="minorHAnsi" w:hAnsiTheme="minorHAnsi" w:cstheme="minorHAnsi"/>
              <w:noProof/>
              <w:sz w:val="22"/>
              <w:szCs w:val="22"/>
            </w:rPr>
            <w:drawing>
              <wp:anchor distT="0" distB="0" distL="114300" distR="114300" simplePos="0" relativeHeight="251658240" behindDoc="0" locked="0" layoutInCell="1" allowOverlap="1" wp14:anchorId="37D8AA43" wp14:editId="66062321">
                <wp:simplePos x="0" y="0"/>
                <wp:positionH relativeFrom="column">
                  <wp:posOffset>-40640</wp:posOffset>
                </wp:positionH>
                <wp:positionV relativeFrom="paragraph">
                  <wp:posOffset>-1905</wp:posOffset>
                </wp:positionV>
                <wp:extent cx="645795" cy="469265"/>
                <wp:effectExtent l="0" t="0" r="1905" b="6985"/>
                <wp:wrapNone/>
                <wp:docPr id="3" name="Picture 3" descr="newlogo_200x155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_200x155_web.jpg"/>
                        <pic:cNvPicPr/>
                      </pic:nvPicPr>
                      <pic:blipFill>
                        <a:blip r:embed="rId1"/>
                        <a:srcRect l="8000" t="6180" r="6133" b="13476"/>
                        <a:stretch>
                          <a:fillRect/>
                        </a:stretch>
                      </pic:blipFill>
                      <pic:spPr>
                        <a:xfrm>
                          <a:off x="0" y="0"/>
                          <a:ext cx="645795" cy="469265"/>
                        </a:xfrm>
                        <a:prstGeom prst="rect">
                          <a:avLst/>
                        </a:prstGeom>
                      </pic:spPr>
                    </pic:pic>
                  </a:graphicData>
                </a:graphic>
                <wp14:sizeRelH relativeFrom="margin">
                  <wp14:pctWidth>0</wp14:pctWidth>
                </wp14:sizeRelH>
                <wp14:sizeRelV relativeFrom="margin">
                  <wp14:pctHeight>0</wp14:pctHeight>
                </wp14:sizeRelV>
              </wp:anchor>
            </w:drawing>
          </w:r>
          <w:r w:rsidR="3422EDE4" w:rsidRPr="3422EDE4">
            <w:rPr>
              <w:rFonts w:asciiTheme="minorHAnsi" w:hAnsiTheme="minorHAnsi" w:cstheme="minorBidi"/>
              <w:color w:val="202124"/>
              <w:sz w:val="22"/>
              <w:szCs w:val="22"/>
              <w:shd w:val="clear" w:color="auto" w:fill="FFFFFF"/>
            </w:rPr>
            <w:t>315 Point Township Drive</w:t>
          </w:r>
        </w:p>
        <w:p w14:paraId="7FB9D9A0" w14:textId="3FBC6584" w:rsidR="00B24E2B" w:rsidRPr="00EE205C" w:rsidRDefault="3422EDE4" w:rsidP="3422EDE4">
          <w:pPr>
            <w:jc w:val="center"/>
            <w:rPr>
              <w:rFonts w:asciiTheme="minorHAnsi" w:hAnsiTheme="minorHAnsi" w:cstheme="minorBidi"/>
              <w:color w:val="202124"/>
              <w:sz w:val="22"/>
              <w:szCs w:val="22"/>
            </w:rPr>
          </w:pPr>
          <w:r w:rsidRPr="3422EDE4">
            <w:rPr>
              <w:rFonts w:asciiTheme="minorHAnsi" w:hAnsiTheme="minorHAnsi" w:cstheme="minorBidi"/>
              <w:color w:val="202124"/>
              <w:sz w:val="22"/>
              <w:szCs w:val="22"/>
              <w:shd w:val="clear" w:color="auto" w:fill="FFFFFF"/>
            </w:rPr>
            <w:t>Northumberland, PA 17857</w:t>
          </w: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17DEC3F1" w14:textId="40562A29" w:rsidR="00B24E2B" w:rsidRPr="0066470D" w:rsidRDefault="00FB606C" w:rsidP="005A79B2">
          <w:pPr>
            <w:jc w:val="center"/>
            <w:rPr>
              <w:rFonts w:ascii="Calibri" w:hAnsi="Calibri"/>
              <w:b/>
              <w:bCs/>
              <w:color w:val="auto"/>
              <w:sz w:val="24"/>
              <w:szCs w:val="24"/>
            </w:rPr>
          </w:pPr>
          <w:r>
            <w:rPr>
              <w:rFonts w:ascii="Calibri" w:hAnsi="Calibri"/>
              <w:b/>
              <w:bCs/>
            </w:rPr>
            <w:t xml:space="preserve">PT </w:t>
          </w:r>
          <w:r w:rsidR="00FA2A39">
            <w:rPr>
              <w:rFonts w:ascii="Calibri" w:hAnsi="Calibri"/>
              <w:b/>
              <w:bCs/>
            </w:rPr>
            <w:t>2.6.</w:t>
          </w:r>
          <w:r w:rsidR="00064D2C">
            <w:rPr>
              <w:rFonts w:ascii="Calibri" w:hAnsi="Calibri"/>
              <w:b/>
              <w:bCs/>
            </w:rPr>
            <w:t>3</w:t>
          </w:r>
          <w:r>
            <w:rPr>
              <w:rFonts w:ascii="Calibri" w:hAnsi="Calibri"/>
              <w:b/>
              <w:bCs/>
            </w:rPr>
            <w:t xml:space="preserve"> Product </w:t>
          </w:r>
          <w:r w:rsidR="00064D2C">
            <w:rPr>
              <w:rFonts w:ascii="Calibri" w:hAnsi="Calibri"/>
              <w:b/>
              <w:bCs/>
            </w:rPr>
            <w:t>Withdrawal &amp; Recall</w:t>
          </w:r>
        </w:p>
      </w:tc>
    </w:tr>
    <w:tr w:rsidR="00B24E2B" w:rsidRPr="0066470D" w14:paraId="52081CC4" w14:textId="77777777" w:rsidTr="3422EDE4">
      <w:trPr>
        <w:trHeight w:val="300"/>
      </w:trPr>
      <w:tc>
        <w:tcPr>
          <w:tcW w:w="1443" w:type="dxa"/>
          <w:noWrap/>
          <w:hideMark/>
        </w:tcPr>
        <w:p w14:paraId="6CB65A50" w14:textId="3D6557DF"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Filename &amp; Version #:</w:t>
          </w:r>
        </w:p>
      </w:tc>
      <w:tc>
        <w:tcPr>
          <w:tcW w:w="3402" w:type="dxa"/>
          <w:noWrap/>
        </w:tcPr>
        <w:p w14:paraId="2AB3B350" w14:textId="3B8513DD" w:rsidR="00B24E2B" w:rsidRPr="00FB606C" w:rsidRDefault="00FA2A39" w:rsidP="005A79B2">
          <w:pPr>
            <w:rPr>
              <w:rFonts w:ascii="Calibri" w:hAnsi="Calibri"/>
              <w:color w:val="auto"/>
              <w:sz w:val="22"/>
              <w:szCs w:val="22"/>
            </w:rPr>
          </w:pPr>
          <w:r>
            <w:rPr>
              <w:rFonts w:ascii="Calibri" w:hAnsi="Calibri"/>
            </w:rPr>
            <w:t>2.6.</w:t>
          </w:r>
          <w:r w:rsidR="00064D2C">
            <w:rPr>
              <w:rFonts w:ascii="Calibri" w:hAnsi="Calibri"/>
            </w:rPr>
            <w:t>3</w:t>
          </w:r>
          <w:r w:rsidR="00FB606C" w:rsidRPr="00FB606C">
            <w:rPr>
              <w:rFonts w:ascii="Calibri" w:hAnsi="Calibri"/>
            </w:rPr>
            <w:t xml:space="preserve"> Product </w:t>
          </w:r>
          <w:r w:rsidR="00093734">
            <w:rPr>
              <w:rFonts w:ascii="Calibri" w:hAnsi="Calibri"/>
            </w:rPr>
            <w:t>Withdrawal &amp; Recall</w:t>
          </w:r>
        </w:p>
      </w:tc>
      <w:tc>
        <w:tcPr>
          <w:tcW w:w="1563" w:type="dxa"/>
          <w:noWrap/>
          <w:hideMark/>
        </w:tcPr>
        <w:p w14:paraId="4AF2CE77"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Page:</w:t>
          </w:r>
        </w:p>
      </w:tc>
      <w:tc>
        <w:tcPr>
          <w:tcW w:w="3168" w:type="dxa"/>
          <w:noWrap/>
          <w:hideMark/>
        </w:tcPr>
        <w:p w14:paraId="5FE7933B" w14:textId="77777777" w:rsidR="00B24E2B" w:rsidRPr="0066470D" w:rsidRDefault="00B24E2B" w:rsidP="005A79B2">
          <w:pPr>
            <w:rPr>
              <w:rFonts w:ascii="Calibri" w:hAnsi="Calibri"/>
              <w:color w:val="auto"/>
              <w:sz w:val="22"/>
              <w:szCs w:val="22"/>
            </w:rPr>
          </w:pPr>
          <w:r w:rsidRPr="0066470D">
            <w:rPr>
              <w:rFonts w:ascii="Calibri" w:hAnsi="Calibri"/>
              <w:color w:val="auto"/>
              <w:sz w:val="22"/>
              <w:szCs w:val="22"/>
            </w:rPr>
            <w:t xml:space="preserve">Page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PAGE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1</w:t>
          </w:r>
          <w:r w:rsidRPr="0066470D">
            <w:rPr>
              <w:rFonts w:ascii="Calibri" w:hAnsi="Calibri"/>
              <w:b/>
              <w:color w:val="auto"/>
              <w:sz w:val="22"/>
              <w:szCs w:val="22"/>
            </w:rPr>
            <w:fldChar w:fldCharType="end"/>
          </w:r>
          <w:r w:rsidRPr="0066470D">
            <w:rPr>
              <w:rFonts w:ascii="Calibri" w:hAnsi="Calibri"/>
              <w:color w:val="auto"/>
              <w:sz w:val="22"/>
              <w:szCs w:val="22"/>
            </w:rPr>
            <w:t xml:space="preserve"> of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NUMPAGES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2</w:t>
          </w:r>
          <w:r w:rsidRPr="0066470D">
            <w:rPr>
              <w:rFonts w:ascii="Calibri" w:hAnsi="Calibri"/>
              <w:b/>
              <w:color w:val="auto"/>
              <w:sz w:val="22"/>
              <w:szCs w:val="22"/>
            </w:rPr>
            <w:fldChar w:fldCharType="end"/>
          </w:r>
        </w:p>
      </w:tc>
    </w:tr>
    <w:tr w:rsidR="00B24E2B" w:rsidRPr="0066470D" w14:paraId="7E398431" w14:textId="77777777" w:rsidTr="3422EDE4">
      <w:trPr>
        <w:trHeight w:val="315"/>
      </w:trPr>
      <w:tc>
        <w:tcPr>
          <w:tcW w:w="1443" w:type="dxa"/>
          <w:noWrap/>
          <w:hideMark/>
        </w:tcPr>
        <w:p w14:paraId="1C447F58"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Approved By:</w:t>
          </w:r>
        </w:p>
      </w:tc>
      <w:tc>
        <w:tcPr>
          <w:tcW w:w="3402" w:type="dxa"/>
          <w:noWrap/>
          <w:hideMark/>
        </w:tcPr>
        <w:p w14:paraId="0AD61B47" w14:textId="61E39089" w:rsidR="00B24E2B" w:rsidRPr="0066470D" w:rsidRDefault="00FB606C" w:rsidP="005A79B2">
          <w:pPr>
            <w:rPr>
              <w:rFonts w:ascii="Calibri" w:hAnsi="Calibri"/>
              <w:color w:val="auto"/>
              <w:sz w:val="22"/>
              <w:szCs w:val="22"/>
            </w:rPr>
          </w:pPr>
          <w:r>
            <w:rPr>
              <w:rFonts w:ascii="Calibri" w:hAnsi="Calibri"/>
              <w:color w:val="auto"/>
              <w:sz w:val="22"/>
              <w:szCs w:val="22"/>
            </w:rPr>
            <w:t>Glenna DePoe</w:t>
          </w:r>
        </w:p>
      </w:tc>
      <w:tc>
        <w:tcPr>
          <w:tcW w:w="1563" w:type="dxa"/>
          <w:noWrap/>
          <w:hideMark/>
        </w:tcPr>
        <w:p w14:paraId="52E13122"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Approval Date:</w:t>
          </w:r>
        </w:p>
      </w:tc>
      <w:tc>
        <w:tcPr>
          <w:tcW w:w="3168" w:type="dxa"/>
          <w:noWrap/>
          <w:hideMark/>
        </w:tcPr>
        <w:p w14:paraId="2426C3FD" w14:textId="63595F52" w:rsidR="00B24E2B" w:rsidRPr="0066470D" w:rsidRDefault="0045684A" w:rsidP="005A79B2">
          <w:pPr>
            <w:rPr>
              <w:rFonts w:ascii="Calibri" w:hAnsi="Calibri"/>
              <w:color w:val="auto"/>
              <w:sz w:val="22"/>
              <w:szCs w:val="22"/>
            </w:rPr>
          </w:pPr>
          <w:r>
            <w:rPr>
              <w:rFonts w:ascii="Calibri" w:hAnsi="Calibri"/>
              <w:color w:val="auto"/>
              <w:sz w:val="22"/>
              <w:szCs w:val="22"/>
            </w:rPr>
            <w:t>04/01/2026</w:t>
          </w:r>
        </w:p>
      </w:tc>
    </w:tr>
  </w:tbl>
  <w:p w14:paraId="7F915058" w14:textId="017F39E9" w:rsidR="00B24E2B" w:rsidRDefault="00B24E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1BBB7" w14:textId="77777777" w:rsidR="0045684A" w:rsidRDefault="004568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73E9"/>
    <w:multiLevelType w:val="multilevel"/>
    <w:tmpl w:val="03D2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526A2"/>
    <w:multiLevelType w:val="multilevel"/>
    <w:tmpl w:val="EB92D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352AB"/>
    <w:multiLevelType w:val="multilevel"/>
    <w:tmpl w:val="EB92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07177"/>
    <w:multiLevelType w:val="multilevel"/>
    <w:tmpl w:val="EB92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011203"/>
    <w:multiLevelType w:val="multilevel"/>
    <w:tmpl w:val="EB92D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811EA"/>
    <w:multiLevelType w:val="multilevel"/>
    <w:tmpl w:val="59D001F8"/>
    <w:name w:val="FSQC"/>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720"/>
        </w:tabs>
        <w:ind w:left="1440" w:hanging="720"/>
      </w:pPr>
      <w:rPr>
        <w:rFonts w:hint="default"/>
      </w:rPr>
    </w:lvl>
    <w:lvl w:ilvl="2">
      <w:start w:val="1"/>
      <w:numFmt w:val="decimal"/>
      <w:lvlText w:val="%1.%2.%3"/>
      <w:lvlJc w:val="left"/>
      <w:pPr>
        <w:tabs>
          <w:tab w:val="num" w:pos="1440"/>
        </w:tabs>
        <w:ind w:left="2160" w:hanging="720"/>
      </w:pPr>
      <w:rPr>
        <w:rFonts w:hint="default"/>
      </w:rPr>
    </w:lvl>
    <w:lvl w:ilvl="3">
      <w:start w:val="1"/>
      <w:numFmt w:val="decimal"/>
      <w:lvlText w:val="%1.%2.%3.%4"/>
      <w:lvlJc w:val="left"/>
      <w:pPr>
        <w:tabs>
          <w:tab w:val="num" w:pos="2160"/>
        </w:tabs>
        <w:ind w:left="3240" w:hanging="1080"/>
      </w:pPr>
      <w:rPr>
        <w:rFonts w:hint="default"/>
      </w:rPr>
    </w:lvl>
    <w:lvl w:ilvl="4">
      <w:start w:val="1"/>
      <w:numFmt w:val="decimal"/>
      <w:lvlText w:val="%1.%2.%3.%4.%5"/>
      <w:lvlJc w:val="left"/>
      <w:pPr>
        <w:tabs>
          <w:tab w:val="num" w:pos="3240"/>
        </w:tabs>
        <w:ind w:left="4320" w:hanging="1080"/>
      </w:pPr>
      <w:rPr>
        <w:rFonts w:hint="default"/>
      </w:rPr>
    </w:lvl>
    <w:lvl w:ilvl="5">
      <w:start w:val="1"/>
      <w:numFmt w:val="decimal"/>
      <w:lvlText w:val="%1.%2.%3.%4.%5.%6"/>
      <w:lvlJc w:val="left"/>
      <w:pPr>
        <w:tabs>
          <w:tab w:val="num" w:pos="2880"/>
        </w:tabs>
        <w:ind w:left="4320" w:hanging="1080"/>
      </w:pPr>
      <w:rPr>
        <w:rFonts w:hint="default"/>
      </w:rPr>
    </w:lvl>
    <w:lvl w:ilvl="6">
      <w:start w:val="1"/>
      <w:numFmt w:val="decimal"/>
      <w:lvlText w:val="%1.%2.%3.%4.%5.%6.%7"/>
      <w:lvlJc w:val="left"/>
      <w:pPr>
        <w:tabs>
          <w:tab w:val="num" w:pos="3240"/>
        </w:tabs>
        <w:ind w:left="4320" w:hanging="1080"/>
      </w:pPr>
      <w:rPr>
        <w:rFonts w:hint="default"/>
      </w:rPr>
    </w:lvl>
    <w:lvl w:ilvl="7">
      <w:start w:val="1"/>
      <w:numFmt w:val="decimal"/>
      <w:lvlText w:val="%1.%2.%3.%4.%5.%6.%7.%8"/>
      <w:lvlJc w:val="left"/>
      <w:pPr>
        <w:tabs>
          <w:tab w:val="num" w:pos="3240"/>
        </w:tabs>
        <w:ind w:left="4320" w:hanging="1080"/>
      </w:pPr>
      <w:rPr>
        <w:rFonts w:hint="default"/>
      </w:rPr>
    </w:lvl>
    <w:lvl w:ilvl="8">
      <w:start w:val="1"/>
      <w:numFmt w:val="decimal"/>
      <w:lvlText w:val="%1.%2.%3.%4.%5.%6.%7.%8.%9"/>
      <w:lvlJc w:val="left"/>
      <w:pPr>
        <w:tabs>
          <w:tab w:val="num" w:pos="3240"/>
        </w:tabs>
        <w:ind w:left="4320" w:hanging="1080"/>
      </w:pPr>
      <w:rPr>
        <w:rFonts w:hint="default"/>
      </w:rPr>
    </w:lvl>
  </w:abstractNum>
  <w:abstractNum w:abstractNumId="6" w15:restartNumberingAfterBreak="0">
    <w:nsid w:val="3A6459CB"/>
    <w:multiLevelType w:val="multilevel"/>
    <w:tmpl w:val="1DEC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02546B"/>
    <w:multiLevelType w:val="multilevel"/>
    <w:tmpl w:val="EB92D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5E14A9"/>
    <w:multiLevelType w:val="multilevel"/>
    <w:tmpl w:val="EB92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6D7BBA"/>
    <w:multiLevelType w:val="multilevel"/>
    <w:tmpl w:val="EB92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05501D"/>
    <w:multiLevelType w:val="multilevel"/>
    <w:tmpl w:val="6958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F6C63"/>
    <w:multiLevelType w:val="multilevel"/>
    <w:tmpl w:val="EB92D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465126"/>
    <w:multiLevelType w:val="multilevel"/>
    <w:tmpl w:val="C69A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F518B"/>
    <w:multiLevelType w:val="multilevel"/>
    <w:tmpl w:val="EB92D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663013">
    <w:abstractNumId w:val="3"/>
  </w:num>
  <w:num w:numId="2" w16cid:durableId="1914703681">
    <w:abstractNumId w:val="9"/>
  </w:num>
  <w:num w:numId="3" w16cid:durableId="387387631">
    <w:abstractNumId w:val="8"/>
  </w:num>
  <w:num w:numId="4" w16cid:durableId="2032604964">
    <w:abstractNumId w:val="11"/>
  </w:num>
  <w:num w:numId="5" w16cid:durableId="1847132424">
    <w:abstractNumId w:val="7"/>
  </w:num>
  <w:num w:numId="6" w16cid:durableId="1973945814">
    <w:abstractNumId w:val="1"/>
  </w:num>
  <w:num w:numId="7" w16cid:durableId="1240479124">
    <w:abstractNumId w:val="4"/>
  </w:num>
  <w:num w:numId="8" w16cid:durableId="2041541429">
    <w:abstractNumId w:val="2"/>
  </w:num>
  <w:num w:numId="9" w16cid:durableId="2127264852">
    <w:abstractNumId w:val="13"/>
  </w:num>
  <w:num w:numId="10" w16cid:durableId="789128750">
    <w:abstractNumId w:val="6"/>
  </w:num>
  <w:num w:numId="11" w16cid:durableId="900557548">
    <w:abstractNumId w:val="10"/>
  </w:num>
  <w:num w:numId="12" w16cid:durableId="558590389">
    <w:abstractNumId w:val="12"/>
  </w:num>
  <w:num w:numId="13" w16cid:durableId="2025009684">
    <w:abstractNumId w:val="0"/>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enna DePoe">
    <w15:presenceInfo w15:providerId="AD" w15:userId="S::glenna@spicesinc.com::4fd7ca17-4413-41bb-a570-ce2bd7747d73"/>
  </w15:person>
  <w15:person w15:author="Penny Patterson">
    <w15:presenceInfo w15:providerId="AD" w15:userId="S::penny@spicesinc.com::7bec89d0-993f-48ca-b90d-5a06f578d1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C01"/>
    <w:rsid w:val="00003275"/>
    <w:rsid w:val="00004434"/>
    <w:rsid w:val="00016B35"/>
    <w:rsid w:val="000173FA"/>
    <w:rsid w:val="00046C5F"/>
    <w:rsid w:val="0004733A"/>
    <w:rsid w:val="00060C52"/>
    <w:rsid w:val="00062D50"/>
    <w:rsid w:val="00064108"/>
    <w:rsid w:val="00064D2C"/>
    <w:rsid w:val="00067737"/>
    <w:rsid w:val="0007445C"/>
    <w:rsid w:val="00080E39"/>
    <w:rsid w:val="00081583"/>
    <w:rsid w:val="000838CB"/>
    <w:rsid w:val="000842BA"/>
    <w:rsid w:val="00085395"/>
    <w:rsid w:val="0009113C"/>
    <w:rsid w:val="00093734"/>
    <w:rsid w:val="00093FC1"/>
    <w:rsid w:val="000A033A"/>
    <w:rsid w:val="000A1E73"/>
    <w:rsid w:val="000A2749"/>
    <w:rsid w:val="000C3DFB"/>
    <w:rsid w:val="000C4DBF"/>
    <w:rsid w:val="000C5195"/>
    <w:rsid w:val="000E1F57"/>
    <w:rsid w:val="000E5213"/>
    <w:rsid w:val="000E5771"/>
    <w:rsid w:val="000E753E"/>
    <w:rsid w:val="000E7603"/>
    <w:rsid w:val="000E7DF9"/>
    <w:rsid w:val="000F10C8"/>
    <w:rsid w:val="000F20CE"/>
    <w:rsid w:val="000F650D"/>
    <w:rsid w:val="00101787"/>
    <w:rsid w:val="00101B29"/>
    <w:rsid w:val="0010389B"/>
    <w:rsid w:val="00106B38"/>
    <w:rsid w:val="00110795"/>
    <w:rsid w:val="00111A0F"/>
    <w:rsid w:val="00123F65"/>
    <w:rsid w:val="00125B3B"/>
    <w:rsid w:val="00125CC0"/>
    <w:rsid w:val="00127DF3"/>
    <w:rsid w:val="00134848"/>
    <w:rsid w:val="00135663"/>
    <w:rsid w:val="00135869"/>
    <w:rsid w:val="0014552F"/>
    <w:rsid w:val="00145C63"/>
    <w:rsid w:val="00151E5E"/>
    <w:rsid w:val="00153A0B"/>
    <w:rsid w:val="00172830"/>
    <w:rsid w:val="00172A59"/>
    <w:rsid w:val="00173C1D"/>
    <w:rsid w:val="00173C6B"/>
    <w:rsid w:val="00177A35"/>
    <w:rsid w:val="00183472"/>
    <w:rsid w:val="00183E0A"/>
    <w:rsid w:val="00184332"/>
    <w:rsid w:val="0018745A"/>
    <w:rsid w:val="001A22D8"/>
    <w:rsid w:val="001A6359"/>
    <w:rsid w:val="001B57D6"/>
    <w:rsid w:val="001C0635"/>
    <w:rsid w:val="001C5395"/>
    <w:rsid w:val="001D10A0"/>
    <w:rsid w:val="001D56CE"/>
    <w:rsid w:val="001E06D1"/>
    <w:rsid w:val="001E1911"/>
    <w:rsid w:val="001E1D1B"/>
    <w:rsid w:val="001F16DC"/>
    <w:rsid w:val="001F1B09"/>
    <w:rsid w:val="001F42B4"/>
    <w:rsid w:val="001F606C"/>
    <w:rsid w:val="00206719"/>
    <w:rsid w:val="002211F2"/>
    <w:rsid w:val="00223041"/>
    <w:rsid w:val="00226655"/>
    <w:rsid w:val="00235EB7"/>
    <w:rsid w:val="002427D6"/>
    <w:rsid w:val="00252605"/>
    <w:rsid w:val="0025756B"/>
    <w:rsid w:val="00262EAB"/>
    <w:rsid w:val="002723F9"/>
    <w:rsid w:val="00273578"/>
    <w:rsid w:val="002741C6"/>
    <w:rsid w:val="00277491"/>
    <w:rsid w:val="00280A98"/>
    <w:rsid w:val="002841DB"/>
    <w:rsid w:val="002933FF"/>
    <w:rsid w:val="002A2587"/>
    <w:rsid w:val="002B6A0B"/>
    <w:rsid w:val="002D1B2C"/>
    <w:rsid w:val="002D1CEE"/>
    <w:rsid w:val="002D45E7"/>
    <w:rsid w:val="002E271B"/>
    <w:rsid w:val="002E31B5"/>
    <w:rsid w:val="002E7946"/>
    <w:rsid w:val="002F28A9"/>
    <w:rsid w:val="00324162"/>
    <w:rsid w:val="00324C53"/>
    <w:rsid w:val="0034769E"/>
    <w:rsid w:val="0035095C"/>
    <w:rsid w:val="00361FF1"/>
    <w:rsid w:val="00364498"/>
    <w:rsid w:val="00364E80"/>
    <w:rsid w:val="00365C13"/>
    <w:rsid w:val="003717A2"/>
    <w:rsid w:val="003815BB"/>
    <w:rsid w:val="003835F2"/>
    <w:rsid w:val="00390965"/>
    <w:rsid w:val="00397926"/>
    <w:rsid w:val="003A2A3C"/>
    <w:rsid w:val="003A5CE5"/>
    <w:rsid w:val="003B50E2"/>
    <w:rsid w:val="003B7B02"/>
    <w:rsid w:val="003C1E5F"/>
    <w:rsid w:val="003C5980"/>
    <w:rsid w:val="003C765D"/>
    <w:rsid w:val="003E17D2"/>
    <w:rsid w:val="003E784E"/>
    <w:rsid w:val="003F1E0C"/>
    <w:rsid w:val="003F22AF"/>
    <w:rsid w:val="003F4520"/>
    <w:rsid w:val="003F6ED1"/>
    <w:rsid w:val="003F7B66"/>
    <w:rsid w:val="003F7C16"/>
    <w:rsid w:val="0040047C"/>
    <w:rsid w:val="00400FAF"/>
    <w:rsid w:val="0041369E"/>
    <w:rsid w:val="00414D25"/>
    <w:rsid w:val="00417159"/>
    <w:rsid w:val="00417538"/>
    <w:rsid w:val="00423B51"/>
    <w:rsid w:val="0042563B"/>
    <w:rsid w:val="00443D87"/>
    <w:rsid w:val="00450A01"/>
    <w:rsid w:val="0045684A"/>
    <w:rsid w:val="00467EB0"/>
    <w:rsid w:val="004A1AA9"/>
    <w:rsid w:val="004A3C89"/>
    <w:rsid w:val="004A56DE"/>
    <w:rsid w:val="004C27BF"/>
    <w:rsid w:val="004C369D"/>
    <w:rsid w:val="004C6FCC"/>
    <w:rsid w:val="004D2308"/>
    <w:rsid w:val="004D759D"/>
    <w:rsid w:val="004E1F34"/>
    <w:rsid w:val="004E51DD"/>
    <w:rsid w:val="004E567E"/>
    <w:rsid w:val="004F27FD"/>
    <w:rsid w:val="005004A7"/>
    <w:rsid w:val="00507F88"/>
    <w:rsid w:val="00512A52"/>
    <w:rsid w:val="00520555"/>
    <w:rsid w:val="00522D80"/>
    <w:rsid w:val="00523F63"/>
    <w:rsid w:val="00531AD2"/>
    <w:rsid w:val="00535B3C"/>
    <w:rsid w:val="0054390F"/>
    <w:rsid w:val="005548EB"/>
    <w:rsid w:val="005559F2"/>
    <w:rsid w:val="00557FAE"/>
    <w:rsid w:val="0056399E"/>
    <w:rsid w:val="005716BA"/>
    <w:rsid w:val="005730F5"/>
    <w:rsid w:val="00573E35"/>
    <w:rsid w:val="00587E9A"/>
    <w:rsid w:val="0059182E"/>
    <w:rsid w:val="00594070"/>
    <w:rsid w:val="0059683B"/>
    <w:rsid w:val="005A3C66"/>
    <w:rsid w:val="005A405E"/>
    <w:rsid w:val="005A62C3"/>
    <w:rsid w:val="005A79B2"/>
    <w:rsid w:val="005B6E30"/>
    <w:rsid w:val="005C0F29"/>
    <w:rsid w:val="005C2BA7"/>
    <w:rsid w:val="005C4C40"/>
    <w:rsid w:val="005C696F"/>
    <w:rsid w:val="005C7ECC"/>
    <w:rsid w:val="005D1B7B"/>
    <w:rsid w:val="005E7A4F"/>
    <w:rsid w:val="005E7CFD"/>
    <w:rsid w:val="005F1C85"/>
    <w:rsid w:val="005F3260"/>
    <w:rsid w:val="00612C0E"/>
    <w:rsid w:val="00621021"/>
    <w:rsid w:val="00632DF7"/>
    <w:rsid w:val="006375ED"/>
    <w:rsid w:val="00646F66"/>
    <w:rsid w:val="00655BD4"/>
    <w:rsid w:val="006662CD"/>
    <w:rsid w:val="006757AA"/>
    <w:rsid w:val="006769BB"/>
    <w:rsid w:val="006848F9"/>
    <w:rsid w:val="00686974"/>
    <w:rsid w:val="00687C54"/>
    <w:rsid w:val="006945F8"/>
    <w:rsid w:val="006976F1"/>
    <w:rsid w:val="006A0E79"/>
    <w:rsid w:val="006C116A"/>
    <w:rsid w:val="006D06A8"/>
    <w:rsid w:val="006D2B70"/>
    <w:rsid w:val="006D404B"/>
    <w:rsid w:val="006D784E"/>
    <w:rsid w:val="006E399B"/>
    <w:rsid w:val="006F5C3E"/>
    <w:rsid w:val="006F6237"/>
    <w:rsid w:val="006F7378"/>
    <w:rsid w:val="00700074"/>
    <w:rsid w:val="00707621"/>
    <w:rsid w:val="00713B79"/>
    <w:rsid w:val="00714508"/>
    <w:rsid w:val="00723141"/>
    <w:rsid w:val="00724603"/>
    <w:rsid w:val="00724694"/>
    <w:rsid w:val="00725BC8"/>
    <w:rsid w:val="00736BB2"/>
    <w:rsid w:val="00740887"/>
    <w:rsid w:val="007435A2"/>
    <w:rsid w:val="00744160"/>
    <w:rsid w:val="00747794"/>
    <w:rsid w:val="00754AD1"/>
    <w:rsid w:val="00761CE2"/>
    <w:rsid w:val="007707AD"/>
    <w:rsid w:val="00771934"/>
    <w:rsid w:val="007759FD"/>
    <w:rsid w:val="007A1F22"/>
    <w:rsid w:val="007A42EF"/>
    <w:rsid w:val="007A5318"/>
    <w:rsid w:val="007B0229"/>
    <w:rsid w:val="007B06A7"/>
    <w:rsid w:val="007B1AAA"/>
    <w:rsid w:val="007C40F3"/>
    <w:rsid w:val="007C7270"/>
    <w:rsid w:val="007C7643"/>
    <w:rsid w:val="007D1454"/>
    <w:rsid w:val="007D53D1"/>
    <w:rsid w:val="007E23E7"/>
    <w:rsid w:val="007E5159"/>
    <w:rsid w:val="007E5680"/>
    <w:rsid w:val="007F3998"/>
    <w:rsid w:val="007F619F"/>
    <w:rsid w:val="00802C60"/>
    <w:rsid w:val="008063C7"/>
    <w:rsid w:val="00810830"/>
    <w:rsid w:val="00821259"/>
    <w:rsid w:val="0082219F"/>
    <w:rsid w:val="00825A93"/>
    <w:rsid w:val="00837058"/>
    <w:rsid w:val="008431FA"/>
    <w:rsid w:val="0086279A"/>
    <w:rsid w:val="0086404A"/>
    <w:rsid w:val="008843F4"/>
    <w:rsid w:val="0089363F"/>
    <w:rsid w:val="00893651"/>
    <w:rsid w:val="00893782"/>
    <w:rsid w:val="0089437E"/>
    <w:rsid w:val="00894432"/>
    <w:rsid w:val="008A094C"/>
    <w:rsid w:val="008C2F2A"/>
    <w:rsid w:val="008D0CFC"/>
    <w:rsid w:val="008D654E"/>
    <w:rsid w:val="008E51F2"/>
    <w:rsid w:val="008E5AFE"/>
    <w:rsid w:val="00904752"/>
    <w:rsid w:val="00920B5A"/>
    <w:rsid w:val="00923EAA"/>
    <w:rsid w:val="009269CF"/>
    <w:rsid w:val="0094405B"/>
    <w:rsid w:val="00944842"/>
    <w:rsid w:val="00953C68"/>
    <w:rsid w:val="00955A08"/>
    <w:rsid w:val="0096298E"/>
    <w:rsid w:val="00971AA6"/>
    <w:rsid w:val="0097225C"/>
    <w:rsid w:val="00973646"/>
    <w:rsid w:val="0098117A"/>
    <w:rsid w:val="009812F3"/>
    <w:rsid w:val="009828CF"/>
    <w:rsid w:val="009924D1"/>
    <w:rsid w:val="00992E3D"/>
    <w:rsid w:val="009A5FC4"/>
    <w:rsid w:val="009B461D"/>
    <w:rsid w:val="009B7183"/>
    <w:rsid w:val="009C1E71"/>
    <w:rsid w:val="009D23F3"/>
    <w:rsid w:val="009F50F3"/>
    <w:rsid w:val="00A10636"/>
    <w:rsid w:val="00A119C8"/>
    <w:rsid w:val="00A168C5"/>
    <w:rsid w:val="00A26C01"/>
    <w:rsid w:val="00A2703A"/>
    <w:rsid w:val="00A34286"/>
    <w:rsid w:val="00A438A4"/>
    <w:rsid w:val="00A51D4D"/>
    <w:rsid w:val="00A60633"/>
    <w:rsid w:val="00A639C6"/>
    <w:rsid w:val="00A71B9E"/>
    <w:rsid w:val="00A81B8F"/>
    <w:rsid w:val="00A869D6"/>
    <w:rsid w:val="00A943B6"/>
    <w:rsid w:val="00A9568C"/>
    <w:rsid w:val="00AA4C31"/>
    <w:rsid w:val="00AA4DFD"/>
    <w:rsid w:val="00AA51B5"/>
    <w:rsid w:val="00AA5C63"/>
    <w:rsid w:val="00AB201A"/>
    <w:rsid w:val="00AC1140"/>
    <w:rsid w:val="00AC1DA3"/>
    <w:rsid w:val="00AC4C0B"/>
    <w:rsid w:val="00AD2945"/>
    <w:rsid w:val="00AD366B"/>
    <w:rsid w:val="00AE226B"/>
    <w:rsid w:val="00AE502B"/>
    <w:rsid w:val="00AF047B"/>
    <w:rsid w:val="00AF0F08"/>
    <w:rsid w:val="00AF550B"/>
    <w:rsid w:val="00B05372"/>
    <w:rsid w:val="00B14DF5"/>
    <w:rsid w:val="00B237CD"/>
    <w:rsid w:val="00B24E2B"/>
    <w:rsid w:val="00B33C6D"/>
    <w:rsid w:val="00B47ABC"/>
    <w:rsid w:val="00B6214A"/>
    <w:rsid w:val="00B737E9"/>
    <w:rsid w:val="00B8488F"/>
    <w:rsid w:val="00B85FDB"/>
    <w:rsid w:val="00B941C7"/>
    <w:rsid w:val="00B954D7"/>
    <w:rsid w:val="00BA1509"/>
    <w:rsid w:val="00BA23E6"/>
    <w:rsid w:val="00BB3FE8"/>
    <w:rsid w:val="00BC32BF"/>
    <w:rsid w:val="00BC3AFD"/>
    <w:rsid w:val="00BC6DD8"/>
    <w:rsid w:val="00BC71B2"/>
    <w:rsid w:val="00BC73CC"/>
    <w:rsid w:val="00BC7921"/>
    <w:rsid w:val="00BD11A4"/>
    <w:rsid w:val="00C01C05"/>
    <w:rsid w:val="00C01DEE"/>
    <w:rsid w:val="00C042A2"/>
    <w:rsid w:val="00C145D7"/>
    <w:rsid w:val="00C2104D"/>
    <w:rsid w:val="00C211DC"/>
    <w:rsid w:val="00C227FC"/>
    <w:rsid w:val="00C22B5C"/>
    <w:rsid w:val="00C22C12"/>
    <w:rsid w:val="00C2416A"/>
    <w:rsid w:val="00C313E3"/>
    <w:rsid w:val="00C33DA5"/>
    <w:rsid w:val="00C42DE8"/>
    <w:rsid w:val="00C45CDA"/>
    <w:rsid w:val="00C519C5"/>
    <w:rsid w:val="00C536EE"/>
    <w:rsid w:val="00C54082"/>
    <w:rsid w:val="00C5633F"/>
    <w:rsid w:val="00C66E9F"/>
    <w:rsid w:val="00C7121C"/>
    <w:rsid w:val="00C72929"/>
    <w:rsid w:val="00C74DEB"/>
    <w:rsid w:val="00C826CF"/>
    <w:rsid w:val="00C852AD"/>
    <w:rsid w:val="00C85447"/>
    <w:rsid w:val="00CA01CF"/>
    <w:rsid w:val="00CA29EF"/>
    <w:rsid w:val="00CB509A"/>
    <w:rsid w:val="00CC3396"/>
    <w:rsid w:val="00CC3F27"/>
    <w:rsid w:val="00CD07BC"/>
    <w:rsid w:val="00CD32A7"/>
    <w:rsid w:val="00CD661A"/>
    <w:rsid w:val="00CE1A35"/>
    <w:rsid w:val="00CE4622"/>
    <w:rsid w:val="00CE53E2"/>
    <w:rsid w:val="00CE6E1E"/>
    <w:rsid w:val="00CF4826"/>
    <w:rsid w:val="00D32F6F"/>
    <w:rsid w:val="00D331B3"/>
    <w:rsid w:val="00D40E80"/>
    <w:rsid w:val="00D46A65"/>
    <w:rsid w:val="00D47774"/>
    <w:rsid w:val="00D57F77"/>
    <w:rsid w:val="00D67423"/>
    <w:rsid w:val="00D700B7"/>
    <w:rsid w:val="00D727EC"/>
    <w:rsid w:val="00D72F10"/>
    <w:rsid w:val="00D83B89"/>
    <w:rsid w:val="00D842E6"/>
    <w:rsid w:val="00D85BF2"/>
    <w:rsid w:val="00D87612"/>
    <w:rsid w:val="00DA644C"/>
    <w:rsid w:val="00DA701D"/>
    <w:rsid w:val="00DA71B9"/>
    <w:rsid w:val="00DA7AA7"/>
    <w:rsid w:val="00DB635C"/>
    <w:rsid w:val="00DC74CA"/>
    <w:rsid w:val="00DE312D"/>
    <w:rsid w:val="00DE3A16"/>
    <w:rsid w:val="00DE55DE"/>
    <w:rsid w:val="00DF5F56"/>
    <w:rsid w:val="00E07C7D"/>
    <w:rsid w:val="00E13EBE"/>
    <w:rsid w:val="00E15433"/>
    <w:rsid w:val="00E165BD"/>
    <w:rsid w:val="00E21932"/>
    <w:rsid w:val="00E26DE8"/>
    <w:rsid w:val="00E27D77"/>
    <w:rsid w:val="00E35DF7"/>
    <w:rsid w:val="00E40B73"/>
    <w:rsid w:val="00E43431"/>
    <w:rsid w:val="00E44E1D"/>
    <w:rsid w:val="00E46BCD"/>
    <w:rsid w:val="00E52B31"/>
    <w:rsid w:val="00E549EF"/>
    <w:rsid w:val="00E602B6"/>
    <w:rsid w:val="00E6304D"/>
    <w:rsid w:val="00E645F5"/>
    <w:rsid w:val="00E83905"/>
    <w:rsid w:val="00EB0D03"/>
    <w:rsid w:val="00EB5412"/>
    <w:rsid w:val="00EC19CC"/>
    <w:rsid w:val="00EC4AF7"/>
    <w:rsid w:val="00ED04B7"/>
    <w:rsid w:val="00EE01D1"/>
    <w:rsid w:val="00EE205C"/>
    <w:rsid w:val="00EE58FB"/>
    <w:rsid w:val="00EF1662"/>
    <w:rsid w:val="00EF2C12"/>
    <w:rsid w:val="00EF51EB"/>
    <w:rsid w:val="00EF532D"/>
    <w:rsid w:val="00F25ECE"/>
    <w:rsid w:val="00F32159"/>
    <w:rsid w:val="00F34284"/>
    <w:rsid w:val="00F35287"/>
    <w:rsid w:val="00F3740A"/>
    <w:rsid w:val="00F443A7"/>
    <w:rsid w:val="00F47860"/>
    <w:rsid w:val="00F51BB4"/>
    <w:rsid w:val="00F52C69"/>
    <w:rsid w:val="00F543B6"/>
    <w:rsid w:val="00F64965"/>
    <w:rsid w:val="00F71C41"/>
    <w:rsid w:val="00F73178"/>
    <w:rsid w:val="00F7505C"/>
    <w:rsid w:val="00F76631"/>
    <w:rsid w:val="00F84C0A"/>
    <w:rsid w:val="00F85241"/>
    <w:rsid w:val="00F90E0F"/>
    <w:rsid w:val="00F911A9"/>
    <w:rsid w:val="00F96065"/>
    <w:rsid w:val="00FA2A39"/>
    <w:rsid w:val="00FA36EE"/>
    <w:rsid w:val="00FB44B8"/>
    <w:rsid w:val="00FB606C"/>
    <w:rsid w:val="00FC7DC2"/>
    <w:rsid w:val="00FD0330"/>
    <w:rsid w:val="00FD35B7"/>
    <w:rsid w:val="00FD789C"/>
    <w:rsid w:val="00FE3A54"/>
    <w:rsid w:val="3422EDE4"/>
    <w:rsid w:val="4341F4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03163"/>
  <w15:chartTrackingRefBased/>
  <w15:docId w15:val="{DC582137-B82B-47B2-9001-2DA8ABD3D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700B7"/>
    <w:rPr>
      <w:rFonts w:ascii="Arial" w:hAnsi="Arial"/>
      <w:color w:val="000000"/>
    </w:rPr>
  </w:style>
  <w:style w:type="paragraph" w:styleId="Heading1">
    <w:name w:val="heading 1"/>
    <w:basedOn w:val="Normal"/>
    <w:next w:val="Normal"/>
    <w:link w:val="Heading1Char"/>
    <w:uiPriority w:val="9"/>
    <w:qFormat/>
    <w:rsid w:val="00400FAF"/>
    <w:pPr>
      <w:keepNext/>
      <w:tabs>
        <w:tab w:val="left" w:pos="900"/>
      </w:tabs>
      <w:jc w:val="both"/>
      <w:outlineLvl w:val="0"/>
    </w:pPr>
    <w:rPr>
      <w:rFonts w:ascii="Times New Roman" w:hAnsi="Times New Roman"/>
      <w:sz w:val="24"/>
    </w:rPr>
  </w:style>
  <w:style w:type="paragraph" w:styleId="Heading2">
    <w:name w:val="heading 2"/>
    <w:basedOn w:val="Normal"/>
    <w:next w:val="Normal"/>
    <w:link w:val="Heading2Char"/>
    <w:uiPriority w:val="9"/>
    <w:qFormat/>
    <w:rsid w:val="00CE53E2"/>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BA23E6"/>
    <w:pPr>
      <w:keepNext/>
      <w:spacing w:before="240" w:after="60"/>
      <w:outlineLvl w:val="2"/>
    </w:pPr>
    <w:rPr>
      <w:rFonts w:cs="Arial"/>
      <w:b/>
      <w:bCs/>
      <w:sz w:val="26"/>
      <w:szCs w:val="26"/>
    </w:rPr>
  </w:style>
  <w:style w:type="paragraph" w:styleId="Heading4">
    <w:name w:val="heading 4"/>
    <w:basedOn w:val="Normal"/>
    <w:next w:val="Normal"/>
    <w:link w:val="Heading4Char"/>
    <w:uiPriority w:val="9"/>
    <w:qFormat/>
    <w:rsid w:val="0009113C"/>
    <w:pPr>
      <w:keepNext/>
      <w:jc w:val="both"/>
      <w:outlineLvl w:val="3"/>
    </w:pPr>
    <w:rPr>
      <w:b/>
      <w:color w:val="FF0000"/>
      <w:sz w:val="24"/>
      <w:u w:val="single"/>
      <w:lang w:val="en-GB"/>
    </w:rPr>
  </w:style>
  <w:style w:type="paragraph" w:styleId="Heading5">
    <w:name w:val="heading 5"/>
    <w:basedOn w:val="Normal"/>
    <w:next w:val="Normal"/>
    <w:link w:val="Heading5Char"/>
    <w:uiPriority w:val="9"/>
    <w:unhideWhenUsed/>
    <w:qFormat/>
    <w:rsid w:val="0009113C"/>
    <w:pPr>
      <w:keepNext/>
      <w:keepLines/>
      <w:spacing w:before="40"/>
      <w:outlineLvl w:val="4"/>
    </w:pPr>
    <w:rPr>
      <w:rFonts w:asciiTheme="majorHAnsi" w:eastAsiaTheme="majorEastAsia" w:hAnsiTheme="majorHAnsi" w:cstheme="majorBidi"/>
      <w:color w:val="2F5496" w:themeColor="accent1" w:themeShade="BF"/>
    </w:rPr>
  </w:style>
  <w:style w:type="paragraph" w:styleId="Heading7">
    <w:name w:val="heading 7"/>
    <w:basedOn w:val="Normal"/>
    <w:next w:val="Normal"/>
    <w:link w:val="Heading7Char"/>
    <w:uiPriority w:val="9"/>
    <w:semiHidden/>
    <w:unhideWhenUsed/>
    <w:qFormat/>
    <w:rsid w:val="0009113C"/>
    <w:pPr>
      <w:keepNext/>
      <w:keepLines/>
      <w:spacing w:before="40"/>
      <w:outlineLvl w:val="6"/>
    </w:pPr>
    <w:rPr>
      <w:rFonts w:ascii="Cambria" w:hAnsi="Cambria"/>
      <w:i/>
      <w:iCs/>
      <w:color w:val="404040"/>
      <w:sz w:val="28"/>
      <w:szCs w:val="28"/>
    </w:rPr>
  </w:style>
  <w:style w:type="paragraph" w:styleId="Heading8">
    <w:name w:val="heading 8"/>
    <w:basedOn w:val="Normal"/>
    <w:next w:val="Normal"/>
    <w:link w:val="Heading8Char"/>
    <w:uiPriority w:val="9"/>
    <w:semiHidden/>
    <w:unhideWhenUsed/>
    <w:qFormat/>
    <w:rsid w:val="0009113C"/>
    <w:pPr>
      <w:keepNext/>
      <w:keepLines/>
      <w:spacing w:before="40"/>
      <w:outlineLvl w:val="7"/>
    </w:pPr>
    <w:rPr>
      <w:rFonts w:ascii="Cambria" w:hAnsi="Cambria"/>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00FAF"/>
    <w:pPr>
      <w:tabs>
        <w:tab w:val="center" w:pos="4320"/>
        <w:tab w:val="right" w:pos="8640"/>
      </w:tabs>
    </w:pPr>
  </w:style>
  <w:style w:type="paragraph" w:styleId="Footer">
    <w:name w:val="footer"/>
    <w:basedOn w:val="Normal"/>
    <w:link w:val="FooterChar"/>
    <w:uiPriority w:val="99"/>
    <w:rsid w:val="00400FAF"/>
    <w:pPr>
      <w:tabs>
        <w:tab w:val="center" w:pos="4320"/>
        <w:tab w:val="right" w:pos="8640"/>
      </w:tabs>
    </w:pPr>
  </w:style>
  <w:style w:type="table" w:styleId="TableGrid">
    <w:name w:val="Table Grid"/>
    <w:basedOn w:val="TableNormal"/>
    <w:uiPriority w:val="59"/>
    <w:rsid w:val="00400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rsid w:val="000C3DFB"/>
    <w:rPr>
      <w:rFonts w:ascii="Times New Roman" w:hAnsi="Times New Roman"/>
      <w:color w:val="auto"/>
      <w:sz w:val="24"/>
    </w:rPr>
  </w:style>
  <w:style w:type="paragraph" w:styleId="BalloonText">
    <w:name w:val="Balloon Text"/>
    <w:basedOn w:val="Normal"/>
    <w:link w:val="BalloonTextChar"/>
    <w:uiPriority w:val="99"/>
    <w:semiHidden/>
    <w:rsid w:val="00920B5A"/>
    <w:rPr>
      <w:rFonts w:ascii="Tahoma" w:hAnsi="Tahoma" w:cs="Tahoma"/>
      <w:sz w:val="16"/>
      <w:szCs w:val="16"/>
    </w:rPr>
  </w:style>
  <w:style w:type="character" w:styleId="Hyperlink">
    <w:name w:val="Hyperlink"/>
    <w:rsid w:val="00F51BB4"/>
    <w:rPr>
      <w:color w:val="0000FF"/>
      <w:u w:val="single"/>
    </w:rPr>
  </w:style>
  <w:style w:type="character" w:styleId="Strong">
    <w:name w:val="Strong"/>
    <w:uiPriority w:val="22"/>
    <w:qFormat/>
    <w:rsid w:val="00173C6B"/>
    <w:rPr>
      <w:b/>
      <w:bCs/>
    </w:rPr>
  </w:style>
  <w:style w:type="paragraph" w:styleId="ListParagraph">
    <w:name w:val="List Paragraph"/>
    <w:basedOn w:val="Normal"/>
    <w:uiPriority w:val="34"/>
    <w:qFormat/>
    <w:rsid w:val="008D654E"/>
    <w:pPr>
      <w:ind w:left="720"/>
    </w:pPr>
  </w:style>
  <w:style w:type="character" w:customStyle="1" w:styleId="HeaderChar">
    <w:name w:val="Header Char"/>
    <w:link w:val="Header"/>
    <w:rsid w:val="00172A59"/>
    <w:rPr>
      <w:rFonts w:ascii="Arial" w:hAnsi="Arial"/>
      <w:color w:val="000000"/>
    </w:rPr>
  </w:style>
  <w:style w:type="character" w:customStyle="1" w:styleId="Heading2Char">
    <w:name w:val="Heading 2 Char"/>
    <w:link w:val="Heading2"/>
    <w:uiPriority w:val="9"/>
    <w:rsid w:val="00060C52"/>
    <w:rPr>
      <w:rFonts w:ascii="Arial" w:hAnsi="Arial" w:cs="Arial"/>
      <w:b/>
      <w:bCs/>
      <w:i/>
      <w:iCs/>
      <w:color w:val="000000"/>
      <w:sz w:val="28"/>
      <w:szCs w:val="28"/>
    </w:rPr>
  </w:style>
  <w:style w:type="character" w:customStyle="1" w:styleId="BodyTextChar">
    <w:name w:val="Body Text Char"/>
    <w:link w:val="BodyText"/>
    <w:uiPriority w:val="99"/>
    <w:rsid w:val="00060C52"/>
    <w:rPr>
      <w:sz w:val="24"/>
    </w:rPr>
  </w:style>
  <w:style w:type="character" w:customStyle="1" w:styleId="UnresolvedMention1">
    <w:name w:val="Unresolved Mention1"/>
    <w:uiPriority w:val="99"/>
    <w:semiHidden/>
    <w:unhideWhenUsed/>
    <w:rsid w:val="00DB635C"/>
    <w:rPr>
      <w:color w:val="808080"/>
      <w:shd w:val="clear" w:color="auto" w:fill="E6E6E6"/>
    </w:rPr>
  </w:style>
  <w:style w:type="paragraph" w:styleId="NormalWeb">
    <w:name w:val="Normal (Web)"/>
    <w:basedOn w:val="Normal"/>
    <w:uiPriority w:val="99"/>
    <w:unhideWhenUsed/>
    <w:rsid w:val="005D1B7B"/>
    <w:pPr>
      <w:spacing w:before="100" w:beforeAutospacing="1" w:after="100" w:afterAutospacing="1"/>
    </w:pPr>
    <w:rPr>
      <w:rFonts w:ascii="Times New Roman" w:hAnsi="Times New Roman"/>
      <w:color w:val="auto"/>
      <w:sz w:val="24"/>
      <w:szCs w:val="24"/>
    </w:rPr>
  </w:style>
  <w:style w:type="character" w:customStyle="1" w:styleId="Heading5Char">
    <w:name w:val="Heading 5 Char"/>
    <w:basedOn w:val="DefaultParagraphFont"/>
    <w:link w:val="Heading5"/>
    <w:uiPriority w:val="9"/>
    <w:rsid w:val="0009113C"/>
    <w:rPr>
      <w:rFonts w:asciiTheme="majorHAnsi" w:eastAsiaTheme="majorEastAsia" w:hAnsiTheme="majorHAnsi" w:cstheme="majorBidi"/>
      <w:color w:val="2F5496" w:themeColor="accent1" w:themeShade="BF"/>
    </w:rPr>
  </w:style>
  <w:style w:type="character" w:customStyle="1" w:styleId="Heading4Char">
    <w:name w:val="Heading 4 Char"/>
    <w:basedOn w:val="DefaultParagraphFont"/>
    <w:link w:val="Heading4"/>
    <w:uiPriority w:val="9"/>
    <w:rsid w:val="0009113C"/>
    <w:rPr>
      <w:rFonts w:ascii="Arial" w:hAnsi="Arial"/>
      <w:b/>
      <w:color w:val="FF0000"/>
      <w:sz w:val="24"/>
      <w:u w:val="single"/>
      <w:lang w:val="en-GB"/>
    </w:rPr>
  </w:style>
  <w:style w:type="paragraph" w:customStyle="1" w:styleId="Heading71">
    <w:name w:val="Heading 71"/>
    <w:basedOn w:val="Normal"/>
    <w:next w:val="Normal"/>
    <w:uiPriority w:val="9"/>
    <w:unhideWhenUsed/>
    <w:qFormat/>
    <w:rsid w:val="0009113C"/>
    <w:pPr>
      <w:keepNext/>
      <w:keepLines/>
      <w:spacing w:before="200"/>
      <w:outlineLvl w:val="6"/>
    </w:pPr>
    <w:rPr>
      <w:rFonts w:ascii="Cambria" w:hAnsi="Cambria"/>
      <w:i/>
      <w:iCs/>
      <w:color w:val="404040"/>
      <w:sz w:val="28"/>
      <w:szCs w:val="28"/>
      <w:lang w:val="en-GB"/>
    </w:rPr>
  </w:style>
  <w:style w:type="paragraph" w:customStyle="1" w:styleId="Heading81">
    <w:name w:val="Heading 81"/>
    <w:basedOn w:val="Normal"/>
    <w:next w:val="Normal"/>
    <w:uiPriority w:val="9"/>
    <w:unhideWhenUsed/>
    <w:qFormat/>
    <w:rsid w:val="0009113C"/>
    <w:pPr>
      <w:keepNext/>
      <w:keepLines/>
      <w:spacing w:before="200"/>
      <w:outlineLvl w:val="7"/>
    </w:pPr>
    <w:rPr>
      <w:rFonts w:ascii="Cambria" w:hAnsi="Cambria"/>
      <w:color w:val="404040"/>
      <w:lang w:val="en-GB"/>
    </w:rPr>
  </w:style>
  <w:style w:type="numbering" w:customStyle="1" w:styleId="NoList1">
    <w:name w:val="No List1"/>
    <w:next w:val="NoList"/>
    <w:uiPriority w:val="99"/>
    <w:semiHidden/>
    <w:unhideWhenUsed/>
    <w:rsid w:val="0009113C"/>
  </w:style>
  <w:style w:type="character" w:customStyle="1" w:styleId="FooterChar">
    <w:name w:val="Footer Char"/>
    <w:basedOn w:val="DefaultParagraphFont"/>
    <w:link w:val="Footer"/>
    <w:uiPriority w:val="99"/>
    <w:rsid w:val="0009113C"/>
    <w:rPr>
      <w:rFonts w:ascii="Arial" w:hAnsi="Arial"/>
      <w:color w:val="000000"/>
    </w:rPr>
  </w:style>
  <w:style w:type="character" w:customStyle="1" w:styleId="BalloonTextChar">
    <w:name w:val="Balloon Text Char"/>
    <w:basedOn w:val="DefaultParagraphFont"/>
    <w:link w:val="BalloonText"/>
    <w:uiPriority w:val="99"/>
    <w:semiHidden/>
    <w:rsid w:val="0009113C"/>
    <w:rPr>
      <w:rFonts w:ascii="Tahoma" w:hAnsi="Tahoma" w:cs="Tahoma"/>
      <w:color w:val="000000"/>
      <w:sz w:val="16"/>
      <w:szCs w:val="16"/>
    </w:rPr>
  </w:style>
  <w:style w:type="character" w:customStyle="1" w:styleId="Heading1Char">
    <w:name w:val="Heading 1 Char"/>
    <w:basedOn w:val="DefaultParagraphFont"/>
    <w:link w:val="Heading1"/>
    <w:uiPriority w:val="9"/>
    <w:rsid w:val="0009113C"/>
    <w:rPr>
      <w:color w:val="000000"/>
      <w:sz w:val="24"/>
    </w:rPr>
  </w:style>
  <w:style w:type="character" w:customStyle="1" w:styleId="Heading3Char">
    <w:name w:val="Heading 3 Char"/>
    <w:basedOn w:val="DefaultParagraphFont"/>
    <w:link w:val="Heading3"/>
    <w:rsid w:val="0009113C"/>
    <w:rPr>
      <w:rFonts w:ascii="Arial" w:hAnsi="Arial" w:cs="Arial"/>
      <w:b/>
      <w:bCs/>
      <w:color w:val="000000"/>
      <w:sz w:val="26"/>
      <w:szCs w:val="26"/>
    </w:rPr>
  </w:style>
  <w:style w:type="paragraph" w:styleId="BodyTextIndent">
    <w:name w:val="Body Text Indent"/>
    <w:basedOn w:val="Normal"/>
    <w:link w:val="BodyTextIndentChar"/>
    <w:semiHidden/>
    <w:rsid w:val="0009113C"/>
    <w:pPr>
      <w:ind w:left="720" w:hanging="720"/>
      <w:jc w:val="both"/>
    </w:pPr>
    <w:rPr>
      <w:color w:val="FF0000"/>
      <w:sz w:val="24"/>
      <w:lang w:val="en-GB"/>
    </w:rPr>
  </w:style>
  <w:style w:type="character" w:customStyle="1" w:styleId="BodyTextIndentChar">
    <w:name w:val="Body Text Indent Char"/>
    <w:basedOn w:val="DefaultParagraphFont"/>
    <w:link w:val="BodyTextIndent"/>
    <w:semiHidden/>
    <w:rsid w:val="0009113C"/>
    <w:rPr>
      <w:rFonts w:ascii="Arial" w:hAnsi="Arial"/>
      <w:color w:val="FF0000"/>
      <w:sz w:val="24"/>
      <w:lang w:val="en-GB"/>
    </w:rPr>
  </w:style>
  <w:style w:type="paragraph" w:styleId="BodyText2">
    <w:name w:val="Body Text 2"/>
    <w:basedOn w:val="Normal"/>
    <w:link w:val="BodyText2Char"/>
    <w:uiPriority w:val="99"/>
    <w:semiHidden/>
    <w:rsid w:val="0009113C"/>
    <w:pPr>
      <w:jc w:val="both"/>
    </w:pPr>
    <w:rPr>
      <w:lang w:val="en-GB"/>
    </w:rPr>
  </w:style>
  <w:style w:type="character" w:customStyle="1" w:styleId="BodyText2Char">
    <w:name w:val="Body Text 2 Char"/>
    <w:basedOn w:val="DefaultParagraphFont"/>
    <w:link w:val="BodyText2"/>
    <w:uiPriority w:val="99"/>
    <w:semiHidden/>
    <w:rsid w:val="0009113C"/>
    <w:rPr>
      <w:rFonts w:ascii="Arial" w:hAnsi="Arial"/>
      <w:color w:val="000000"/>
      <w:lang w:val="en-GB"/>
    </w:rPr>
  </w:style>
  <w:style w:type="paragraph" w:styleId="BodyTextIndent2">
    <w:name w:val="Body Text Indent 2"/>
    <w:basedOn w:val="Normal"/>
    <w:link w:val="BodyTextIndent2Char"/>
    <w:uiPriority w:val="99"/>
    <w:semiHidden/>
    <w:rsid w:val="0009113C"/>
    <w:pPr>
      <w:ind w:left="576" w:hanging="576"/>
      <w:jc w:val="both"/>
    </w:pPr>
    <w:rPr>
      <w:color w:val="auto"/>
      <w:sz w:val="22"/>
      <w:lang w:val="en-GB"/>
    </w:rPr>
  </w:style>
  <w:style w:type="character" w:customStyle="1" w:styleId="BodyTextIndent2Char">
    <w:name w:val="Body Text Indent 2 Char"/>
    <w:basedOn w:val="DefaultParagraphFont"/>
    <w:link w:val="BodyTextIndent2"/>
    <w:uiPriority w:val="99"/>
    <w:semiHidden/>
    <w:rsid w:val="0009113C"/>
    <w:rPr>
      <w:rFonts w:ascii="Arial" w:hAnsi="Arial"/>
      <w:sz w:val="22"/>
      <w:lang w:val="en-GB"/>
    </w:rPr>
  </w:style>
  <w:style w:type="table" w:customStyle="1" w:styleId="TableGrid1">
    <w:name w:val="Table Grid1"/>
    <w:basedOn w:val="TableNormal"/>
    <w:next w:val="TableGrid"/>
    <w:uiPriority w:val="59"/>
    <w:rsid w:val="0009113C"/>
    <w:rPr>
      <w:rFonts w:ascii="Calibri" w:eastAsia="Calibri" w:hAnsi="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link w:val="SubtitleChar"/>
    <w:qFormat/>
    <w:rsid w:val="0009113C"/>
    <w:pPr>
      <w:jc w:val="center"/>
    </w:pPr>
    <w:rPr>
      <w:rFonts w:ascii="Times New Roman" w:hAnsi="Times New Roman"/>
      <w:sz w:val="28"/>
      <w:szCs w:val="24"/>
      <w:lang w:val="en-GB"/>
    </w:rPr>
  </w:style>
  <w:style w:type="character" w:customStyle="1" w:styleId="SubtitleChar">
    <w:name w:val="Subtitle Char"/>
    <w:basedOn w:val="DefaultParagraphFont"/>
    <w:link w:val="Subtitle"/>
    <w:rsid w:val="0009113C"/>
    <w:rPr>
      <w:color w:val="000000"/>
      <w:sz w:val="28"/>
      <w:szCs w:val="24"/>
      <w:lang w:val="en-GB"/>
    </w:rPr>
  </w:style>
  <w:style w:type="paragraph" w:customStyle="1" w:styleId="TableText">
    <w:name w:val="Table Text"/>
    <w:basedOn w:val="Normal"/>
    <w:rsid w:val="0009113C"/>
    <w:pPr>
      <w:tabs>
        <w:tab w:val="decimal" w:pos="0"/>
      </w:tabs>
    </w:pPr>
    <w:rPr>
      <w:rFonts w:ascii="Times New Roman" w:hAnsi="Times New Roman"/>
      <w:color w:val="auto"/>
      <w:sz w:val="24"/>
      <w:lang w:eastAsia="en-GB"/>
    </w:rPr>
  </w:style>
  <w:style w:type="paragraph" w:customStyle="1" w:styleId="DefaultText">
    <w:name w:val="Default Text"/>
    <w:basedOn w:val="Normal"/>
    <w:rsid w:val="0009113C"/>
    <w:rPr>
      <w:rFonts w:ascii="Times New Roman" w:hAnsi="Times New Roman"/>
      <w:color w:val="auto"/>
      <w:sz w:val="24"/>
      <w:lang w:eastAsia="en-GB"/>
    </w:rPr>
  </w:style>
  <w:style w:type="character" w:customStyle="1" w:styleId="Heading7Char">
    <w:name w:val="Heading 7 Char"/>
    <w:basedOn w:val="DefaultParagraphFont"/>
    <w:link w:val="Heading7"/>
    <w:uiPriority w:val="9"/>
    <w:rsid w:val="0009113C"/>
    <w:rPr>
      <w:rFonts w:ascii="Cambria" w:eastAsia="Times New Roman" w:hAnsi="Cambria" w:cs="Times New Roman"/>
      <w:i/>
      <w:iCs/>
      <w:color w:val="404040"/>
      <w:sz w:val="28"/>
      <w:szCs w:val="28"/>
    </w:rPr>
  </w:style>
  <w:style w:type="character" w:customStyle="1" w:styleId="Heading8Char">
    <w:name w:val="Heading 8 Char"/>
    <w:basedOn w:val="DefaultParagraphFont"/>
    <w:link w:val="Heading8"/>
    <w:uiPriority w:val="9"/>
    <w:rsid w:val="0009113C"/>
    <w:rPr>
      <w:rFonts w:ascii="Cambria" w:eastAsia="Times New Roman" w:hAnsi="Cambria" w:cs="Times New Roman"/>
      <w:color w:val="404040"/>
      <w:sz w:val="20"/>
      <w:szCs w:val="20"/>
    </w:rPr>
  </w:style>
  <w:style w:type="paragraph" w:styleId="Title">
    <w:name w:val="Title"/>
    <w:basedOn w:val="Normal"/>
    <w:link w:val="TitleChar"/>
    <w:qFormat/>
    <w:rsid w:val="0009113C"/>
    <w:pPr>
      <w:jc w:val="center"/>
    </w:pPr>
    <w:rPr>
      <w:rFonts w:cs="Arial"/>
      <w:b/>
      <w:color w:val="auto"/>
      <w:sz w:val="28"/>
      <w:szCs w:val="28"/>
      <w:lang w:val="en-GB"/>
    </w:rPr>
  </w:style>
  <w:style w:type="character" w:customStyle="1" w:styleId="TitleChar">
    <w:name w:val="Title Char"/>
    <w:basedOn w:val="DefaultParagraphFont"/>
    <w:link w:val="Title"/>
    <w:rsid w:val="0009113C"/>
    <w:rPr>
      <w:rFonts w:ascii="Arial" w:hAnsi="Arial" w:cs="Arial"/>
      <w:b/>
      <w:sz w:val="28"/>
      <w:szCs w:val="28"/>
      <w:lang w:val="en-GB"/>
    </w:rPr>
  </w:style>
  <w:style w:type="paragraph" w:customStyle="1" w:styleId="BulletText1">
    <w:name w:val="Bullet Text 1"/>
    <w:basedOn w:val="Normal"/>
    <w:rsid w:val="0009113C"/>
    <w:pPr>
      <w:tabs>
        <w:tab w:val="left" w:pos="187"/>
      </w:tabs>
      <w:suppressAutoHyphens/>
    </w:pPr>
    <w:rPr>
      <w:color w:val="auto"/>
      <w:sz w:val="22"/>
    </w:rPr>
  </w:style>
  <w:style w:type="paragraph" w:styleId="BlockText">
    <w:name w:val="Block Text"/>
    <w:basedOn w:val="Normal"/>
    <w:rsid w:val="0009113C"/>
    <w:pPr>
      <w:suppressAutoHyphens/>
    </w:pPr>
    <w:rPr>
      <w:color w:val="auto"/>
      <w:sz w:val="22"/>
    </w:rPr>
  </w:style>
  <w:style w:type="paragraph" w:styleId="NoSpacing">
    <w:name w:val="No Spacing"/>
    <w:uiPriority w:val="1"/>
    <w:qFormat/>
    <w:rsid w:val="0009113C"/>
    <w:pPr>
      <w:tabs>
        <w:tab w:val="left" w:pos="284"/>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jc w:val="both"/>
    </w:pPr>
    <w:rPr>
      <w:rFonts w:ascii="Arial" w:hAnsi="Arial"/>
      <w:sz w:val="22"/>
      <w:lang w:val="en-GB"/>
    </w:rPr>
  </w:style>
  <w:style w:type="character" w:customStyle="1" w:styleId="Heading7Char1">
    <w:name w:val="Heading 7 Char1"/>
    <w:basedOn w:val="DefaultParagraphFont"/>
    <w:uiPriority w:val="9"/>
    <w:semiHidden/>
    <w:rsid w:val="0009113C"/>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09113C"/>
    <w:rPr>
      <w:rFonts w:asciiTheme="majorHAnsi" w:eastAsiaTheme="majorEastAsia" w:hAnsiTheme="majorHAnsi" w:cstheme="majorBidi"/>
      <w:color w:val="272727" w:themeColor="text1" w:themeTint="D8"/>
      <w:sz w:val="21"/>
      <w:szCs w:val="21"/>
    </w:rPr>
  </w:style>
  <w:style w:type="paragraph" w:styleId="HTMLPreformatted">
    <w:name w:val="HTML Preformatted"/>
    <w:basedOn w:val="Normal"/>
    <w:link w:val="HTMLPreformattedChar"/>
    <w:uiPriority w:val="99"/>
    <w:semiHidden/>
    <w:unhideWhenUsed/>
    <w:rsid w:val="00B94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lang w:eastAsia="zh-CN"/>
    </w:rPr>
  </w:style>
  <w:style w:type="character" w:customStyle="1" w:styleId="HTMLPreformattedChar">
    <w:name w:val="HTML Preformatted Char"/>
    <w:basedOn w:val="DefaultParagraphFont"/>
    <w:link w:val="HTMLPreformatted"/>
    <w:uiPriority w:val="99"/>
    <w:semiHidden/>
    <w:rsid w:val="00B941C7"/>
    <w:rPr>
      <w:rFonts w:ascii="Courier New" w:hAnsi="Courier New" w:cs="Courier New"/>
      <w:lang w:eastAsia="zh-CN"/>
    </w:rPr>
  </w:style>
  <w:style w:type="character" w:styleId="HTMLCode">
    <w:name w:val="HTML Code"/>
    <w:basedOn w:val="DefaultParagraphFont"/>
    <w:uiPriority w:val="99"/>
    <w:semiHidden/>
    <w:unhideWhenUsed/>
    <w:rsid w:val="00B941C7"/>
    <w:rPr>
      <w:rFonts w:ascii="Courier New" w:eastAsia="Times New Roman" w:hAnsi="Courier New" w:cs="Courier New"/>
      <w:sz w:val="20"/>
      <w:szCs w:val="20"/>
    </w:rPr>
  </w:style>
  <w:style w:type="paragraph" w:styleId="Revision">
    <w:name w:val="Revision"/>
    <w:hidden/>
    <w:uiPriority w:val="99"/>
    <w:semiHidden/>
    <w:rsid w:val="00CE6E1E"/>
    <w:rPr>
      <w:rFonts w:ascii="Arial" w:hAnsi="Arial"/>
      <w:color w:val="000000"/>
    </w:rPr>
  </w:style>
  <w:style w:type="character" w:styleId="CommentReference">
    <w:name w:val="annotation reference"/>
    <w:basedOn w:val="DefaultParagraphFont"/>
    <w:uiPriority w:val="99"/>
    <w:semiHidden/>
    <w:unhideWhenUsed/>
    <w:rsid w:val="00CE6E1E"/>
    <w:rPr>
      <w:sz w:val="16"/>
      <w:szCs w:val="16"/>
    </w:rPr>
  </w:style>
  <w:style w:type="paragraph" w:styleId="CommentText">
    <w:name w:val="annotation text"/>
    <w:basedOn w:val="Normal"/>
    <w:link w:val="CommentTextChar"/>
    <w:uiPriority w:val="99"/>
    <w:unhideWhenUsed/>
    <w:rsid w:val="00CE6E1E"/>
  </w:style>
  <w:style w:type="character" w:customStyle="1" w:styleId="CommentTextChar">
    <w:name w:val="Comment Text Char"/>
    <w:basedOn w:val="DefaultParagraphFont"/>
    <w:link w:val="CommentText"/>
    <w:uiPriority w:val="99"/>
    <w:rsid w:val="00CE6E1E"/>
    <w:rPr>
      <w:rFonts w:ascii="Arial" w:hAnsi="Arial"/>
      <w:color w:val="000000"/>
    </w:rPr>
  </w:style>
  <w:style w:type="paragraph" w:styleId="CommentSubject">
    <w:name w:val="annotation subject"/>
    <w:basedOn w:val="CommentText"/>
    <w:next w:val="CommentText"/>
    <w:link w:val="CommentSubjectChar"/>
    <w:uiPriority w:val="99"/>
    <w:semiHidden/>
    <w:unhideWhenUsed/>
    <w:rsid w:val="00CE6E1E"/>
    <w:rPr>
      <w:b/>
      <w:bCs/>
    </w:rPr>
  </w:style>
  <w:style w:type="character" w:customStyle="1" w:styleId="CommentSubjectChar">
    <w:name w:val="Comment Subject Char"/>
    <w:basedOn w:val="CommentTextChar"/>
    <w:link w:val="CommentSubject"/>
    <w:uiPriority w:val="99"/>
    <w:semiHidden/>
    <w:rsid w:val="00CE6E1E"/>
    <w:rPr>
      <w:rFonts w:ascii="Arial" w:hAnsi="Arial"/>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80221">
      <w:bodyDiv w:val="1"/>
      <w:marLeft w:val="0"/>
      <w:marRight w:val="0"/>
      <w:marTop w:val="0"/>
      <w:marBottom w:val="0"/>
      <w:divBdr>
        <w:top w:val="none" w:sz="0" w:space="0" w:color="auto"/>
        <w:left w:val="none" w:sz="0" w:space="0" w:color="auto"/>
        <w:bottom w:val="none" w:sz="0" w:space="0" w:color="auto"/>
        <w:right w:val="none" w:sz="0" w:space="0" w:color="auto"/>
      </w:divBdr>
    </w:div>
    <w:div w:id="149711531">
      <w:bodyDiv w:val="1"/>
      <w:marLeft w:val="0"/>
      <w:marRight w:val="0"/>
      <w:marTop w:val="0"/>
      <w:marBottom w:val="0"/>
      <w:divBdr>
        <w:top w:val="none" w:sz="0" w:space="0" w:color="auto"/>
        <w:left w:val="none" w:sz="0" w:space="0" w:color="auto"/>
        <w:bottom w:val="none" w:sz="0" w:space="0" w:color="auto"/>
        <w:right w:val="none" w:sz="0" w:space="0" w:color="auto"/>
      </w:divBdr>
    </w:div>
    <w:div w:id="309865247">
      <w:bodyDiv w:val="1"/>
      <w:marLeft w:val="0"/>
      <w:marRight w:val="0"/>
      <w:marTop w:val="0"/>
      <w:marBottom w:val="0"/>
      <w:divBdr>
        <w:top w:val="none" w:sz="0" w:space="0" w:color="auto"/>
        <w:left w:val="none" w:sz="0" w:space="0" w:color="auto"/>
        <w:bottom w:val="none" w:sz="0" w:space="0" w:color="auto"/>
        <w:right w:val="none" w:sz="0" w:space="0" w:color="auto"/>
      </w:divBdr>
    </w:div>
    <w:div w:id="316080311">
      <w:bodyDiv w:val="1"/>
      <w:marLeft w:val="0"/>
      <w:marRight w:val="0"/>
      <w:marTop w:val="0"/>
      <w:marBottom w:val="0"/>
      <w:divBdr>
        <w:top w:val="none" w:sz="0" w:space="0" w:color="auto"/>
        <w:left w:val="none" w:sz="0" w:space="0" w:color="auto"/>
        <w:bottom w:val="none" w:sz="0" w:space="0" w:color="auto"/>
        <w:right w:val="none" w:sz="0" w:space="0" w:color="auto"/>
      </w:divBdr>
    </w:div>
    <w:div w:id="529563317">
      <w:bodyDiv w:val="1"/>
      <w:marLeft w:val="0"/>
      <w:marRight w:val="0"/>
      <w:marTop w:val="0"/>
      <w:marBottom w:val="0"/>
      <w:divBdr>
        <w:top w:val="none" w:sz="0" w:space="0" w:color="auto"/>
        <w:left w:val="none" w:sz="0" w:space="0" w:color="auto"/>
        <w:bottom w:val="none" w:sz="0" w:space="0" w:color="auto"/>
        <w:right w:val="none" w:sz="0" w:space="0" w:color="auto"/>
      </w:divBdr>
    </w:div>
    <w:div w:id="1126697850">
      <w:bodyDiv w:val="1"/>
      <w:marLeft w:val="2"/>
      <w:marRight w:val="2"/>
      <w:marTop w:val="1"/>
      <w:marBottom w:val="2"/>
      <w:divBdr>
        <w:top w:val="none" w:sz="0" w:space="0" w:color="auto"/>
        <w:left w:val="none" w:sz="0" w:space="0" w:color="auto"/>
        <w:bottom w:val="none" w:sz="0" w:space="0" w:color="auto"/>
        <w:right w:val="none" w:sz="0" w:space="0" w:color="auto"/>
      </w:divBdr>
      <w:divsChild>
        <w:div w:id="912272899">
          <w:marLeft w:val="0"/>
          <w:marRight w:val="0"/>
          <w:marTop w:val="0"/>
          <w:marBottom w:val="0"/>
          <w:divBdr>
            <w:top w:val="none" w:sz="0" w:space="2" w:color="auto"/>
            <w:left w:val="none" w:sz="0" w:space="2" w:color="auto"/>
            <w:bottom w:val="none" w:sz="0" w:space="2" w:color="auto"/>
            <w:right w:val="none" w:sz="0" w:space="2" w:color="auto"/>
          </w:divBdr>
          <w:divsChild>
            <w:div w:id="590283517">
              <w:marLeft w:val="0"/>
              <w:marRight w:val="0"/>
              <w:marTop w:val="0"/>
              <w:marBottom w:val="0"/>
              <w:divBdr>
                <w:top w:val="none" w:sz="0" w:space="0" w:color="auto"/>
                <w:left w:val="none" w:sz="0" w:space="0" w:color="auto"/>
                <w:bottom w:val="none" w:sz="0" w:space="0" w:color="auto"/>
                <w:right w:val="none" w:sz="0" w:space="0" w:color="auto"/>
              </w:divBdr>
              <w:divsChild>
                <w:div w:id="1593049499">
                  <w:marLeft w:val="0"/>
                  <w:marRight w:val="0"/>
                  <w:marTop w:val="0"/>
                  <w:marBottom w:val="0"/>
                  <w:divBdr>
                    <w:top w:val="none" w:sz="0" w:space="0" w:color="auto"/>
                    <w:left w:val="none" w:sz="0" w:space="0" w:color="auto"/>
                    <w:bottom w:val="none" w:sz="0" w:space="0" w:color="auto"/>
                    <w:right w:val="none" w:sz="0" w:space="0" w:color="auto"/>
                  </w:divBdr>
                  <w:divsChild>
                    <w:div w:id="109374416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156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465950-D3E6-4831-A651-2EA128E4776C}">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customXml/itemProps2.xml><?xml version="1.0" encoding="utf-8"?>
<ds:datastoreItem xmlns:ds="http://schemas.openxmlformats.org/officeDocument/2006/customXml" ds:itemID="{93FA6EA3-E166-4FE9-8823-29DB9B6FAF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477BC3-5928-47C4-8530-B5DDA03AF708}">
  <ds:schemaRefs>
    <ds:schemaRef ds:uri="http://schemas.microsoft.com/sharepoint/v3/contenttype/forms"/>
  </ds:schemaRefs>
</ds:datastoreItem>
</file>

<file path=customXml/itemProps4.xml><?xml version="1.0" encoding="utf-8"?>
<ds:datastoreItem xmlns:ds="http://schemas.openxmlformats.org/officeDocument/2006/customXml" ds:itemID="{3472B123-5EA4-8843-8ED6-B63EDB086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6</Pages>
  <Words>1106</Words>
  <Characters>6526</Characters>
  <Application>Microsoft Office Word</Application>
  <DocSecurity>0</DocSecurity>
  <Lines>225</Lines>
  <Paragraphs>141</Paragraphs>
  <ScaleCrop>false</ScaleCrop>
  <HeadingPairs>
    <vt:vector size="2" baseType="variant">
      <vt:variant>
        <vt:lpstr>Title</vt:lpstr>
      </vt:variant>
      <vt:variant>
        <vt:i4>1</vt:i4>
      </vt:variant>
    </vt:vector>
  </HeadingPairs>
  <TitlesOfParts>
    <vt:vector size="1" baseType="lpstr">
      <vt:lpstr>POLICY STATEMENT</vt:lpstr>
    </vt:vector>
  </TitlesOfParts>
  <Company>c</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STATEMENT</dc:title>
  <dc:subject/>
  <dc:creator>Alan McConnell</dc:creator>
  <cp:keywords/>
  <dc:description/>
  <cp:lastModifiedBy>Penny Patterson</cp:lastModifiedBy>
  <cp:revision>110</cp:revision>
  <cp:lastPrinted>2026-04-01T14:03:00Z</cp:lastPrinted>
  <dcterms:created xsi:type="dcterms:W3CDTF">2026-01-21T18:37:00Z</dcterms:created>
  <dcterms:modified xsi:type="dcterms:W3CDTF">2026-04-01T14:03:00Z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