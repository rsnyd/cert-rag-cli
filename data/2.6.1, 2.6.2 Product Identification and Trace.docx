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C8F6" w14:textId="77777777" w:rsidR="006D784E" w:rsidRPr="000754B4" w:rsidRDefault="006D784E" w:rsidP="00173C1D">
      <w:pPr>
        <w:pStyle w:val="Heading2"/>
        <w:rPr>
          <w:rFonts w:asciiTheme="minorHAnsi" w:hAnsiTheme="minorHAnsi" w:cstheme="minorHAnsi"/>
          <w:b w:val="0"/>
          <w:bCs w:val="0"/>
          <w:i w:val="0"/>
          <w:iCs w:val="0"/>
          <w:sz w:val="24"/>
          <w:szCs w:val="24"/>
          <w:u w:val="single"/>
        </w:rPr>
      </w:pPr>
      <w:r w:rsidRPr="000754B4">
        <w:rPr>
          <w:rStyle w:val="Strong"/>
          <w:rFonts w:asciiTheme="minorHAnsi" w:hAnsiTheme="minorHAnsi" w:cstheme="minorHAnsi"/>
          <w:b/>
          <w:bCs/>
          <w:i w:val="0"/>
          <w:iCs w:val="0"/>
          <w:sz w:val="24"/>
          <w:szCs w:val="24"/>
          <w:u w:val="single"/>
        </w:rPr>
        <w:t>INTRODUCTION</w:t>
      </w:r>
    </w:p>
    <w:p w14:paraId="01FB56E5" w14:textId="633D26A1" w:rsidR="006D784E" w:rsidRPr="006C116A" w:rsidRDefault="006C116A" w:rsidP="006C116A">
      <w:pPr>
        <w:spacing w:after="120"/>
        <w:rPr>
          <w:rFonts w:asciiTheme="minorHAnsi" w:hAnsiTheme="minorHAnsi" w:cstheme="minorHAnsi"/>
          <w:sz w:val="24"/>
          <w:szCs w:val="24"/>
        </w:rPr>
      </w:pPr>
      <w:r>
        <w:rPr>
          <w:rFonts w:asciiTheme="minorHAnsi" w:hAnsiTheme="minorHAnsi" w:cstheme="minorHAnsi"/>
          <w:sz w:val="24"/>
          <w:szCs w:val="24"/>
        </w:rPr>
        <w:br/>
      </w:r>
      <w:r w:rsidR="000E7603" w:rsidRPr="006C116A">
        <w:rPr>
          <w:rFonts w:asciiTheme="minorHAnsi" w:hAnsiTheme="minorHAnsi" w:cstheme="minorHAnsi"/>
          <w:sz w:val="24"/>
          <w:szCs w:val="24"/>
        </w:rPr>
        <w:t>This document defines the methods used for identifying and tracking raw materials, ingredients, packaging materials, work in progress, process inputs, rework, and finished products during all stages of production and storage.</w:t>
      </w:r>
    </w:p>
    <w:p w14:paraId="22413448" w14:textId="77777777" w:rsidR="006D784E" w:rsidRDefault="006D784E" w:rsidP="00173C1D">
      <w:pPr>
        <w:pStyle w:val="Heading2"/>
        <w:rPr>
          <w:rStyle w:val="Strong"/>
          <w:rFonts w:asciiTheme="minorHAnsi" w:hAnsiTheme="minorHAnsi" w:cstheme="minorHAnsi"/>
          <w:b/>
          <w:bCs/>
          <w:i w:val="0"/>
          <w:iCs w:val="0"/>
          <w:sz w:val="24"/>
          <w:szCs w:val="24"/>
          <w:u w:val="single"/>
        </w:rPr>
      </w:pPr>
      <w:r w:rsidRPr="000754B4">
        <w:rPr>
          <w:rStyle w:val="Strong"/>
          <w:rFonts w:asciiTheme="minorHAnsi" w:hAnsiTheme="minorHAnsi" w:cstheme="minorHAnsi"/>
          <w:b/>
          <w:bCs/>
          <w:i w:val="0"/>
          <w:iCs w:val="0"/>
          <w:sz w:val="24"/>
          <w:szCs w:val="24"/>
          <w:u w:val="single"/>
        </w:rPr>
        <w:t>SCOPE</w:t>
      </w:r>
    </w:p>
    <w:p w14:paraId="1F42B20D" w14:textId="26564F7A" w:rsidR="00F70A4A" w:rsidRPr="00F70A4A" w:rsidRDefault="00A2703A" w:rsidP="00F70A4A">
      <w:pPr>
        <w:spacing w:after="120"/>
        <w:rPr>
          <w:rFonts w:asciiTheme="minorHAnsi" w:hAnsiTheme="minorHAnsi" w:cstheme="minorHAnsi"/>
          <w:sz w:val="24"/>
          <w:szCs w:val="24"/>
        </w:rPr>
      </w:pPr>
      <w:r>
        <w:rPr>
          <w:rFonts w:asciiTheme="minorHAnsi" w:hAnsiTheme="minorHAnsi" w:cstheme="minorHAnsi"/>
          <w:sz w:val="24"/>
          <w:szCs w:val="24"/>
        </w:rPr>
        <w:br/>
      </w:r>
      <w:r w:rsidR="00F70A4A" w:rsidRPr="00F70A4A">
        <w:rPr>
          <w:rFonts w:asciiTheme="minorHAnsi" w:hAnsiTheme="minorHAnsi" w:cstheme="minorHAnsi"/>
          <w:sz w:val="24"/>
          <w:szCs w:val="24"/>
        </w:rPr>
        <w:t>This document applies to all raw materials, in-process materials, and finished products that are identified, lot-coded, tracked, and subject to recall at Spices Inc. Traceability is maintained using in-house lot numbers and date-based records</w:t>
      </w:r>
      <w:r w:rsidR="00F70A4A">
        <w:rPr>
          <w:rFonts w:asciiTheme="minorHAnsi" w:hAnsiTheme="minorHAnsi" w:cstheme="minorHAnsi"/>
          <w:sz w:val="24"/>
          <w:szCs w:val="24"/>
        </w:rPr>
        <w:t>.</w:t>
      </w:r>
    </w:p>
    <w:p w14:paraId="77D2BF42" w14:textId="77777777" w:rsidR="00F70A4A" w:rsidRDefault="00F70A4A" w:rsidP="00F70A4A">
      <w:pPr>
        <w:spacing w:after="120"/>
        <w:rPr>
          <w:rStyle w:val="Strong"/>
          <w:rFonts w:asciiTheme="minorHAnsi" w:hAnsiTheme="minorHAnsi" w:cstheme="minorHAnsi"/>
          <w:sz w:val="24"/>
          <w:szCs w:val="24"/>
          <w:u w:val="single"/>
        </w:rPr>
      </w:pPr>
    </w:p>
    <w:p w14:paraId="52FEF03A" w14:textId="427E06AC" w:rsidR="00955A08" w:rsidRPr="00955A08" w:rsidRDefault="00955A08" w:rsidP="00F70A4A">
      <w:pPr>
        <w:spacing w:after="120"/>
        <w:rPr>
          <w:rStyle w:val="Strong"/>
          <w:rFonts w:asciiTheme="minorHAnsi" w:hAnsiTheme="minorHAnsi" w:cstheme="minorHAnsi"/>
          <w:b w:val="0"/>
          <w:bCs w:val="0"/>
          <w:i/>
          <w:iCs/>
          <w:sz w:val="24"/>
          <w:szCs w:val="24"/>
          <w:u w:val="single"/>
        </w:rPr>
      </w:pPr>
      <w:r w:rsidRPr="00955A08">
        <w:rPr>
          <w:rStyle w:val="Strong"/>
          <w:rFonts w:asciiTheme="minorHAnsi" w:hAnsiTheme="minorHAnsi" w:cstheme="minorHAnsi"/>
          <w:sz w:val="24"/>
          <w:szCs w:val="24"/>
          <w:u w:val="single"/>
        </w:rPr>
        <w:t>RESPONSIBILITY</w:t>
      </w:r>
    </w:p>
    <w:p w14:paraId="7EB0724D" w14:textId="634B971D" w:rsidR="006D784E" w:rsidRPr="00847F00" w:rsidRDefault="001E1D1B" w:rsidP="00173C1D">
      <w:pPr>
        <w:pStyle w:val="NormalWeb"/>
        <w:rPr>
          <w:rFonts w:asciiTheme="minorHAnsi" w:hAnsiTheme="minorHAnsi" w:cstheme="minorHAnsi"/>
        </w:rPr>
      </w:pPr>
      <w:r>
        <w:rPr>
          <w:rFonts w:asciiTheme="minorHAnsi" w:hAnsiTheme="minorHAnsi" w:cstheme="minorHAnsi"/>
        </w:rPr>
        <w:t xml:space="preserve">Chief Operations Officer (COO), </w:t>
      </w:r>
      <w:r w:rsidR="005F31AB">
        <w:rPr>
          <w:rFonts w:asciiTheme="minorHAnsi" w:hAnsiTheme="minorHAnsi" w:cstheme="minorHAnsi"/>
        </w:rPr>
        <w:t xml:space="preserve">Quality Assurance Manager, </w:t>
      </w:r>
      <w:r w:rsidR="00223041">
        <w:rPr>
          <w:rFonts w:asciiTheme="minorHAnsi" w:hAnsiTheme="minorHAnsi" w:cstheme="minorHAnsi"/>
        </w:rPr>
        <w:t>Inventory Control Manager</w:t>
      </w:r>
    </w:p>
    <w:p w14:paraId="521DFEE4" w14:textId="77777777" w:rsidR="006D784E" w:rsidRPr="000754B4" w:rsidRDefault="006D784E" w:rsidP="00173C1D">
      <w:pPr>
        <w:pStyle w:val="NormalWeb"/>
        <w:rPr>
          <w:rFonts w:asciiTheme="minorHAnsi" w:hAnsiTheme="minorHAnsi" w:cstheme="minorHAnsi"/>
          <w:b/>
          <w:bCs/>
          <w:u w:val="single"/>
        </w:rPr>
      </w:pPr>
      <w:r w:rsidRPr="000754B4">
        <w:rPr>
          <w:rFonts w:asciiTheme="minorHAnsi" w:hAnsiTheme="minorHAnsi" w:cstheme="minorHAnsi"/>
          <w:b/>
          <w:bCs/>
          <w:u w:val="single"/>
        </w:rPr>
        <w:t>PROCEDURE</w:t>
      </w:r>
    </w:p>
    <w:p w14:paraId="7FA6D3AB" w14:textId="6473F24D" w:rsidR="00B941C7" w:rsidRPr="00B941C7" w:rsidRDefault="00B941C7" w:rsidP="00B941C7">
      <w:pPr>
        <w:pStyle w:val="Heading2"/>
        <w:rPr>
          <w:rFonts w:asciiTheme="minorHAnsi" w:hAnsiTheme="minorHAnsi" w:cstheme="minorHAnsi"/>
          <w:b w:val="0"/>
          <w:bCs w:val="0"/>
          <w:i w:val="0"/>
          <w:iCs w:val="0"/>
          <w:color w:val="auto"/>
          <w:sz w:val="24"/>
          <w:szCs w:val="24"/>
        </w:rPr>
      </w:pPr>
      <w:r w:rsidRPr="00B941C7">
        <w:rPr>
          <w:rFonts w:asciiTheme="minorHAnsi" w:hAnsiTheme="minorHAnsi" w:cstheme="minorHAnsi"/>
          <w:b w:val="0"/>
          <w:bCs w:val="0"/>
          <w:i w:val="0"/>
          <w:iCs w:val="0"/>
          <w:sz w:val="24"/>
          <w:szCs w:val="24"/>
        </w:rPr>
        <w:t>Raw Material Receipt &amp; Identification</w:t>
      </w:r>
    </w:p>
    <w:p w14:paraId="6414B17F" w14:textId="77777777" w:rsidR="00B941C7" w:rsidRDefault="00B941C7">
      <w:pPr>
        <w:pStyle w:val="Heading3"/>
        <w:numPr>
          <w:ilvl w:val="0"/>
          <w:numId w:val="10"/>
        </w:numPr>
        <w:rPr>
          <w:rFonts w:asciiTheme="minorHAnsi" w:hAnsiTheme="minorHAnsi" w:cstheme="minorHAnsi"/>
          <w:b w:val="0"/>
          <w:bCs w:val="0"/>
          <w:sz w:val="24"/>
          <w:szCs w:val="24"/>
        </w:rPr>
      </w:pPr>
      <w:r w:rsidRPr="00B941C7">
        <w:rPr>
          <w:rFonts w:asciiTheme="minorHAnsi" w:hAnsiTheme="minorHAnsi" w:cstheme="minorHAnsi"/>
          <w:b w:val="0"/>
          <w:bCs w:val="0"/>
          <w:sz w:val="24"/>
          <w:szCs w:val="24"/>
        </w:rPr>
        <w:t>Receiving</w:t>
      </w:r>
    </w:p>
    <w:p w14:paraId="5627FDFE" w14:textId="77777777" w:rsidR="00B941C7" w:rsidRPr="004C369D" w:rsidRDefault="00B941C7">
      <w:pPr>
        <w:pStyle w:val="Heading3"/>
        <w:numPr>
          <w:ilvl w:val="1"/>
          <w:numId w:val="10"/>
        </w:numPr>
        <w:rPr>
          <w:rFonts w:asciiTheme="minorHAnsi" w:hAnsiTheme="minorHAnsi" w:cstheme="minorHAnsi"/>
          <w:sz w:val="24"/>
          <w:szCs w:val="24"/>
        </w:rPr>
      </w:pPr>
      <w:r w:rsidRPr="004C369D">
        <w:rPr>
          <w:rFonts w:asciiTheme="minorHAnsi" w:hAnsiTheme="minorHAnsi" w:cstheme="minorHAnsi"/>
          <w:b w:val="0"/>
          <w:bCs w:val="0"/>
          <w:sz w:val="24"/>
          <w:szCs w:val="24"/>
        </w:rPr>
        <w:t>Raw materials are received via</w:t>
      </w:r>
      <w:r w:rsidRPr="004C369D">
        <w:rPr>
          <w:rFonts w:asciiTheme="minorHAnsi" w:hAnsiTheme="minorHAnsi" w:cstheme="minorHAnsi"/>
          <w:sz w:val="24"/>
          <w:szCs w:val="24"/>
        </w:rPr>
        <w:t xml:space="preserve"> </w:t>
      </w:r>
      <w:r w:rsidRPr="004C369D">
        <w:rPr>
          <w:rStyle w:val="Strong"/>
          <w:rFonts w:asciiTheme="minorHAnsi" w:hAnsiTheme="minorHAnsi" w:cstheme="minorHAnsi"/>
          <w:sz w:val="24"/>
          <w:szCs w:val="24"/>
        </w:rPr>
        <w:t>freight carriers or FedEx Ground</w:t>
      </w:r>
      <w:r w:rsidRPr="004C369D">
        <w:rPr>
          <w:rFonts w:asciiTheme="minorHAnsi" w:hAnsiTheme="minorHAnsi" w:cstheme="minorHAnsi"/>
          <w:sz w:val="24"/>
          <w:szCs w:val="24"/>
        </w:rPr>
        <w:t>.</w:t>
      </w:r>
    </w:p>
    <w:p w14:paraId="53C40C36" w14:textId="6FF89AD6" w:rsidR="00B941C7" w:rsidRDefault="00B941C7">
      <w:pPr>
        <w:pStyle w:val="Heading3"/>
        <w:numPr>
          <w:ilvl w:val="1"/>
          <w:numId w:val="10"/>
        </w:numPr>
        <w:rPr>
          <w:rFonts w:asciiTheme="minorHAnsi" w:hAnsiTheme="minorHAnsi" w:cstheme="minorHAnsi"/>
          <w:sz w:val="24"/>
          <w:szCs w:val="24"/>
        </w:rPr>
      </w:pPr>
      <w:r w:rsidRPr="004C369D">
        <w:rPr>
          <w:rFonts w:asciiTheme="minorHAnsi" w:hAnsiTheme="minorHAnsi" w:cstheme="minorHAnsi"/>
          <w:b w:val="0"/>
          <w:bCs w:val="0"/>
          <w:sz w:val="24"/>
          <w:szCs w:val="24"/>
        </w:rPr>
        <w:t>Upon receipt, each raw material is inspected and logged in the</w:t>
      </w:r>
      <w:r w:rsidRPr="004C369D">
        <w:rPr>
          <w:rFonts w:asciiTheme="minorHAnsi" w:hAnsiTheme="minorHAnsi" w:cstheme="minorHAnsi"/>
          <w:sz w:val="24"/>
          <w:szCs w:val="24"/>
        </w:rPr>
        <w:t xml:space="preserve"> </w:t>
      </w:r>
      <w:r w:rsidRPr="004C369D">
        <w:rPr>
          <w:rStyle w:val="Strong"/>
          <w:rFonts w:asciiTheme="minorHAnsi" w:hAnsiTheme="minorHAnsi" w:cstheme="minorHAnsi"/>
          <w:sz w:val="24"/>
          <w:szCs w:val="24"/>
        </w:rPr>
        <w:t>Lot Number Book</w:t>
      </w:r>
      <w:r w:rsidRPr="004C369D">
        <w:rPr>
          <w:rFonts w:asciiTheme="minorHAnsi" w:hAnsiTheme="minorHAnsi" w:cstheme="minorHAnsi"/>
          <w:sz w:val="24"/>
          <w:szCs w:val="24"/>
        </w:rPr>
        <w:t>.</w:t>
      </w:r>
    </w:p>
    <w:p w14:paraId="5DA79914" w14:textId="2F61870C" w:rsidR="000F10C8" w:rsidRPr="000F10C8" w:rsidRDefault="000F10C8">
      <w:pPr>
        <w:pStyle w:val="Heading3"/>
        <w:numPr>
          <w:ilvl w:val="1"/>
          <w:numId w:val="10"/>
        </w:numPr>
        <w:rPr>
          <w:rStyle w:val="Strong"/>
          <w:rFonts w:asciiTheme="minorHAnsi" w:hAnsiTheme="minorHAnsi" w:cstheme="minorHAnsi"/>
          <w:sz w:val="24"/>
          <w:szCs w:val="24"/>
        </w:rPr>
      </w:pPr>
      <w:r w:rsidRPr="000F10C8">
        <w:rPr>
          <w:rStyle w:val="Strong"/>
          <w:rFonts w:asciiTheme="minorHAnsi" w:hAnsiTheme="minorHAnsi" w:cstheme="minorHAnsi"/>
          <w:sz w:val="24"/>
          <w:szCs w:val="24"/>
        </w:rPr>
        <w:t>Receipt dates for ingredients and food-contact packaging/materials are recorded on receiving records</w:t>
      </w:r>
    </w:p>
    <w:p w14:paraId="231562D0" w14:textId="3765C5AB" w:rsidR="00B941C7" w:rsidRPr="00B941C7" w:rsidRDefault="00B941C7" w:rsidP="00B941C7">
      <w:pPr>
        <w:pStyle w:val="Heading3"/>
        <w:rPr>
          <w:rFonts w:asciiTheme="minorHAnsi" w:hAnsiTheme="minorHAnsi" w:cstheme="minorHAnsi"/>
          <w:b w:val="0"/>
          <w:bCs w:val="0"/>
          <w:sz w:val="24"/>
          <w:szCs w:val="24"/>
        </w:rPr>
      </w:pPr>
      <w:r w:rsidRPr="00B941C7">
        <w:rPr>
          <w:rFonts w:asciiTheme="minorHAnsi" w:hAnsiTheme="minorHAnsi" w:cstheme="minorHAnsi"/>
          <w:b w:val="0"/>
          <w:bCs w:val="0"/>
          <w:sz w:val="24"/>
          <w:szCs w:val="24"/>
        </w:rPr>
        <w:t>In-House Lot Code Assignment</w:t>
      </w:r>
    </w:p>
    <w:p w14:paraId="067C8E52" w14:textId="77777777" w:rsidR="00B941C7" w:rsidRPr="00B941C7" w:rsidRDefault="00B941C7">
      <w:pPr>
        <w:pStyle w:val="NormalWeb"/>
        <w:numPr>
          <w:ilvl w:val="0"/>
          <w:numId w:val="10"/>
        </w:numPr>
        <w:rPr>
          <w:rFonts w:asciiTheme="minorHAnsi" w:hAnsiTheme="minorHAnsi" w:cstheme="minorHAnsi"/>
        </w:rPr>
      </w:pPr>
      <w:r w:rsidRPr="00B941C7">
        <w:rPr>
          <w:rFonts w:asciiTheme="minorHAnsi" w:hAnsiTheme="minorHAnsi" w:cstheme="minorHAnsi"/>
        </w:rPr>
        <w:t xml:space="preserve">Each raw material is assigned an </w:t>
      </w:r>
      <w:r w:rsidRPr="00B941C7">
        <w:rPr>
          <w:rStyle w:val="Strong"/>
          <w:rFonts w:asciiTheme="minorHAnsi" w:hAnsiTheme="minorHAnsi" w:cstheme="minorHAnsi"/>
          <w:b w:val="0"/>
          <w:bCs w:val="0"/>
        </w:rPr>
        <w:t>in-house lot number</w:t>
      </w:r>
      <w:r w:rsidRPr="00B941C7">
        <w:rPr>
          <w:rFonts w:asciiTheme="minorHAnsi" w:hAnsiTheme="minorHAnsi" w:cstheme="minorHAnsi"/>
        </w:rPr>
        <w:t xml:space="preserve"> at receipt.</w:t>
      </w:r>
    </w:p>
    <w:p w14:paraId="736CA193" w14:textId="77777777" w:rsidR="00B941C7" w:rsidRPr="00B941C7" w:rsidRDefault="00B941C7" w:rsidP="00923EAA">
      <w:pPr>
        <w:pStyle w:val="NormalWeb"/>
        <w:ind w:left="1440"/>
        <w:rPr>
          <w:rFonts w:asciiTheme="minorHAnsi" w:hAnsiTheme="minorHAnsi" w:cstheme="minorHAnsi"/>
        </w:rPr>
      </w:pPr>
      <w:r w:rsidRPr="00B941C7">
        <w:rPr>
          <w:rStyle w:val="Strong"/>
          <w:rFonts w:asciiTheme="minorHAnsi" w:hAnsiTheme="minorHAnsi" w:cstheme="minorHAnsi"/>
          <w:b w:val="0"/>
          <w:bCs w:val="0"/>
        </w:rPr>
        <w:t>Lot code format:</w:t>
      </w:r>
    </w:p>
    <w:p w14:paraId="297F70AD" w14:textId="6D4964A5" w:rsidR="00B941C7" w:rsidRPr="00B941C7" w:rsidRDefault="00B941C7" w:rsidP="00923EAA">
      <w:pPr>
        <w:pStyle w:val="HTMLPreformatted"/>
        <w:ind w:left="1440"/>
        <w:rPr>
          <w:rFonts w:asciiTheme="minorHAnsi" w:hAnsiTheme="minorHAnsi" w:cstheme="minorHAnsi"/>
          <w:sz w:val="24"/>
          <w:szCs w:val="24"/>
        </w:rPr>
      </w:pPr>
      <w:r w:rsidRPr="00B941C7">
        <w:rPr>
          <w:rStyle w:val="HTMLCode"/>
          <w:rFonts w:asciiTheme="minorHAnsi" w:hAnsiTheme="minorHAnsi" w:cstheme="minorHAnsi"/>
          <w:sz w:val="24"/>
          <w:szCs w:val="24"/>
        </w:rPr>
        <w:t>[SKU] – [Supplier Code] – [</w:t>
      </w:r>
      <w:ins w:id="0" w:author="Penny Patterson" w:date="2026-04-09T14:59:00Z" w16du:dateUtc="2026-04-09T18:59:00Z">
        <w:r w:rsidR="00C961E5" w:rsidRPr="00B941C7">
          <w:rPr>
            <w:rStyle w:val="HTMLCode"/>
            <w:rFonts w:asciiTheme="minorHAnsi" w:hAnsiTheme="minorHAnsi" w:cstheme="minorHAnsi"/>
            <w:sz w:val="24"/>
            <w:szCs w:val="24"/>
          </w:rPr>
          <w:t xml:space="preserve">2-Digit </w:t>
        </w:r>
      </w:ins>
      <w:r w:rsidRPr="00B941C7">
        <w:rPr>
          <w:rStyle w:val="HTMLCode"/>
          <w:rFonts w:asciiTheme="minorHAnsi" w:hAnsiTheme="minorHAnsi" w:cstheme="minorHAnsi"/>
          <w:sz w:val="24"/>
          <w:szCs w:val="24"/>
        </w:rPr>
        <w:t xml:space="preserve">Day] – [Month Letter] – [2-Digit Year] </w:t>
      </w:r>
    </w:p>
    <w:p w14:paraId="19126275" w14:textId="77777777" w:rsidR="00B941C7" w:rsidRPr="00B941C7" w:rsidRDefault="00B941C7" w:rsidP="00923EAA">
      <w:pPr>
        <w:pStyle w:val="NormalWeb"/>
        <w:ind w:left="1440"/>
        <w:rPr>
          <w:rFonts w:asciiTheme="minorHAnsi" w:hAnsiTheme="minorHAnsi" w:cstheme="minorHAnsi"/>
        </w:rPr>
      </w:pPr>
      <w:r w:rsidRPr="00B941C7">
        <w:rPr>
          <w:rStyle w:val="Strong"/>
          <w:rFonts w:asciiTheme="minorHAnsi" w:hAnsiTheme="minorHAnsi" w:cstheme="minorHAnsi"/>
          <w:b w:val="0"/>
          <w:bCs w:val="0"/>
        </w:rPr>
        <w:t>Month lettering system:</w:t>
      </w:r>
    </w:p>
    <w:p w14:paraId="7157F286" w14:textId="77777777" w:rsidR="00B941C7" w:rsidRPr="00B941C7" w:rsidRDefault="00B941C7">
      <w:pPr>
        <w:numPr>
          <w:ilvl w:val="0"/>
          <w:numId w:val="1"/>
        </w:numPr>
        <w:tabs>
          <w:tab w:val="clear" w:pos="720"/>
          <w:tab w:val="num" w:pos="2160"/>
        </w:tabs>
        <w:spacing w:before="100" w:beforeAutospacing="1" w:after="100" w:afterAutospacing="1"/>
        <w:ind w:left="2160"/>
        <w:rPr>
          <w:rFonts w:asciiTheme="minorHAnsi" w:hAnsiTheme="minorHAnsi" w:cstheme="minorHAnsi"/>
          <w:sz w:val="24"/>
          <w:szCs w:val="24"/>
        </w:rPr>
      </w:pPr>
      <w:r w:rsidRPr="00B941C7">
        <w:rPr>
          <w:rFonts w:asciiTheme="minorHAnsi" w:hAnsiTheme="minorHAnsi" w:cstheme="minorHAnsi"/>
          <w:sz w:val="24"/>
          <w:szCs w:val="24"/>
        </w:rPr>
        <w:lastRenderedPageBreak/>
        <w:t>A = January</w:t>
      </w:r>
    </w:p>
    <w:p w14:paraId="55FFFE95" w14:textId="77777777" w:rsidR="00B941C7" w:rsidRPr="00B941C7" w:rsidRDefault="00B941C7">
      <w:pPr>
        <w:numPr>
          <w:ilvl w:val="0"/>
          <w:numId w:val="1"/>
        </w:numPr>
        <w:tabs>
          <w:tab w:val="clear" w:pos="720"/>
          <w:tab w:val="num" w:pos="2160"/>
        </w:tabs>
        <w:spacing w:before="100" w:beforeAutospacing="1" w:after="100" w:afterAutospacing="1"/>
        <w:ind w:left="2160"/>
        <w:rPr>
          <w:rFonts w:asciiTheme="minorHAnsi" w:hAnsiTheme="minorHAnsi" w:cstheme="minorHAnsi"/>
          <w:sz w:val="24"/>
          <w:szCs w:val="24"/>
        </w:rPr>
      </w:pPr>
      <w:r w:rsidRPr="00B941C7">
        <w:rPr>
          <w:rFonts w:asciiTheme="minorHAnsi" w:hAnsiTheme="minorHAnsi" w:cstheme="minorHAnsi"/>
          <w:sz w:val="24"/>
          <w:szCs w:val="24"/>
        </w:rPr>
        <w:t>B = February</w:t>
      </w:r>
    </w:p>
    <w:p w14:paraId="58D6765D" w14:textId="77777777" w:rsidR="00B941C7" w:rsidRPr="00B941C7" w:rsidRDefault="00B941C7">
      <w:pPr>
        <w:numPr>
          <w:ilvl w:val="0"/>
          <w:numId w:val="1"/>
        </w:numPr>
        <w:tabs>
          <w:tab w:val="clear" w:pos="720"/>
          <w:tab w:val="num" w:pos="2160"/>
        </w:tabs>
        <w:spacing w:before="100" w:beforeAutospacing="1" w:after="100" w:afterAutospacing="1"/>
        <w:ind w:left="2160"/>
        <w:rPr>
          <w:rFonts w:asciiTheme="minorHAnsi" w:hAnsiTheme="minorHAnsi" w:cstheme="minorHAnsi"/>
          <w:sz w:val="24"/>
          <w:szCs w:val="24"/>
        </w:rPr>
      </w:pPr>
      <w:r w:rsidRPr="00B941C7">
        <w:rPr>
          <w:rFonts w:asciiTheme="minorHAnsi" w:hAnsiTheme="minorHAnsi" w:cstheme="minorHAnsi"/>
          <w:sz w:val="24"/>
          <w:szCs w:val="24"/>
        </w:rPr>
        <w:t>C = March</w:t>
      </w:r>
    </w:p>
    <w:p w14:paraId="3687BEA1" w14:textId="77777777" w:rsidR="00B941C7" w:rsidRPr="00B941C7" w:rsidRDefault="00B941C7">
      <w:pPr>
        <w:numPr>
          <w:ilvl w:val="0"/>
          <w:numId w:val="1"/>
        </w:numPr>
        <w:tabs>
          <w:tab w:val="clear" w:pos="720"/>
          <w:tab w:val="num" w:pos="2160"/>
        </w:tabs>
        <w:spacing w:before="100" w:beforeAutospacing="1" w:after="100" w:afterAutospacing="1"/>
        <w:ind w:left="2160"/>
        <w:rPr>
          <w:rFonts w:asciiTheme="minorHAnsi" w:hAnsiTheme="minorHAnsi" w:cstheme="minorHAnsi"/>
          <w:sz w:val="24"/>
          <w:szCs w:val="24"/>
        </w:rPr>
      </w:pPr>
      <w:r w:rsidRPr="00B941C7">
        <w:rPr>
          <w:rFonts w:asciiTheme="minorHAnsi" w:hAnsiTheme="minorHAnsi" w:cstheme="minorHAnsi"/>
          <w:sz w:val="24"/>
          <w:szCs w:val="24"/>
        </w:rPr>
        <w:t>(continues sequentially through the year)</w:t>
      </w:r>
    </w:p>
    <w:p w14:paraId="10A8EF19" w14:textId="77777777" w:rsidR="00B941C7" w:rsidRPr="00B941C7" w:rsidRDefault="00B941C7" w:rsidP="00923EAA">
      <w:pPr>
        <w:pStyle w:val="NormalWeb"/>
        <w:ind w:left="1440"/>
        <w:rPr>
          <w:rFonts w:asciiTheme="minorHAnsi" w:hAnsiTheme="minorHAnsi" w:cstheme="minorHAnsi"/>
        </w:rPr>
      </w:pPr>
      <w:r w:rsidRPr="00B941C7">
        <w:rPr>
          <w:rStyle w:val="Strong"/>
          <w:rFonts w:asciiTheme="minorHAnsi" w:hAnsiTheme="minorHAnsi" w:cstheme="minorHAnsi"/>
          <w:b w:val="0"/>
          <w:bCs w:val="0"/>
        </w:rPr>
        <w:t>Example:</w:t>
      </w:r>
    </w:p>
    <w:p w14:paraId="3BE945EF" w14:textId="77777777" w:rsidR="00B941C7" w:rsidRPr="00B941C7" w:rsidRDefault="00B941C7" w:rsidP="00923EAA">
      <w:pPr>
        <w:pStyle w:val="HTMLPreformatted"/>
        <w:ind w:left="1440"/>
        <w:rPr>
          <w:rFonts w:asciiTheme="minorHAnsi" w:hAnsiTheme="minorHAnsi" w:cstheme="minorHAnsi"/>
          <w:sz w:val="24"/>
          <w:szCs w:val="24"/>
        </w:rPr>
      </w:pPr>
      <w:r w:rsidRPr="00B941C7">
        <w:rPr>
          <w:rStyle w:val="HTMLCode"/>
          <w:rFonts w:asciiTheme="minorHAnsi" w:hAnsiTheme="minorHAnsi" w:cstheme="minorHAnsi"/>
          <w:sz w:val="24"/>
          <w:szCs w:val="24"/>
        </w:rPr>
        <w:t>100102BY21A26</w:t>
      </w:r>
    </w:p>
    <w:p w14:paraId="7F2CAFF9" w14:textId="07304B78" w:rsidR="00B941C7" w:rsidRPr="00B941C7" w:rsidRDefault="00B941C7" w:rsidP="00B941C7">
      <w:pPr>
        <w:pStyle w:val="Heading3"/>
        <w:rPr>
          <w:rFonts w:asciiTheme="minorHAnsi" w:hAnsiTheme="minorHAnsi" w:cstheme="minorHAnsi"/>
          <w:b w:val="0"/>
          <w:bCs w:val="0"/>
          <w:sz w:val="24"/>
          <w:szCs w:val="24"/>
        </w:rPr>
      </w:pPr>
      <w:r w:rsidRPr="00B941C7">
        <w:rPr>
          <w:rFonts w:asciiTheme="minorHAnsi" w:hAnsiTheme="minorHAnsi" w:cstheme="minorHAnsi"/>
          <w:b w:val="0"/>
          <w:bCs w:val="0"/>
          <w:sz w:val="24"/>
          <w:szCs w:val="24"/>
        </w:rPr>
        <w:t>Lot Number Recording</w:t>
      </w:r>
    </w:p>
    <w:p w14:paraId="7067CE9A" w14:textId="78F13BE8" w:rsidR="00B941C7" w:rsidRPr="00B941C7" w:rsidRDefault="00B941C7">
      <w:pPr>
        <w:numPr>
          <w:ilvl w:val="0"/>
          <w:numId w:val="2"/>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The lot number is recorded in the Lot Number Book</w:t>
      </w:r>
      <w:r w:rsidR="00FD21DE">
        <w:rPr>
          <w:rFonts w:asciiTheme="minorHAnsi" w:hAnsiTheme="minorHAnsi" w:cstheme="minorHAnsi"/>
          <w:sz w:val="24"/>
          <w:szCs w:val="24"/>
        </w:rPr>
        <w:t xml:space="preserve"> when received and approved</w:t>
      </w:r>
      <w:r w:rsidRPr="00B941C7">
        <w:rPr>
          <w:rFonts w:asciiTheme="minorHAnsi" w:hAnsiTheme="minorHAnsi" w:cstheme="minorHAnsi"/>
          <w:sz w:val="24"/>
          <w:szCs w:val="24"/>
        </w:rPr>
        <w:t>.</w:t>
      </w:r>
    </w:p>
    <w:p w14:paraId="596DE068" w14:textId="66F2B3C5" w:rsidR="00B941C7" w:rsidRPr="00B941C7" w:rsidRDefault="00B941C7">
      <w:pPr>
        <w:numPr>
          <w:ilvl w:val="0"/>
          <w:numId w:val="2"/>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When the </w:t>
      </w:r>
      <w:r w:rsidRPr="00B941C7">
        <w:rPr>
          <w:rStyle w:val="Strong"/>
          <w:rFonts w:asciiTheme="minorHAnsi" w:hAnsiTheme="minorHAnsi" w:cstheme="minorHAnsi"/>
          <w:b w:val="0"/>
          <w:bCs w:val="0"/>
          <w:sz w:val="24"/>
          <w:szCs w:val="24"/>
        </w:rPr>
        <w:t>first container of that batch is opened</w:t>
      </w:r>
      <w:r w:rsidRPr="00B941C7">
        <w:rPr>
          <w:rFonts w:asciiTheme="minorHAnsi" w:hAnsiTheme="minorHAnsi" w:cstheme="minorHAnsi"/>
          <w:sz w:val="24"/>
          <w:szCs w:val="24"/>
        </w:rPr>
        <w:t xml:space="preserve">, the lot is marked as </w:t>
      </w:r>
      <w:r w:rsidR="00663051">
        <w:rPr>
          <w:rStyle w:val="Strong"/>
          <w:rFonts w:asciiTheme="minorHAnsi" w:hAnsiTheme="minorHAnsi" w:cstheme="minorHAnsi"/>
          <w:b w:val="0"/>
          <w:bCs w:val="0"/>
          <w:sz w:val="24"/>
          <w:szCs w:val="24"/>
        </w:rPr>
        <w:t>with a start date.</w:t>
      </w:r>
    </w:p>
    <w:p w14:paraId="239A8CCC" w14:textId="289043D7" w:rsidR="00B941C7" w:rsidRPr="00C75D11" w:rsidRDefault="00C75D11">
      <w:pPr>
        <w:numPr>
          <w:ilvl w:val="0"/>
          <w:numId w:val="2"/>
        </w:numPr>
        <w:spacing w:before="100" w:beforeAutospacing="1" w:after="100" w:afterAutospacing="1"/>
        <w:rPr>
          <w:rFonts w:asciiTheme="minorHAnsi" w:hAnsiTheme="minorHAnsi" w:cstheme="minorHAnsi"/>
          <w:sz w:val="24"/>
          <w:szCs w:val="24"/>
        </w:rPr>
      </w:pPr>
      <w:ins w:id="1" w:author="Penny Patterson" w:date="2026-02-11T14:01:00Z" w16du:dateUtc="2026-02-11T19:01:00Z">
        <w:r w:rsidRPr="00C75D11">
          <w:rPr>
            <w:rFonts w:asciiTheme="minorHAnsi" w:hAnsiTheme="minorHAnsi" w:cstheme="minorHAnsi"/>
            <w:sz w:val="24"/>
            <w:szCs w:val="24"/>
            <w:rPrChange w:id="2" w:author="Penny Patterson" w:date="2026-02-11T14:01:00Z" w16du:dateUtc="2026-02-11T19:01:00Z">
              <w:rPr>
                <w:rFonts w:ascii="Helvetica" w:hAnsi="Helvetica" w:cs="Helvetica"/>
                <w:sz w:val="24"/>
                <w:szCs w:val="24"/>
              </w:rPr>
            </w:rPrChange>
          </w:rPr>
          <w:t>All product sold after the open date is traceable and assigned to that lot until a new lot is started</w:t>
        </w:r>
      </w:ins>
      <w:commentRangeStart w:id="3"/>
      <w:del w:id="4" w:author="Penny Patterson" w:date="2026-02-11T14:01:00Z" w16du:dateUtc="2026-02-11T19:01:00Z">
        <w:r w:rsidR="00B941C7" w:rsidRPr="00C75D11" w:rsidDel="00C75D11">
          <w:rPr>
            <w:rFonts w:asciiTheme="minorHAnsi" w:hAnsiTheme="minorHAnsi" w:cstheme="minorHAnsi"/>
            <w:sz w:val="24"/>
            <w:szCs w:val="24"/>
          </w:rPr>
          <w:delText xml:space="preserve">All product sold </w:delText>
        </w:r>
        <w:r w:rsidR="00B941C7" w:rsidRPr="00C75D11" w:rsidDel="00C75D11">
          <w:rPr>
            <w:rStyle w:val="Strong"/>
            <w:rFonts w:asciiTheme="minorHAnsi" w:hAnsiTheme="minorHAnsi" w:cstheme="minorHAnsi"/>
            <w:b w:val="0"/>
            <w:bCs w:val="0"/>
            <w:sz w:val="24"/>
            <w:szCs w:val="24"/>
          </w:rPr>
          <w:delText>after the open date</w:delText>
        </w:r>
        <w:r w:rsidR="00B941C7" w:rsidRPr="00C75D11" w:rsidDel="00C75D11">
          <w:rPr>
            <w:rFonts w:asciiTheme="minorHAnsi" w:hAnsiTheme="minorHAnsi" w:cstheme="minorHAnsi"/>
            <w:sz w:val="24"/>
            <w:szCs w:val="24"/>
          </w:rPr>
          <w:delText xml:space="preserve"> is presumed to originate from that lot until a new lot is started</w:delText>
        </w:r>
      </w:del>
      <w:r w:rsidR="00B941C7" w:rsidRPr="00C75D11">
        <w:rPr>
          <w:rFonts w:asciiTheme="minorHAnsi" w:hAnsiTheme="minorHAnsi" w:cstheme="minorHAnsi"/>
          <w:sz w:val="24"/>
          <w:szCs w:val="24"/>
        </w:rPr>
        <w:t>.</w:t>
      </w:r>
      <w:commentRangeEnd w:id="3"/>
      <w:r w:rsidR="00BC42BC" w:rsidRPr="00C75D11">
        <w:rPr>
          <w:rStyle w:val="CommentReference"/>
          <w:rFonts w:asciiTheme="minorHAnsi" w:hAnsiTheme="minorHAnsi" w:cstheme="minorHAnsi"/>
          <w:sz w:val="24"/>
          <w:szCs w:val="24"/>
        </w:rPr>
        <w:commentReference w:id="3"/>
      </w:r>
    </w:p>
    <w:p w14:paraId="7B182DDF" w14:textId="635F07E8" w:rsidR="00B941C7" w:rsidRPr="00B941C7" w:rsidRDefault="00B941C7" w:rsidP="00B941C7">
      <w:pPr>
        <w:pStyle w:val="Heading2"/>
        <w:rPr>
          <w:rFonts w:asciiTheme="minorHAnsi" w:hAnsiTheme="minorHAnsi" w:cstheme="minorHAnsi"/>
          <w:b w:val="0"/>
          <w:bCs w:val="0"/>
          <w:i w:val="0"/>
          <w:iCs w:val="0"/>
          <w:sz w:val="24"/>
          <w:szCs w:val="24"/>
        </w:rPr>
      </w:pPr>
      <w:r w:rsidRPr="00B941C7">
        <w:rPr>
          <w:rFonts w:asciiTheme="minorHAnsi" w:hAnsiTheme="minorHAnsi" w:cstheme="minorHAnsi"/>
          <w:b w:val="0"/>
          <w:bCs w:val="0"/>
          <w:i w:val="0"/>
          <w:iCs w:val="0"/>
          <w:sz w:val="24"/>
          <w:szCs w:val="24"/>
        </w:rPr>
        <w:t>Raw Material Use in Production</w:t>
      </w:r>
    </w:p>
    <w:p w14:paraId="69A4B3F4" w14:textId="60A6055F" w:rsidR="00B941C7" w:rsidRPr="00B941C7" w:rsidRDefault="00B941C7">
      <w:pPr>
        <w:pStyle w:val="Heading3"/>
        <w:numPr>
          <w:ilvl w:val="0"/>
          <w:numId w:val="10"/>
        </w:numPr>
        <w:rPr>
          <w:rFonts w:asciiTheme="minorHAnsi" w:hAnsiTheme="minorHAnsi" w:cstheme="minorHAnsi"/>
          <w:b w:val="0"/>
          <w:bCs w:val="0"/>
          <w:sz w:val="24"/>
          <w:szCs w:val="24"/>
        </w:rPr>
      </w:pPr>
      <w:r w:rsidRPr="00B941C7">
        <w:rPr>
          <w:rFonts w:asciiTheme="minorHAnsi" w:hAnsiTheme="minorHAnsi" w:cstheme="minorHAnsi"/>
          <w:b w:val="0"/>
          <w:bCs w:val="0"/>
          <w:sz w:val="24"/>
          <w:szCs w:val="24"/>
        </w:rPr>
        <w:t>Use in Blends</w:t>
      </w:r>
    </w:p>
    <w:p w14:paraId="6E987FB7" w14:textId="77777777" w:rsidR="00B941C7" w:rsidRPr="00B941C7" w:rsidRDefault="00B941C7">
      <w:pPr>
        <w:numPr>
          <w:ilvl w:val="0"/>
          <w:numId w:val="11"/>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When a raw material is used in a blend, the </w:t>
      </w:r>
      <w:r w:rsidRPr="00B941C7">
        <w:rPr>
          <w:rStyle w:val="Strong"/>
          <w:rFonts w:asciiTheme="minorHAnsi" w:hAnsiTheme="minorHAnsi" w:cstheme="minorHAnsi"/>
          <w:b w:val="0"/>
          <w:bCs w:val="0"/>
          <w:sz w:val="24"/>
          <w:szCs w:val="24"/>
        </w:rPr>
        <w:t>specific in-house lot number</w:t>
      </w:r>
      <w:r w:rsidRPr="00B941C7">
        <w:rPr>
          <w:rFonts w:asciiTheme="minorHAnsi" w:hAnsiTheme="minorHAnsi" w:cstheme="minorHAnsi"/>
          <w:sz w:val="24"/>
          <w:szCs w:val="24"/>
        </w:rPr>
        <w:t xml:space="preserve"> is recorded on the </w:t>
      </w:r>
      <w:r w:rsidRPr="00B941C7">
        <w:rPr>
          <w:rStyle w:val="Strong"/>
          <w:rFonts w:asciiTheme="minorHAnsi" w:hAnsiTheme="minorHAnsi" w:cstheme="minorHAnsi"/>
          <w:b w:val="0"/>
          <w:bCs w:val="0"/>
          <w:sz w:val="24"/>
          <w:szCs w:val="24"/>
        </w:rPr>
        <w:t>recipe sheet</w:t>
      </w:r>
      <w:r w:rsidRPr="00B941C7">
        <w:rPr>
          <w:rFonts w:asciiTheme="minorHAnsi" w:hAnsiTheme="minorHAnsi" w:cstheme="minorHAnsi"/>
          <w:sz w:val="24"/>
          <w:szCs w:val="24"/>
        </w:rPr>
        <w:t>.</w:t>
      </w:r>
    </w:p>
    <w:p w14:paraId="21550CAD" w14:textId="2690F88A" w:rsidR="00B941C7" w:rsidRPr="00923EAA" w:rsidRDefault="00B941C7">
      <w:pPr>
        <w:numPr>
          <w:ilvl w:val="0"/>
          <w:numId w:val="11"/>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This provides one-step forward and one-step back traceability.</w:t>
      </w:r>
    </w:p>
    <w:p w14:paraId="56D4119A" w14:textId="229B9748" w:rsidR="00B941C7" w:rsidRPr="00B941C7" w:rsidRDefault="00B941C7" w:rsidP="00B941C7">
      <w:pPr>
        <w:pStyle w:val="Heading2"/>
        <w:rPr>
          <w:rFonts w:asciiTheme="minorHAnsi" w:hAnsiTheme="minorHAnsi" w:cstheme="minorHAnsi"/>
          <w:b w:val="0"/>
          <w:bCs w:val="0"/>
          <w:i w:val="0"/>
          <w:iCs w:val="0"/>
          <w:sz w:val="24"/>
          <w:szCs w:val="24"/>
        </w:rPr>
      </w:pPr>
      <w:r w:rsidRPr="00B941C7">
        <w:rPr>
          <w:rFonts w:asciiTheme="minorHAnsi" w:hAnsiTheme="minorHAnsi" w:cstheme="minorHAnsi"/>
          <w:b w:val="0"/>
          <w:bCs w:val="0"/>
          <w:i w:val="0"/>
          <w:iCs w:val="0"/>
          <w:sz w:val="24"/>
          <w:szCs w:val="24"/>
        </w:rPr>
        <w:t>In-House Grinding</w:t>
      </w:r>
    </w:p>
    <w:p w14:paraId="20B42919" w14:textId="46077421" w:rsidR="00B941C7" w:rsidRPr="00B941C7" w:rsidRDefault="00B941C7">
      <w:pPr>
        <w:pStyle w:val="Heading3"/>
        <w:numPr>
          <w:ilvl w:val="0"/>
          <w:numId w:val="12"/>
        </w:numPr>
        <w:rPr>
          <w:rFonts w:asciiTheme="minorHAnsi" w:hAnsiTheme="minorHAnsi" w:cstheme="minorHAnsi"/>
          <w:b w:val="0"/>
          <w:bCs w:val="0"/>
          <w:sz w:val="24"/>
          <w:szCs w:val="24"/>
        </w:rPr>
      </w:pPr>
      <w:r w:rsidRPr="00B941C7">
        <w:rPr>
          <w:rFonts w:asciiTheme="minorHAnsi" w:hAnsiTheme="minorHAnsi" w:cstheme="minorHAnsi"/>
          <w:b w:val="0"/>
          <w:bCs w:val="0"/>
          <w:sz w:val="24"/>
          <w:szCs w:val="24"/>
        </w:rPr>
        <w:t>Grinding Process</w:t>
      </w:r>
    </w:p>
    <w:p w14:paraId="3A9969FE" w14:textId="77777777" w:rsidR="00B941C7" w:rsidRPr="00B941C7" w:rsidRDefault="00B941C7">
      <w:pPr>
        <w:numPr>
          <w:ilvl w:val="0"/>
          <w:numId w:val="13"/>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Some raw materials are </w:t>
      </w:r>
      <w:r w:rsidRPr="00B941C7">
        <w:rPr>
          <w:rStyle w:val="Strong"/>
          <w:rFonts w:asciiTheme="minorHAnsi" w:hAnsiTheme="minorHAnsi" w:cstheme="minorHAnsi"/>
          <w:b w:val="0"/>
          <w:bCs w:val="0"/>
          <w:sz w:val="24"/>
          <w:szCs w:val="24"/>
        </w:rPr>
        <w:t>ground in-house</w:t>
      </w:r>
      <w:r w:rsidRPr="00B941C7">
        <w:rPr>
          <w:rFonts w:asciiTheme="minorHAnsi" w:hAnsiTheme="minorHAnsi" w:cstheme="minorHAnsi"/>
          <w:sz w:val="24"/>
          <w:szCs w:val="24"/>
        </w:rPr>
        <w:t>.</w:t>
      </w:r>
    </w:p>
    <w:p w14:paraId="2A83FACF" w14:textId="77777777" w:rsidR="00B941C7" w:rsidRPr="00B941C7" w:rsidRDefault="00B941C7">
      <w:pPr>
        <w:numPr>
          <w:ilvl w:val="0"/>
          <w:numId w:val="13"/>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Grinding starts using the </w:t>
      </w:r>
      <w:r w:rsidRPr="00B941C7">
        <w:rPr>
          <w:rStyle w:val="Strong"/>
          <w:rFonts w:asciiTheme="minorHAnsi" w:hAnsiTheme="minorHAnsi" w:cstheme="minorHAnsi"/>
          <w:b w:val="0"/>
          <w:bCs w:val="0"/>
          <w:sz w:val="24"/>
          <w:szCs w:val="24"/>
        </w:rPr>
        <w:t>original raw material lot number</w:t>
      </w:r>
      <w:r w:rsidRPr="00B941C7">
        <w:rPr>
          <w:rFonts w:asciiTheme="minorHAnsi" w:hAnsiTheme="minorHAnsi" w:cstheme="minorHAnsi"/>
          <w:sz w:val="24"/>
          <w:szCs w:val="24"/>
        </w:rPr>
        <w:t>.</w:t>
      </w:r>
    </w:p>
    <w:p w14:paraId="2439A042" w14:textId="1827A567" w:rsidR="00B941C7" w:rsidRPr="00B941C7" w:rsidRDefault="00B941C7" w:rsidP="00B941C7">
      <w:pPr>
        <w:pStyle w:val="Heading3"/>
        <w:rPr>
          <w:rFonts w:asciiTheme="minorHAnsi" w:hAnsiTheme="minorHAnsi" w:cstheme="minorHAnsi"/>
          <w:b w:val="0"/>
          <w:bCs w:val="0"/>
          <w:sz w:val="24"/>
          <w:szCs w:val="24"/>
        </w:rPr>
      </w:pPr>
      <w:r w:rsidRPr="00B941C7">
        <w:rPr>
          <w:rFonts w:asciiTheme="minorHAnsi" w:hAnsiTheme="minorHAnsi" w:cstheme="minorHAnsi"/>
          <w:b w:val="0"/>
          <w:bCs w:val="0"/>
          <w:sz w:val="24"/>
          <w:szCs w:val="24"/>
        </w:rPr>
        <w:t>Ground Product Lot Number</w:t>
      </w:r>
    </w:p>
    <w:p w14:paraId="51C5BB46" w14:textId="77777777" w:rsidR="00B941C7" w:rsidRPr="00B941C7" w:rsidRDefault="00B941C7">
      <w:pPr>
        <w:numPr>
          <w:ilvl w:val="0"/>
          <w:numId w:val="3"/>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Once grinding begins, the ground product is assigned a </w:t>
      </w:r>
      <w:r w:rsidRPr="00B941C7">
        <w:rPr>
          <w:rStyle w:val="Strong"/>
          <w:rFonts w:asciiTheme="minorHAnsi" w:hAnsiTheme="minorHAnsi" w:cstheme="minorHAnsi"/>
          <w:b w:val="0"/>
          <w:bCs w:val="0"/>
          <w:sz w:val="24"/>
          <w:szCs w:val="24"/>
        </w:rPr>
        <w:t>new in-house lot number</w:t>
      </w:r>
      <w:r w:rsidRPr="00B941C7">
        <w:rPr>
          <w:rFonts w:asciiTheme="minorHAnsi" w:hAnsiTheme="minorHAnsi" w:cstheme="minorHAnsi"/>
          <w:sz w:val="24"/>
          <w:szCs w:val="24"/>
        </w:rPr>
        <w:t>.</w:t>
      </w:r>
    </w:p>
    <w:p w14:paraId="29AE4838" w14:textId="77777777" w:rsidR="00B941C7" w:rsidRPr="00B941C7" w:rsidRDefault="00B941C7">
      <w:pPr>
        <w:numPr>
          <w:ilvl w:val="0"/>
          <w:numId w:val="3"/>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The supplier code for ground products is </w:t>
      </w:r>
      <w:r w:rsidRPr="00B941C7">
        <w:rPr>
          <w:rStyle w:val="Strong"/>
          <w:rFonts w:asciiTheme="minorHAnsi" w:hAnsiTheme="minorHAnsi" w:cstheme="minorHAnsi"/>
          <w:b w:val="0"/>
          <w:bCs w:val="0"/>
          <w:sz w:val="24"/>
          <w:szCs w:val="24"/>
        </w:rPr>
        <w:t>SG (Spices Inc. – Ground)</w:t>
      </w:r>
      <w:r w:rsidRPr="00B941C7">
        <w:rPr>
          <w:rFonts w:asciiTheme="minorHAnsi" w:hAnsiTheme="minorHAnsi" w:cstheme="minorHAnsi"/>
          <w:sz w:val="24"/>
          <w:szCs w:val="24"/>
        </w:rPr>
        <w:t>.</w:t>
      </w:r>
    </w:p>
    <w:p w14:paraId="1E155361" w14:textId="77777777" w:rsidR="00B941C7" w:rsidRPr="00B941C7" w:rsidRDefault="00B941C7">
      <w:pPr>
        <w:numPr>
          <w:ilvl w:val="0"/>
          <w:numId w:val="3"/>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A </w:t>
      </w:r>
      <w:r w:rsidRPr="00B941C7">
        <w:rPr>
          <w:rStyle w:val="Strong"/>
          <w:rFonts w:asciiTheme="minorHAnsi" w:hAnsiTheme="minorHAnsi" w:cstheme="minorHAnsi"/>
          <w:b w:val="0"/>
          <w:bCs w:val="0"/>
          <w:sz w:val="24"/>
          <w:szCs w:val="24"/>
        </w:rPr>
        <w:t>start date</w:t>
      </w:r>
      <w:r w:rsidRPr="00B941C7">
        <w:rPr>
          <w:rFonts w:asciiTheme="minorHAnsi" w:hAnsiTheme="minorHAnsi" w:cstheme="minorHAnsi"/>
          <w:sz w:val="24"/>
          <w:szCs w:val="24"/>
        </w:rPr>
        <w:t xml:space="preserve"> is recorded for each ground lot.</w:t>
      </w:r>
    </w:p>
    <w:p w14:paraId="332C6B35" w14:textId="27240EF1" w:rsidR="00B941C7" w:rsidRPr="00B941C7" w:rsidRDefault="00B941C7" w:rsidP="00B941C7">
      <w:pPr>
        <w:pStyle w:val="Heading3"/>
        <w:rPr>
          <w:rFonts w:asciiTheme="minorHAnsi" w:hAnsiTheme="minorHAnsi" w:cstheme="minorHAnsi"/>
          <w:b w:val="0"/>
          <w:bCs w:val="0"/>
          <w:sz w:val="24"/>
          <w:szCs w:val="24"/>
        </w:rPr>
      </w:pPr>
      <w:r w:rsidRPr="00B941C7">
        <w:rPr>
          <w:rFonts w:asciiTheme="minorHAnsi" w:hAnsiTheme="minorHAnsi" w:cstheme="minorHAnsi"/>
          <w:b w:val="0"/>
          <w:bCs w:val="0"/>
          <w:sz w:val="24"/>
          <w:szCs w:val="24"/>
        </w:rPr>
        <w:t>Lot Assumption</w:t>
      </w:r>
    </w:p>
    <w:p w14:paraId="55574F9F" w14:textId="06E661D2" w:rsidR="00B941C7" w:rsidRPr="00DA644C" w:rsidRDefault="00B941C7">
      <w:pPr>
        <w:numPr>
          <w:ilvl w:val="0"/>
          <w:numId w:val="4"/>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All orders filled </w:t>
      </w:r>
      <w:r w:rsidRPr="00B941C7">
        <w:rPr>
          <w:rStyle w:val="Strong"/>
          <w:rFonts w:asciiTheme="minorHAnsi" w:hAnsiTheme="minorHAnsi" w:cstheme="minorHAnsi"/>
          <w:b w:val="0"/>
          <w:bCs w:val="0"/>
          <w:sz w:val="24"/>
          <w:szCs w:val="24"/>
        </w:rPr>
        <w:t>from the start date until the next lot start date</w:t>
      </w:r>
      <w:r w:rsidRPr="00B941C7">
        <w:rPr>
          <w:rFonts w:asciiTheme="minorHAnsi" w:hAnsiTheme="minorHAnsi" w:cstheme="minorHAnsi"/>
          <w:sz w:val="24"/>
          <w:szCs w:val="24"/>
        </w:rPr>
        <w:t xml:space="preserve"> are presumed to originate from that ground lot.</w:t>
      </w:r>
    </w:p>
    <w:p w14:paraId="11967A74" w14:textId="312F2B6E" w:rsidR="00B941C7" w:rsidRPr="00B941C7" w:rsidRDefault="00B941C7" w:rsidP="00B941C7">
      <w:pPr>
        <w:pStyle w:val="Heading2"/>
        <w:rPr>
          <w:rFonts w:asciiTheme="minorHAnsi" w:hAnsiTheme="minorHAnsi" w:cstheme="minorHAnsi"/>
          <w:b w:val="0"/>
          <w:bCs w:val="0"/>
          <w:i w:val="0"/>
          <w:iCs w:val="0"/>
          <w:sz w:val="24"/>
          <w:szCs w:val="24"/>
        </w:rPr>
      </w:pPr>
      <w:r w:rsidRPr="00B941C7">
        <w:rPr>
          <w:rFonts w:asciiTheme="minorHAnsi" w:hAnsiTheme="minorHAnsi" w:cstheme="minorHAnsi"/>
          <w:b w:val="0"/>
          <w:bCs w:val="0"/>
          <w:i w:val="0"/>
          <w:iCs w:val="0"/>
          <w:sz w:val="24"/>
          <w:szCs w:val="24"/>
        </w:rPr>
        <w:lastRenderedPageBreak/>
        <w:t>Spice Blends (Finished Products)</w:t>
      </w:r>
    </w:p>
    <w:p w14:paraId="54E47900" w14:textId="7AE0ADE5" w:rsidR="00B941C7" w:rsidRPr="00B941C7" w:rsidRDefault="00B941C7">
      <w:pPr>
        <w:pStyle w:val="Heading3"/>
        <w:numPr>
          <w:ilvl w:val="0"/>
          <w:numId w:val="14"/>
        </w:numPr>
        <w:rPr>
          <w:rFonts w:asciiTheme="minorHAnsi" w:hAnsiTheme="minorHAnsi" w:cstheme="minorHAnsi"/>
          <w:b w:val="0"/>
          <w:bCs w:val="0"/>
          <w:sz w:val="24"/>
          <w:szCs w:val="24"/>
        </w:rPr>
      </w:pPr>
      <w:r w:rsidRPr="00B941C7">
        <w:rPr>
          <w:rFonts w:asciiTheme="minorHAnsi" w:hAnsiTheme="minorHAnsi" w:cstheme="minorHAnsi"/>
          <w:b w:val="0"/>
          <w:bCs w:val="0"/>
          <w:sz w:val="24"/>
          <w:szCs w:val="24"/>
        </w:rPr>
        <w:t>Blend Lot Numbers</w:t>
      </w:r>
    </w:p>
    <w:p w14:paraId="5C02CC11" w14:textId="77777777" w:rsidR="00B941C7" w:rsidRPr="00B941C7" w:rsidRDefault="00B941C7">
      <w:pPr>
        <w:numPr>
          <w:ilvl w:val="0"/>
          <w:numId w:val="15"/>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Each spice blend is assigned its own </w:t>
      </w:r>
      <w:r w:rsidRPr="00B941C7">
        <w:rPr>
          <w:rStyle w:val="Strong"/>
          <w:rFonts w:asciiTheme="minorHAnsi" w:hAnsiTheme="minorHAnsi" w:cstheme="minorHAnsi"/>
          <w:b w:val="0"/>
          <w:bCs w:val="0"/>
          <w:sz w:val="24"/>
          <w:szCs w:val="24"/>
        </w:rPr>
        <w:t>in-house lot number</w:t>
      </w:r>
      <w:r w:rsidRPr="00B941C7">
        <w:rPr>
          <w:rFonts w:asciiTheme="minorHAnsi" w:hAnsiTheme="minorHAnsi" w:cstheme="minorHAnsi"/>
          <w:sz w:val="24"/>
          <w:szCs w:val="24"/>
        </w:rPr>
        <w:t>.</w:t>
      </w:r>
    </w:p>
    <w:p w14:paraId="725B848F" w14:textId="77777777" w:rsidR="00B941C7" w:rsidRPr="00B941C7" w:rsidRDefault="00B941C7">
      <w:pPr>
        <w:numPr>
          <w:ilvl w:val="0"/>
          <w:numId w:val="15"/>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The supplier code used for blends is </w:t>
      </w:r>
      <w:r w:rsidRPr="00B941C7">
        <w:rPr>
          <w:rStyle w:val="Strong"/>
          <w:rFonts w:asciiTheme="minorHAnsi" w:hAnsiTheme="minorHAnsi" w:cstheme="minorHAnsi"/>
          <w:b w:val="0"/>
          <w:bCs w:val="0"/>
          <w:sz w:val="24"/>
          <w:szCs w:val="24"/>
        </w:rPr>
        <w:t>SB (Spices Inc. – Blend)</w:t>
      </w:r>
      <w:r w:rsidRPr="00B941C7">
        <w:rPr>
          <w:rFonts w:asciiTheme="minorHAnsi" w:hAnsiTheme="minorHAnsi" w:cstheme="minorHAnsi"/>
          <w:sz w:val="24"/>
          <w:szCs w:val="24"/>
        </w:rPr>
        <w:t>.</w:t>
      </w:r>
    </w:p>
    <w:p w14:paraId="3BF960BA" w14:textId="77777777" w:rsidR="00B941C7" w:rsidRPr="00B941C7" w:rsidRDefault="00B941C7">
      <w:pPr>
        <w:numPr>
          <w:ilvl w:val="0"/>
          <w:numId w:val="15"/>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All raw material and ground ingredient lot numbers used are recorded on the recipe sheet.</w:t>
      </w:r>
    </w:p>
    <w:p w14:paraId="6900A64B" w14:textId="576BDE14" w:rsidR="00B941C7" w:rsidRPr="00B941C7" w:rsidRDefault="00B941C7" w:rsidP="00B941C7">
      <w:pPr>
        <w:pStyle w:val="Heading3"/>
        <w:rPr>
          <w:rFonts w:asciiTheme="minorHAnsi" w:hAnsiTheme="minorHAnsi" w:cstheme="minorHAnsi"/>
          <w:b w:val="0"/>
          <w:bCs w:val="0"/>
          <w:sz w:val="24"/>
          <w:szCs w:val="24"/>
        </w:rPr>
      </w:pPr>
      <w:r w:rsidRPr="00B941C7">
        <w:rPr>
          <w:rFonts w:asciiTheme="minorHAnsi" w:hAnsiTheme="minorHAnsi" w:cstheme="minorHAnsi"/>
          <w:b w:val="0"/>
          <w:bCs w:val="0"/>
          <w:sz w:val="24"/>
          <w:szCs w:val="24"/>
        </w:rPr>
        <w:t>Start Date Tracking</w:t>
      </w:r>
    </w:p>
    <w:p w14:paraId="58F88C92" w14:textId="77777777" w:rsidR="00B941C7" w:rsidRPr="00B941C7" w:rsidRDefault="00B941C7">
      <w:pPr>
        <w:numPr>
          <w:ilvl w:val="0"/>
          <w:numId w:val="5"/>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A </w:t>
      </w:r>
      <w:r w:rsidRPr="00B941C7">
        <w:rPr>
          <w:rStyle w:val="Strong"/>
          <w:rFonts w:asciiTheme="minorHAnsi" w:hAnsiTheme="minorHAnsi" w:cstheme="minorHAnsi"/>
          <w:b w:val="0"/>
          <w:bCs w:val="0"/>
          <w:sz w:val="24"/>
          <w:szCs w:val="24"/>
        </w:rPr>
        <w:t>start date</w:t>
      </w:r>
      <w:r w:rsidRPr="00B941C7">
        <w:rPr>
          <w:rFonts w:asciiTheme="minorHAnsi" w:hAnsiTheme="minorHAnsi" w:cstheme="minorHAnsi"/>
          <w:sz w:val="24"/>
          <w:szCs w:val="24"/>
        </w:rPr>
        <w:t xml:space="preserve"> is recorded for each blend lot.</w:t>
      </w:r>
    </w:p>
    <w:p w14:paraId="6FDB2586" w14:textId="3FC00B2A" w:rsidR="00B941C7" w:rsidRPr="00DA644C" w:rsidRDefault="00B941C7">
      <w:pPr>
        <w:numPr>
          <w:ilvl w:val="0"/>
          <w:numId w:val="5"/>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All orders shipped </w:t>
      </w:r>
      <w:r w:rsidRPr="00B941C7">
        <w:rPr>
          <w:rStyle w:val="Strong"/>
          <w:rFonts w:asciiTheme="minorHAnsi" w:hAnsiTheme="minorHAnsi" w:cstheme="minorHAnsi"/>
          <w:b w:val="0"/>
          <w:bCs w:val="0"/>
          <w:sz w:val="24"/>
          <w:szCs w:val="24"/>
        </w:rPr>
        <w:t>from that start date until the next blend lot is started</w:t>
      </w:r>
      <w:r w:rsidRPr="00B941C7">
        <w:rPr>
          <w:rFonts w:asciiTheme="minorHAnsi" w:hAnsiTheme="minorHAnsi" w:cstheme="minorHAnsi"/>
          <w:sz w:val="24"/>
          <w:szCs w:val="24"/>
        </w:rPr>
        <w:t xml:space="preserve"> are presumed to originate from that lot.</w:t>
      </w:r>
    </w:p>
    <w:p w14:paraId="453B7FE3" w14:textId="5C876646" w:rsidR="00B941C7" w:rsidRPr="00B941C7" w:rsidRDefault="00B941C7" w:rsidP="00B941C7">
      <w:pPr>
        <w:pStyle w:val="Heading2"/>
        <w:rPr>
          <w:rFonts w:asciiTheme="minorHAnsi" w:hAnsiTheme="minorHAnsi" w:cstheme="minorHAnsi"/>
          <w:b w:val="0"/>
          <w:bCs w:val="0"/>
          <w:i w:val="0"/>
          <w:iCs w:val="0"/>
          <w:sz w:val="24"/>
          <w:szCs w:val="24"/>
        </w:rPr>
      </w:pPr>
      <w:r w:rsidRPr="00B941C7">
        <w:rPr>
          <w:rFonts w:asciiTheme="minorHAnsi" w:hAnsiTheme="minorHAnsi" w:cstheme="minorHAnsi"/>
          <w:b w:val="0"/>
          <w:bCs w:val="0"/>
          <w:i w:val="0"/>
          <w:iCs w:val="0"/>
          <w:sz w:val="24"/>
          <w:szCs w:val="24"/>
        </w:rPr>
        <w:t>Finished Product Records &amp; Order Tracking</w:t>
      </w:r>
    </w:p>
    <w:p w14:paraId="16A60B32" w14:textId="77777777" w:rsidR="00B941C7" w:rsidRPr="00B941C7" w:rsidRDefault="00B941C7">
      <w:pPr>
        <w:numPr>
          <w:ilvl w:val="0"/>
          <w:numId w:val="6"/>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Spices Inc. maintains records of </w:t>
      </w:r>
      <w:r w:rsidRPr="00B941C7">
        <w:rPr>
          <w:rStyle w:val="Strong"/>
          <w:rFonts w:asciiTheme="minorHAnsi" w:hAnsiTheme="minorHAnsi" w:cstheme="minorHAnsi"/>
          <w:b w:val="0"/>
          <w:bCs w:val="0"/>
          <w:sz w:val="24"/>
          <w:szCs w:val="24"/>
        </w:rPr>
        <w:t>every customer order and every product shipped</w:t>
      </w:r>
      <w:r w:rsidRPr="00B941C7">
        <w:rPr>
          <w:rFonts w:asciiTheme="minorHAnsi" w:hAnsiTheme="minorHAnsi" w:cstheme="minorHAnsi"/>
          <w:sz w:val="24"/>
          <w:szCs w:val="24"/>
        </w:rPr>
        <w:t>.</w:t>
      </w:r>
    </w:p>
    <w:p w14:paraId="7B084DEF" w14:textId="77777777" w:rsidR="00B941C7" w:rsidRPr="00B941C7" w:rsidRDefault="00B941C7">
      <w:pPr>
        <w:numPr>
          <w:ilvl w:val="0"/>
          <w:numId w:val="6"/>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Orders are linked to production dates and lot start dates.</w:t>
      </w:r>
    </w:p>
    <w:p w14:paraId="67138CF6" w14:textId="6528F39A" w:rsidR="00B941C7" w:rsidRPr="00DA644C" w:rsidRDefault="00B941C7">
      <w:pPr>
        <w:numPr>
          <w:ilvl w:val="0"/>
          <w:numId w:val="6"/>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Shipping records, invoices, and production logs are retained to support traceability.</w:t>
      </w:r>
    </w:p>
    <w:p w14:paraId="7413ADF4" w14:textId="43DC0D8A" w:rsidR="00B941C7" w:rsidRPr="00B941C7" w:rsidRDefault="00B941C7" w:rsidP="00B941C7">
      <w:pPr>
        <w:pStyle w:val="Heading2"/>
        <w:rPr>
          <w:rFonts w:asciiTheme="minorHAnsi" w:hAnsiTheme="minorHAnsi" w:cstheme="minorHAnsi"/>
          <w:b w:val="0"/>
          <w:bCs w:val="0"/>
          <w:i w:val="0"/>
          <w:iCs w:val="0"/>
          <w:sz w:val="24"/>
          <w:szCs w:val="24"/>
        </w:rPr>
      </w:pPr>
      <w:r w:rsidRPr="00B941C7">
        <w:rPr>
          <w:rFonts w:asciiTheme="minorHAnsi" w:hAnsiTheme="minorHAnsi" w:cstheme="minorHAnsi"/>
          <w:b w:val="0"/>
          <w:bCs w:val="0"/>
          <w:i w:val="0"/>
          <w:iCs w:val="0"/>
          <w:sz w:val="24"/>
          <w:szCs w:val="24"/>
        </w:rPr>
        <w:t>Recall &amp; Traceability Method</w:t>
      </w:r>
    </w:p>
    <w:p w14:paraId="32055BC2" w14:textId="77777777" w:rsidR="00B941C7" w:rsidRPr="00B941C7" w:rsidRDefault="00B941C7">
      <w:pPr>
        <w:numPr>
          <w:ilvl w:val="0"/>
          <w:numId w:val="7"/>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Spices Inc. operates a </w:t>
      </w:r>
      <w:r w:rsidRPr="00B941C7">
        <w:rPr>
          <w:rStyle w:val="Strong"/>
          <w:rFonts w:asciiTheme="minorHAnsi" w:hAnsiTheme="minorHAnsi" w:cstheme="minorHAnsi"/>
          <w:b w:val="0"/>
          <w:bCs w:val="0"/>
          <w:sz w:val="24"/>
          <w:szCs w:val="24"/>
        </w:rPr>
        <w:t>date-based recall system</w:t>
      </w:r>
      <w:r w:rsidRPr="00B941C7">
        <w:rPr>
          <w:rFonts w:asciiTheme="minorHAnsi" w:hAnsiTheme="minorHAnsi" w:cstheme="minorHAnsi"/>
          <w:sz w:val="24"/>
          <w:szCs w:val="24"/>
        </w:rPr>
        <w:t xml:space="preserve"> supported by in-house lot numbers.</w:t>
      </w:r>
    </w:p>
    <w:p w14:paraId="129DED88" w14:textId="77777777" w:rsidR="00B941C7" w:rsidRPr="00B941C7" w:rsidRDefault="00B941C7">
      <w:pPr>
        <w:numPr>
          <w:ilvl w:val="0"/>
          <w:numId w:val="7"/>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 xml:space="preserve">In the event of a: </w:t>
      </w:r>
    </w:p>
    <w:p w14:paraId="4FAE3BE5" w14:textId="77777777" w:rsidR="00B941C7" w:rsidRPr="00B941C7" w:rsidRDefault="00B941C7">
      <w:pPr>
        <w:numPr>
          <w:ilvl w:val="1"/>
          <w:numId w:val="7"/>
        </w:numPr>
        <w:spacing w:before="100" w:beforeAutospacing="1" w:after="100" w:afterAutospacing="1"/>
        <w:rPr>
          <w:rFonts w:asciiTheme="minorHAnsi" w:hAnsiTheme="minorHAnsi" w:cstheme="minorHAnsi"/>
          <w:sz w:val="24"/>
          <w:szCs w:val="24"/>
        </w:rPr>
      </w:pPr>
      <w:r w:rsidRPr="00B941C7">
        <w:rPr>
          <w:rStyle w:val="Strong"/>
          <w:rFonts w:asciiTheme="minorHAnsi" w:hAnsiTheme="minorHAnsi" w:cstheme="minorHAnsi"/>
          <w:b w:val="0"/>
          <w:bCs w:val="0"/>
          <w:sz w:val="24"/>
          <w:szCs w:val="24"/>
        </w:rPr>
        <w:t>Raw material recall</w:t>
      </w:r>
      <w:r w:rsidRPr="00B941C7">
        <w:rPr>
          <w:rFonts w:asciiTheme="minorHAnsi" w:hAnsiTheme="minorHAnsi" w:cstheme="minorHAnsi"/>
          <w:sz w:val="24"/>
          <w:szCs w:val="24"/>
        </w:rPr>
        <w:t xml:space="preserve"> → affected raw lots are traced forward to: </w:t>
      </w:r>
    </w:p>
    <w:p w14:paraId="6A3C9096" w14:textId="77777777" w:rsidR="00B941C7" w:rsidRPr="00B941C7" w:rsidRDefault="00B941C7">
      <w:pPr>
        <w:numPr>
          <w:ilvl w:val="2"/>
          <w:numId w:val="7"/>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Ground products</w:t>
      </w:r>
    </w:p>
    <w:p w14:paraId="3083C6E0" w14:textId="77777777" w:rsidR="00B941C7" w:rsidRPr="00B941C7" w:rsidRDefault="00B941C7">
      <w:pPr>
        <w:numPr>
          <w:ilvl w:val="2"/>
          <w:numId w:val="7"/>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Spice blends</w:t>
      </w:r>
    </w:p>
    <w:p w14:paraId="4A7146EE" w14:textId="77777777" w:rsidR="00B941C7" w:rsidRPr="00B941C7" w:rsidRDefault="00B941C7">
      <w:pPr>
        <w:numPr>
          <w:ilvl w:val="2"/>
          <w:numId w:val="7"/>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Finished customer orders</w:t>
      </w:r>
    </w:p>
    <w:p w14:paraId="76BB0434" w14:textId="77777777" w:rsidR="00B941C7" w:rsidRPr="00B941C7" w:rsidRDefault="00B941C7">
      <w:pPr>
        <w:numPr>
          <w:ilvl w:val="1"/>
          <w:numId w:val="7"/>
        </w:numPr>
        <w:spacing w:before="100" w:beforeAutospacing="1" w:after="100" w:afterAutospacing="1"/>
        <w:rPr>
          <w:rFonts w:asciiTheme="minorHAnsi" w:hAnsiTheme="minorHAnsi" w:cstheme="minorHAnsi"/>
          <w:sz w:val="24"/>
          <w:szCs w:val="24"/>
        </w:rPr>
      </w:pPr>
      <w:r w:rsidRPr="00B941C7">
        <w:rPr>
          <w:rStyle w:val="Strong"/>
          <w:rFonts w:asciiTheme="minorHAnsi" w:hAnsiTheme="minorHAnsi" w:cstheme="minorHAnsi"/>
          <w:b w:val="0"/>
          <w:bCs w:val="0"/>
          <w:sz w:val="24"/>
          <w:szCs w:val="24"/>
        </w:rPr>
        <w:t>Finished product recall</w:t>
      </w:r>
      <w:r w:rsidRPr="00B941C7">
        <w:rPr>
          <w:rFonts w:asciiTheme="minorHAnsi" w:hAnsiTheme="minorHAnsi" w:cstheme="minorHAnsi"/>
          <w:sz w:val="24"/>
          <w:szCs w:val="24"/>
        </w:rPr>
        <w:t xml:space="preserve"> → affected orders are identified based on: </w:t>
      </w:r>
    </w:p>
    <w:p w14:paraId="7F9D46BB" w14:textId="77777777" w:rsidR="00B941C7" w:rsidRPr="00B941C7" w:rsidRDefault="00B941C7">
      <w:pPr>
        <w:numPr>
          <w:ilvl w:val="2"/>
          <w:numId w:val="7"/>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Lot start date through the next lot start date</w:t>
      </w:r>
    </w:p>
    <w:p w14:paraId="4FAF8046" w14:textId="77777777" w:rsidR="00B941C7" w:rsidRPr="00B941C7" w:rsidRDefault="00B941C7" w:rsidP="00B941C7">
      <w:pPr>
        <w:pStyle w:val="NormalWeb"/>
        <w:rPr>
          <w:rFonts w:asciiTheme="minorHAnsi" w:hAnsiTheme="minorHAnsi" w:cstheme="minorHAnsi"/>
        </w:rPr>
      </w:pPr>
      <w:r w:rsidRPr="00B941C7">
        <w:rPr>
          <w:rFonts w:asciiTheme="minorHAnsi" w:hAnsiTheme="minorHAnsi" w:cstheme="minorHAnsi"/>
        </w:rPr>
        <w:t>This system allows Spices Inc. to identify:</w:t>
      </w:r>
    </w:p>
    <w:p w14:paraId="1AD8DF83" w14:textId="77777777" w:rsidR="00B941C7" w:rsidRPr="00B941C7" w:rsidRDefault="00B941C7">
      <w:pPr>
        <w:numPr>
          <w:ilvl w:val="0"/>
          <w:numId w:val="8"/>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Affected raw materials</w:t>
      </w:r>
    </w:p>
    <w:p w14:paraId="0D037584" w14:textId="77777777" w:rsidR="00B941C7" w:rsidRPr="00B941C7" w:rsidRDefault="00B941C7">
      <w:pPr>
        <w:numPr>
          <w:ilvl w:val="0"/>
          <w:numId w:val="8"/>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All finished products containing those materials</w:t>
      </w:r>
    </w:p>
    <w:p w14:paraId="58C00305" w14:textId="77777777" w:rsidR="00B941C7" w:rsidRPr="00B941C7" w:rsidRDefault="00B941C7">
      <w:pPr>
        <w:numPr>
          <w:ilvl w:val="0"/>
          <w:numId w:val="8"/>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All customers who received affected product</w:t>
      </w:r>
    </w:p>
    <w:p w14:paraId="26355B9F" w14:textId="77C5F962" w:rsidR="00B941C7" w:rsidRPr="00B941C7" w:rsidRDefault="00B941C7" w:rsidP="00DA644C">
      <w:pPr>
        <w:pStyle w:val="NormalWeb"/>
        <w:ind w:left="360"/>
        <w:rPr>
          <w:rFonts w:asciiTheme="minorHAnsi" w:hAnsiTheme="minorHAnsi" w:cstheme="minorHAnsi"/>
        </w:rPr>
      </w:pPr>
      <w:r w:rsidRPr="00B941C7">
        <w:rPr>
          <w:rFonts w:asciiTheme="minorHAnsi" w:hAnsiTheme="minorHAnsi" w:cstheme="minorHAnsi"/>
        </w:rPr>
        <w:t>within the timeframes required by SQF.</w:t>
      </w:r>
    </w:p>
    <w:p w14:paraId="5462808E" w14:textId="77777777" w:rsidR="00DF5F56" w:rsidRDefault="00BC3AFD" w:rsidP="00B941C7">
      <w:pPr>
        <w:pStyle w:val="Heading2"/>
        <w:rPr>
          <w:rFonts w:asciiTheme="minorHAnsi" w:hAnsiTheme="minorHAnsi" w:cstheme="minorHAnsi"/>
          <w:b w:val="0"/>
          <w:bCs w:val="0"/>
          <w:i w:val="0"/>
          <w:iCs w:val="0"/>
          <w:sz w:val="24"/>
          <w:szCs w:val="24"/>
        </w:rPr>
      </w:pPr>
      <w:r>
        <w:rPr>
          <w:rFonts w:asciiTheme="minorHAnsi" w:hAnsiTheme="minorHAnsi" w:cstheme="minorHAnsi"/>
          <w:b w:val="0"/>
          <w:bCs w:val="0"/>
          <w:i w:val="0"/>
          <w:iCs w:val="0"/>
          <w:sz w:val="24"/>
          <w:szCs w:val="24"/>
        </w:rPr>
        <w:lastRenderedPageBreak/>
        <w:t>Spices, Inc. does not use r</w:t>
      </w:r>
      <w:r w:rsidR="00DF5F56">
        <w:rPr>
          <w:rFonts w:asciiTheme="minorHAnsi" w:hAnsiTheme="minorHAnsi" w:cstheme="minorHAnsi"/>
          <w:b w:val="0"/>
          <w:bCs w:val="0"/>
          <w:i w:val="0"/>
          <w:iCs w:val="0"/>
          <w:sz w:val="24"/>
          <w:szCs w:val="24"/>
        </w:rPr>
        <w:t>ework.</w:t>
      </w:r>
    </w:p>
    <w:p w14:paraId="2B73B897" w14:textId="3F705B11" w:rsidR="002B6A0B" w:rsidRPr="00AA4DFD" w:rsidRDefault="00AA4DFD" w:rsidP="00B941C7">
      <w:pPr>
        <w:pStyle w:val="Heading2"/>
        <w:rPr>
          <w:rFonts w:asciiTheme="minorHAnsi" w:hAnsiTheme="minorHAnsi" w:cstheme="minorHAnsi"/>
          <w:b w:val="0"/>
          <w:bCs w:val="0"/>
          <w:i w:val="0"/>
          <w:iCs w:val="0"/>
          <w:sz w:val="24"/>
          <w:szCs w:val="24"/>
        </w:rPr>
      </w:pPr>
      <w:r w:rsidRPr="00AA4DFD">
        <w:rPr>
          <w:rFonts w:asciiTheme="minorHAnsi" w:hAnsiTheme="minorHAnsi" w:cstheme="minorHAnsi"/>
          <w:b w:val="0"/>
          <w:bCs w:val="0"/>
          <w:i w:val="0"/>
          <w:iCs w:val="0"/>
          <w:sz w:val="24"/>
          <w:szCs w:val="24"/>
        </w:rPr>
        <w:t>The traceability system is reviewed at least annually as part of the product withdrawal/recall system review and mock recall testing</w:t>
      </w:r>
      <w:r>
        <w:rPr>
          <w:rFonts w:asciiTheme="minorHAnsi" w:hAnsiTheme="minorHAnsi" w:cstheme="minorHAnsi"/>
          <w:b w:val="0"/>
          <w:bCs w:val="0"/>
          <w:i w:val="0"/>
          <w:iCs w:val="0"/>
          <w:sz w:val="24"/>
          <w:szCs w:val="24"/>
        </w:rPr>
        <w:t>.</w:t>
      </w:r>
    </w:p>
    <w:p w14:paraId="6808AB97" w14:textId="73B2BFC4" w:rsidR="00B941C7" w:rsidRPr="00B941C7" w:rsidRDefault="00B941C7" w:rsidP="00B941C7">
      <w:pPr>
        <w:pStyle w:val="Heading2"/>
        <w:rPr>
          <w:rFonts w:asciiTheme="minorHAnsi" w:hAnsiTheme="minorHAnsi" w:cstheme="minorHAnsi"/>
          <w:b w:val="0"/>
          <w:bCs w:val="0"/>
          <w:i w:val="0"/>
          <w:iCs w:val="0"/>
          <w:sz w:val="24"/>
          <w:szCs w:val="24"/>
        </w:rPr>
      </w:pPr>
      <w:r w:rsidRPr="00B941C7">
        <w:rPr>
          <w:rFonts w:asciiTheme="minorHAnsi" w:hAnsiTheme="minorHAnsi" w:cstheme="minorHAnsi"/>
          <w:b w:val="0"/>
          <w:bCs w:val="0"/>
          <w:i w:val="0"/>
          <w:iCs w:val="0"/>
          <w:sz w:val="24"/>
          <w:szCs w:val="24"/>
        </w:rPr>
        <w:t>Records Maintained</w:t>
      </w:r>
    </w:p>
    <w:p w14:paraId="2FABAEFA" w14:textId="77777777" w:rsidR="00B941C7" w:rsidRPr="00B941C7" w:rsidRDefault="00B941C7">
      <w:pPr>
        <w:numPr>
          <w:ilvl w:val="0"/>
          <w:numId w:val="9"/>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Lot Number Book</w:t>
      </w:r>
    </w:p>
    <w:p w14:paraId="68646E9B" w14:textId="77777777" w:rsidR="00B941C7" w:rsidRPr="00B941C7" w:rsidRDefault="00B941C7">
      <w:pPr>
        <w:numPr>
          <w:ilvl w:val="0"/>
          <w:numId w:val="9"/>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Recipe Sheets</w:t>
      </w:r>
    </w:p>
    <w:p w14:paraId="6FF41C94" w14:textId="77777777" w:rsidR="00B941C7" w:rsidRPr="00B941C7" w:rsidRDefault="00B941C7">
      <w:pPr>
        <w:numPr>
          <w:ilvl w:val="0"/>
          <w:numId w:val="9"/>
        </w:numPr>
        <w:spacing w:before="100" w:beforeAutospacing="1" w:after="100" w:afterAutospacing="1"/>
        <w:rPr>
          <w:rFonts w:asciiTheme="minorHAnsi" w:hAnsiTheme="minorHAnsi" w:cstheme="minorHAnsi"/>
          <w:sz w:val="24"/>
          <w:szCs w:val="24"/>
        </w:rPr>
      </w:pPr>
      <w:r w:rsidRPr="00B941C7">
        <w:rPr>
          <w:rFonts w:asciiTheme="minorHAnsi" w:hAnsiTheme="minorHAnsi" w:cstheme="minorHAnsi"/>
          <w:sz w:val="24"/>
          <w:szCs w:val="24"/>
        </w:rPr>
        <w:t>Grinding Logs</w:t>
      </w:r>
    </w:p>
    <w:p w14:paraId="2FF253D0" w14:textId="5D156B15" w:rsidR="00B941C7" w:rsidRDefault="002272A1">
      <w:pPr>
        <w:numPr>
          <w:ilvl w:val="0"/>
          <w:numId w:val="9"/>
        </w:numPr>
        <w:spacing w:before="100" w:beforeAutospacing="1" w:after="100" w:afterAutospacing="1"/>
        <w:rPr>
          <w:rFonts w:asciiTheme="minorHAnsi" w:hAnsiTheme="minorHAnsi" w:cstheme="minorHAnsi"/>
          <w:sz w:val="24"/>
          <w:szCs w:val="24"/>
        </w:rPr>
      </w:pPr>
      <w:r>
        <w:rPr>
          <w:rFonts w:asciiTheme="minorHAnsi" w:hAnsiTheme="minorHAnsi" w:cstheme="minorHAnsi"/>
          <w:sz w:val="24"/>
          <w:szCs w:val="24"/>
        </w:rPr>
        <w:t>Picklots</w:t>
      </w:r>
    </w:p>
    <w:p w14:paraId="0A1CD8D5" w14:textId="4DA63743" w:rsidR="002272A1" w:rsidRDefault="002272A1">
      <w:pPr>
        <w:numPr>
          <w:ilvl w:val="0"/>
          <w:numId w:val="9"/>
        </w:numPr>
        <w:spacing w:before="100" w:beforeAutospacing="1" w:after="100" w:afterAutospacing="1"/>
        <w:rPr>
          <w:rFonts w:asciiTheme="minorHAnsi" w:hAnsiTheme="minorHAnsi" w:cstheme="minorHAnsi"/>
          <w:sz w:val="24"/>
          <w:szCs w:val="24"/>
        </w:rPr>
      </w:pPr>
      <w:r>
        <w:rPr>
          <w:rFonts w:asciiTheme="minorHAnsi" w:hAnsiTheme="minorHAnsi" w:cstheme="minorHAnsi"/>
          <w:sz w:val="24"/>
          <w:szCs w:val="24"/>
        </w:rPr>
        <w:t>Ship Station</w:t>
      </w:r>
    </w:p>
    <w:p w14:paraId="0FE2CA2E" w14:textId="0CE87574" w:rsidR="002272A1" w:rsidRPr="00B941C7" w:rsidRDefault="002272A1">
      <w:pPr>
        <w:numPr>
          <w:ilvl w:val="0"/>
          <w:numId w:val="9"/>
        </w:numPr>
        <w:spacing w:before="100" w:beforeAutospacing="1" w:after="100" w:afterAutospacing="1"/>
        <w:rPr>
          <w:rFonts w:asciiTheme="minorHAnsi" w:hAnsiTheme="minorHAnsi" w:cstheme="minorHAnsi"/>
          <w:sz w:val="24"/>
          <w:szCs w:val="24"/>
        </w:rPr>
      </w:pPr>
      <w:r>
        <w:rPr>
          <w:rFonts w:asciiTheme="minorHAnsi" w:hAnsiTheme="minorHAnsi" w:cstheme="minorHAnsi"/>
          <w:sz w:val="24"/>
          <w:szCs w:val="24"/>
        </w:rPr>
        <w:t>Order Master</w:t>
      </w:r>
    </w:p>
    <w:p w14:paraId="3911C9A3" w14:textId="77777777" w:rsidR="00B47ABC" w:rsidRPr="004E1F34" w:rsidRDefault="00B47ABC" w:rsidP="00B47ABC">
      <w:pPr>
        <w:rPr>
          <w:rFonts w:asciiTheme="minorHAnsi" w:hAnsiTheme="minorHAnsi" w:cstheme="minorHAnsi"/>
          <w:b/>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47ABC" w:rsidRPr="004E1F34" w14:paraId="62050CD9" w14:textId="77777777" w:rsidTr="00E46BCD">
        <w:tc>
          <w:tcPr>
            <w:tcW w:w="1722" w:type="dxa"/>
          </w:tcPr>
          <w:p w14:paraId="7A714229" w14:textId="77777777" w:rsidR="00B47ABC" w:rsidRPr="004E1F34" w:rsidRDefault="00B47ABC" w:rsidP="00E46BCD">
            <w:pPr>
              <w:jc w:val="center"/>
              <w:rPr>
                <w:rFonts w:asciiTheme="minorHAnsi" w:hAnsiTheme="minorHAnsi" w:cstheme="minorHAnsi"/>
                <w:sz w:val="24"/>
                <w:szCs w:val="24"/>
              </w:rPr>
            </w:pPr>
            <w:r w:rsidRPr="004E1F34">
              <w:rPr>
                <w:rFonts w:asciiTheme="minorHAnsi" w:hAnsiTheme="minorHAnsi" w:cstheme="minorHAnsi"/>
                <w:sz w:val="24"/>
                <w:szCs w:val="24"/>
              </w:rPr>
              <w:t>Revision Date = Version #</w:t>
            </w:r>
          </w:p>
        </w:tc>
        <w:tc>
          <w:tcPr>
            <w:tcW w:w="8208" w:type="dxa"/>
          </w:tcPr>
          <w:p w14:paraId="660417D4" w14:textId="77777777" w:rsidR="00B47ABC" w:rsidRPr="004E1F34" w:rsidRDefault="00B47ABC" w:rsidP="00E46BCD">
            <w:pPr>
              <w:jc w:val="center"/>
              <w:rPr>
                <w:rFonts w:asciiTheme="minorHAnsi" w:hAnsiTheme="minorHAnsi" w:cstheme="minorHAnsi"/>
                <w:sz w:val="24"/>
                <w:szCs w:val="24"/>
              </w:rPr>
            </w:pPr>
          </w:p>
          <w:p w14:paraId="46130073" w14:textId="77777777" w:rsidR="00B47ABC" w:rsidRPr="004E1F34" w:rsidRDefault="00B47ABC" w:rsidP="00E46BCD">
            <w:pPr>
              <w:jc w:val="center"/>
              <w:rPr>
                <w:rFonts w:asciiTheme="minorHAnsi" w:hAnsiTheme="minorHAnsi" w:cstheme="minorHAnsi"/>
                <w:sz w:val="24"/>
                <w:szCs w:val="24"/>
              </w:rPr>
            </w:pPr>
            <w:r w:rsidRPr="004E1F34">
              <w:rPr>
                <w:rFonts w:asciiTheme="minorHAnsi" w:hAnsiTheme="minorHAnsi" w:cstheme="minorHAnsi"/>
                <w:sz w:val="24"/>
                <w:szCs w:val="24"/>
              </w:rPr>
              <w:t>Changes</w:t>
            </w:r>
          </w:p>
        </w:tc>
      </w:tr>
      <w:tr w:rsidR="00B47ABC" w:rsidRPr="004E1F34" w14:paraId="70836FF6" w14:textId="77777777" w:rsidTr="00E46BCD">
        <w:tc>
          <w:tcPr>
            <w:tcW w:w="1722" w:type="dxa"/>
          </w:tcPr>
          <w:p w14:paraId="76CACF33" w14:textId="6B32EB80" w:rsidR="00B47ABC" w:rsidRPr="004E1F34" w:rsidRDefault="0082219F" w:rsidP="00E46BCD">
            <w:pPr>
              <w:jc w:val="center"/>
              <w:rPr>
                <w:rFonts w:asciiTheme="minorHAnsi" w:hAnsiTheme="minorHAnsi" w:cstheme="minorHAnsi"/>
                <w:sz w:val="24"/>
                <w:szCs w:val="24"/>
              </w:rPr>
            </w:pPr>
            <w:r>
              <w:rPr>
                <w:rFonts w:asciiTheme="minorHAnsi" w:hAnsiTheme="minorHAnsi" w:cstheme="minorHAnsi"/>
                <w:sz w:val="24"/>
                <w:szCs w:val="24"/>
              </w:rPr>
              <w:t>2026-01-20</w:t>
            </w:r>
          </w:p>
        </w:tc>
        <w:tc>
          <w:tcPr>
            <w:tcW w:w="8208" w:type="dxa"/>
          </w:tcPr>
          <w:p w14:paraId="5D7BC6B8" w14:textId="77777777" w:rsidR="00B47ABC" w:rsidRPr="004E1F34" w:rsidRDefault="00B47ABC" w:rsidP="00E46BCD">
            <w:pPr>
              <w:rPr>
                <w:rFonts w:asciiTheme="minorHAnsi" w:hAnsiTheme="minorHAnsi" w:cstheme="minorHAnsi"/>
                <w:sz w:val="24"/>
                <w:szCs w:val="24"/>
              </w:rPr>
            </w:pPr>
            <w:r w:rsidRPr="004E1F34">
              <w:rPr>
                <w:rFonts w:asciiTheme="minorHAnsi" w:hAnsiTheme="minorHAnsi" w:cstheme="minorHAnsi"/>
                <w:sz w:val="24"/>
                <w:szCs w:val="24"/>
              </w:rPr>
              <w:t>New program.</w:t>
            </w:r>
          </w:p>
        </w:tc>
      </w:tr>
      <w:tr w:rsidR="00D16AE1" w:rsidRPr="004E1F34" w14:paraId="11371274" w14:textId="77777777" w:rsidTr="00E46BCD">
        <w:trPr>
          <w:ins w:id="5" w:author="Penny Patterson" w:date="2026-03-18T15:23:00Z"/>
        </w:trPr>
        <w:tc>
          <w:tcPr>
            <w:tcW w:w="1722" w:type="dxa"/>
          </w:tcPr>
          <w:p w14:paraId="44AF63F3" w14:textId="2CFA7A67" w:rsidR="00D16AE1" w:rsidRDefault="00D16AE1" w:rsidP="00E46BCD">
            <w:pPr>
              <w:jc w:val="center"/>
              <w:rPr>
                <w:ins w:id="6" w:author="Penny Patterson" w:date="2026-03-18T15:23:00Z" w16du:dateUtc="2026-03-18T19:23:00Z"/>
                <w:rFonts w:asciiTheme="minorHAnsi" w:hAnsiTheme="minorHAnsi" w:cstheme="minorHAnsi"/>
                <w:sz w:val="24"/>
                <w:szCs w:val="24"/>
              </w:rPr>
            </w:pPr>
            <w:ins w:id="7" w:author="Penny Patterson" w:date="2026-03-18T15:23:00Z" w16du:dateUtc="2026-03-18T19:23:00Z">
              <w:r>
                <w:rPr>
                  <w:rFonts w:asciiTheme="minorHAnsi" w:hAnsiTheme="minorHAnsi" w:cstheme="minorHAnsi"/>
                  <w:sz w:val="24"/>
                  <w:szCs w:val="24"/>
                </w:rPr>
                <w:t>02/11/2026</w:t>
              </w:r>
            </w:ins>
          </w:p>
        </w:tc>
        <w:tc>
          <w:tcPr>
            <w:tcW w:w="8208" w:type="dxa"/>
          </w:tcPr>
          <w:p w14:paraId="179A302E" w14:textId="014A1E42" w:rsidR="00D16AE1" w:rsidRPr="004E1F34" w:rsidRDefault="00D16AE1" w:rsidP="00E46BCD">
            <w:pPr>
              <w:rPr>
                <w:ins w:id="8" w:author="Penny Patterson" w:date="2026-03-18T15:23:00Z" w16du:dateUtc="2026-03-18T19:23:00Z"/>
                <w:rFonts w:asciiTheme="minorHAnsi" w:hAnsiTheme="minorHAnsi" w:cstheme="minorHAnsi"/>
                <w:sz w:val="24"/>
                <w:szCs w:val="24"/>
              </w:rPr>
            </w:pPr>
            <w:ins w:id="9" w:author="Penny Patterson" w:date="2026-03-18T15:23:00Z" w16du:dateUtc="2026-03-18T19:23:00Z">
              <w:r>
                <w:rPr>
                  <w:rFonts w:asciiTheme="minorHAnsi" w:hAnsiTheme="minorHAnsi" w:cstheme="minorHAnsi"/>
                  <w:sz w:val="24"/>
                  <w:szCs w:val="24"/>
                </w:rPr>
                <w:t>Reviewed and revised</w:t>
              </w:r>
            </w:ins>
          </w:p>
        </w:tc>
      </w:tr>
    </w:tbl>
    <w:p w14:paraId="57DC41FE" w14:textId="77777777" w:rsidR="00512A52" w:rsidRPr="004E1F34" w:rsidRDefault="00512A52" w:rsidP="00B47ABC">
      <w:pPr>
        <w:rPr>
          <w:rFonts w:asciiTheme="minorHAnsi" w:hAnsiTheme="minorHAnsi" w:cstheme="minorHAnsi"/>
          <w:sz w:val="24"/>
          <w:szCs w:val="24"/>
        </w:rPr>
      </w:pPr>
    </w:p>
    <w:sectPr w:rsidR="00512A52" w:rsidRPr="004E1F34" w:rsidSect="0082219F">
      <w:headerReference w:type="default" r:id="rId15"/>
      <w:footerReference w:type="default" r:id="rId16"/>
      <w:pgSz w:w="12240" w:h="15840"/>
      <w:pgMar w:top="1440" w:right="1440" w:bottom="1314"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rlen Keller" w:date="2026-02-06T18:07:00Z" w:initials="AK">
    <w:p w14:paraId="57A313F6" w14:textId="77777777" w:rsidR="00BC42BC" w:rsidRDefault="00BC42BC" w:rsidP="00BC42BC">
      <w:pPr>
        <w:pStyle w:val="CommentText"/>
      </w:pPr>
      <w:r>
        <w:rPr>
          <w:rStyle w:val="CommentReference"/>
        </w:rPr>
        <w:annotationRef/>
      </w:r>
      <w:r>
        <w:t>Use of the word presumed will raise red flags with the auditors. Consider stating it a different way, like "All product sold after the open date is traceable and assigned to that lot until a new lot is started.”</w:t>
      </w:r>
    </w:p>
    <w:p w14:paraId="17885501" w14:textId="77777777" w:rsidR="00BC42BC" w:rsidRDefault="00BC42BC" w:rsidP="00BC42B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8855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101713" w16cex:dateUtc="2026-02-06T23:07:00Z">
    <w16cex:extLst>
      <w16:ext w16:uri="{CE6994B0-6A32-4C9F-8C6B-6E91EDA988CE}">
        <cr:reactions xmlns:cr="http://schemas.microsoft.com/office/comments/2020/reactions">
          <cr:reaction reactionType="1">
            <cr:reactionInfo dateUtc="2026-02-11T19:01:44Z">
              <cr:user userId="S::penny@spicesinc.com::7bec89d0-993f-48ca-b90d-5a06f578d1d0" userProvider="AD" userName="Penny Patt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885501" w16cid:durableId="381017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5A5F" w14:textId="77777777" w:rsidR="00A27777" w:rsidRDefault="00A27777">
      <w:r>
        <w:separator/>
      </w:r>
    </w:p>
  </w:endnote>
  <w:endnote w:type="continuationSeparator" w:id="0">
    <w:p w14:paraId="5807D949" w14:textId="77777777" w:rsidR="00A27777" w:rsidRDefault="00A27777">
      <w:r>
        <w:continuationSeparator/>
      </w:r>
    </w:p>
  </w:endnote>
  <w:endnote w:type="continuationNotice" w:id="1">
    <w:p w14:paraId="4B0DDE9C" w14:textId="77777777" w:rsidR="00A27777" w:rsidRDefault="00A2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341F4BC" w14:paraId="48D4EC55" w14:textId="77777777" w:rsidTr="4341F4BC">
      <w:trPr>
        <w:trHeight w:val="300"/>
      </w:trPr>
      <w:tc>
        <w:tcPr>
          <w:tcW w:w="3120" w:type="dxa"/>
        </w:tcPr>
        <w:p w14:paraId="167EB97B" w14:textId="1B25D78B" w:rsidR="4341F4BC" w:rsidRDefault="4341F4BC" w:rsidP="4341F4BC">
          <w:pPr>
            <w:pStyle w:val="Header"/>
            <w:ind w:left="-115"/>
          </w:pPr>
        </w:p>
      </w:tc>
      <w:tc>
        <w:tcPr>
          <w:tcW w:w="3120" w:type="dxa"/>
        </w:tcPr>
        <w:p w14:paraId="09BE2F44" w14:textId="7C97568C" w:rsidR="4341F4BC" w:rsidRDefault="4341F4BC" w:rsidP="4341F4BC">
          <w:pPr>
            <w:pStyle w:val="Header"/>
            <w:jc w:val="center"/>
          </w:pPr>
        </w:p>
      </w:tc>
      <w:tc>
        <w:tcPr>
          <w:tcW w:w="3120" w:type="dxa"/>
        </w:tcPr>
        <w:p w14:paraId="301FB09A" w14:textId="51FCFAC1" w:rsidR="4341F4BC" w:rsidRDefault="4341F4BC" w:rsidP="4341F4BC">
          <w:pPr>
            <w:pStyle w:val="Header"/>
            <w:ind w:right="-115"/>
            <w:jc w:val="right"/>
          </w:pPr>
        </w:p>
      </w:tc>
    </w:tr>
  </w:tbl>
  <w:p w14:paraId="245B71C1" w14:textId="094AFB69" w:rsidR="4341F4BC" w:rsidRDefault="4341F4BC" w:rsidP="4341F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E1EE" w14:textId="77777777" w:rsidR="00A27777" w:rsidRDefault="00A27777">
      <w:r>
        <w:separator/>
      </w:r>
    </w:p>
  </w:footnote>
  <w:footnote w:type="continuationSeparator" w:id="0">
    <w:p w14:paraId="000E011D" w14:textId="77777777" w:rsidR="00A27777" w:rsidRDefault="00A27777">
      <w:r>
        <w:continuationSeparator/>
      </w:r>
    </w:p>
  </w:footnote>
  <w:footnote w:type="continuationNotice" w:id="1">
    <w:p w14:paraId="18A2E22F" w14:textId="77777777" w:rsidR="00A27777" w:rsidRDefault="00A2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3422EDE4">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0A2F74B1" w:rsidR="00EE205C" w:rsidRDefault="00390965" w:rsidP="3422EDE4">
          <w:pPr>
            <w:jc w:val="center"/>
            <w:rPr>
              <w:rFonts w:asciiTheme="minorHAnsi" w:hAnsiTheme="minorHAnsi" w:cstheme="minorBidi"/>
              <w:color w:val="202124"/>
              <w:sz w:val="22"/>
              <w:szCs w:val="22"/>
              <w:shd w:val="clear" w:color="auto" w:fill="FFFFFF"/>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3422EDE4" w:rsidRPr="3422EDE4">
            <w:rPr>
              <w:rFonts w:asciiTheme="minorHAnsi" w:hAnsiTheme="minorHAnsi" w:cstheme="minorBidi"/>
              <w:color w:val="202124"/>
              <w:sz w:val="22"/>
              <w:szCs w:val="22"/>
              <w:shd w:val="clear" w:color="auto" w:fill="FFFFFF"/>
            </w:rPr>
            <w:t>315 Point Township Drive</w:t>
          </w:r>
        </w:p>
        <w:p w14:paraId="7FB9D9A0" w14:textId="3FBC6584" w:rsidR="00B24E2B" w:rsidRPr="00EE205C" w:rsidRDefault="3422EDE4" w:rsidP="3422EDE4">
          <w:pPr>
            <w:jc w:val="center"/>
            <w:rPr>
              <w:rFonts w:asciiTheme="minorHAnsi" w:hAnsiTheme="minorHAnsi" w:cstheme="minorBidi"/>
              <w:color w:val="202124"/>
              <w:sz w:val="22"/>
              <w:szCs w:val="22"/>
            </w:rPr>
          </w:pPr>
          <w:r w:rsidRPr="3422EDE4">
            <w:rPr>
              <w:rFonts w:asciiTheme="minorHAnsi" w:hAnsiTheme="minorHAnsi" w:cstheme="minorBidi"/>
              <w:color w:val="202124"/>
              <w:sz w:val="22"/>
              <w:szCs w:val="22"/>
              <w:shd w:val="clear" w:color="auto" w:fill="FFFFFF"/>
            </w:rPr>
            <w:t>Northumberland, PA 17857</w:t>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02DC9D1B" w:rsidR="00B24E2B" w:rsidRPr="0066470D" w:rsidRDefault="00FB606C" w:rsidP="005A79B2">
          <w:pPr>
            <w:jc w:val="center"/>
            <w:rPr>
              <w:rFonts w:ascii="Calibri" w:hAnsi="Calibri"/>
              <w:b/>
              <w:bCs/>
              <w:color w:val="auto"/>
              <w:sz w:val="24"/>
              <w:szCs w:val="24"/>
            </w:rPr>
          </w:pPr>
          <w:r>
            <w:rPr>
              <w:rFonts w:ascii="Calibri" w:hAnsi="Calibri"/>
              <w:b/>
              <w:bCs/>
            </w:rPr>
            <w:t>PT 2.6</w:t>
          </w:r>
          <w:r w:rsidR="00FA2A39">
            <w:rPr>
              <w:rFonts w:ascii="Calibri" w:hAnsi="Calibri"/>
              <w:b/>
              <w:bCs/>
            </w:rPr>
            <w:t>.1/2.6.2</w:t>
          </w:r>
          <w:r>
            <w:rPr>
              <w:rFonts w:ascii="Calibri" w:hAnsi="Calibri"/>
              <w:b/>
              <w:bCs/>
            </w:rPr>
            <w:t xml:space="preserve"> Product Identification</w:t>
          </w:r>
          <w:r w:rsidR="00361FF1">
            <w:rPr>
              <w:rFonts w:ascii="Calibri" w:hAnsi="Calibri"/>
              <w:b/>
              <w:bCs/>
            </w:rPr>
            <w:t xml:space="preserve"> &amp; Trace</w:t>
          </w:r>
        </w:p>
      </w:tc>
    </w:tr>
    <w:tr w:rsidR="00B24E2B" w:rsidRPr="0066470D" w14:paraId="52081CC4" w14:textId="77777777" w:rsidTr="3422EDE4">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768A1359" w:rsidR="00B24E2B" w:rsidRPr="00FB606C" w:rsidRDefault="00FB606C" w:rsidP="005A79B2">
          <w:pPr>
            <w:rPr>
              <w:rFonts w:ascii="Calibri" w:hAnsi="Calibri"/>
              <w:color w:val="auto"/>
              <w:sz w:val="22"/>
              <w:szCs w:val="22"/>
            </w:rPr>
          </w:pPr>
          <w:r w:rsidRPr="00FB606C">
            <w:rPr>
              <w:rFonts w:ascii="Calibri" w:hAnsi="Calibri"/>
            </w:rPr>
            <w:t>2.6</w:t>
          </w:r>
          <w:r w:rsidR="00FA2A39">
            <w:rPr>
              <w:rFonts w:ascii="Calibri" w:hAnsi="Calibri"/>
            </w:rPr>
            <w:t>.1 / 2.6.2</w:t>
          </w:r>
          <w:r w:rsidRPr="00FB606C">
            <w:rPr>
              <w:rFonts w:ascii="Calibri" w:hAnsi="Calibri"/>
            </w:rPr>
            <w:t xml:space="preserve"> Product Identification</w:t>
          </w:r>
          <w:r w:rsidR="00361FF1">
            <w:rPr>
              <w:rFonts w:ascii="Calibri" w:hAnsi="Calibri"/>
            </w:rPr>
            <w:t xml:space="preserve"> &amp;</w:t>
          </w:r>
          <w:r w:rsidRPr="00FB606C">
            <w:rPr>
              <w:rFonts w:ascii="Calibri" w:hAnsi="Calibri"/>
            </w:rPr>
            <w:t xml:space="preserve"> Trace</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3422EDE4">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1E39089" w:rsidR="00B24E2B" w:rsidRPr="0066470D" w:rsidRDefault="00FB606C"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247316F2" w:rsidR="00B24E2B" w:rsidRPr="0066470D" w:rsidRDefault="00443D87" w:rsidP="005A79B2">
          <w:pPr>
            <w:rPr>
              <w:rFonts w:ascii="Calibri" w:hAnsi="Calibri"/>
              <w:color w:val="auto"/>
              <w:sz w:val="22"/>
              <w:szCs w:val="22"/>
            </w:rPr>
          </w:pPr>
          <w:del w:id="10" w:author="Penny Patterson" w:date="2026-03-23T13:09:00Z" w16du:dateUtc="2026-03-23T17:09:00Z">
            <w:r w:rsidDel="00F758F1">
              <w:rPr>
                <w:rFonts w:ascii="Calibri" w:hAnsi="Calibri"/>
                <w:color w:val="auto"/>
                <w:sz w:val="22"/>
                <w:szCs w:val="22"/>
              </w:rPr>
              <w:delText>01/21/2026</w:delText>
            </w:r>
          </w:del>
          <w:ins w:id="11" w:author="Penny Patterson" w:date="2026-03-23T13:09:00Z" w16du:dateUtc="2026-03-23T17:09:00Z">
            <w:r w:rsidR="00F758F1">
              <w:rPr>
                <w:rFonts w:ascii="Calibri" w:hAnsi="Calibri"/>
                <w:color w:val="auto"/>
                <w:sz w:val="22"/>
                <w:szCs w:val="22"/>
              </w:rPr>
              <w:t>02.11.2026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7199"/>
    <w:multiLevelType w:val="multilevel"/>
    <w:tmpl w:val="2206B85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D0E51DA"/>
    <w:multiLevelType w:val="multilevel"/>
    <w:tmpl w:val="601A3002"/>
    <w:lvl w:ilvl="0">
      <w:start w:val="1"/>
      <w:numFmt w:val="bullet"/>
      <w:lvlText w:val="o"/>
      <w:lvlJc w:val="left"/>
      <w:pPr>
        <w:ind w:left="144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43959D4"/>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D7B9B"/>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50045"/>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E5314"/>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811EA"/>
    <w:multiLevelType w:val="multilevel"/>
    <w:tmpl w:val="59D001F8"/>
    <w:name w:val="FSQC"/>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1440" w:hanging="720"/>
      </w:pPr>
      <w:rPr>
        <w:rFonts w:hint="default"/>
      </w:rPr>
    </w:lvl>
    <w:lvl w:ilvl="2">
      <w:start w:val="1"/>
      <w:numFmt w:val="decimal"/>
      <w:lvlText w:val="%1.%2.%3"/>
      <w:lvlJc w:val="left"/>
      <w:pPr>
        <w:tabs>
          <w:tab w:val="num" w:pos="1440"/>
        </w:tabs>
        <w:ind w:left="2160" w:hanging="720"/>
      </w:pPr>
      <w:rPr>
        <w:rFonts w:hint="default"/>
      </w:rPr>
    </w:lvl>
    <w:lvl w:ilvl="3">
      <w:start w:val="1"/>
      <w:numFmt w:val="decimal"/>
      <w:lvlText w:val="%1.%2.%3.%4"/>
      <w:lvlJc w:val="left"/>
      <w:pPr>
        <w:tabs>
          <w:tab w:val="num" w:pos="2160"/>
        </w:tabs>
        <w:ind w:left="3240" w:hanging="1080"/>
      </w:pPr>
      <w:rPr>
        <w:rFonts w:hint="default"/>
      </w:rPr>
    </w:lvl>
    <w:lvl w:ilvl="4">
      <w:start w:val="1"/>
      <w:numFmt w:val="decimal"/>
      <w:lvlText w:val="%1.%2.%3.%4.%5"/>
      <w:lvlJc w:val="left"/>
      <w:pPr>
        <w:tabs>
          <w:tab w:val="num" w:pos="3240"/>
        </w:tabs>
        <w:ind w:left="4320" w:hanging="1080"/>
      </w:pPr>
      <w:rPr>
        <w:rFonts w:hint="default"/>
      </w:rPr>
    </w:lvl>
    <w:lvl w:ilvl="5">
      <w:start w:val="1"/>
      <w:numFmt w:val="decimal"/>
      <w:lvlText w:val="%1.%2.%3.%4.%5.%6"/>
      <w:lvlJc w:val="left"/>
      <w:pPr>
        <w:tabs>
          <w:tab w:val="num" w:pos="2880"/>
        </w:tabs>
        <w:ind w:left="4320" w:hanging="1080"/>
      </w:pPr>
      <w:rPr>
        <w:rFonts w:hint="default"/>
      </w:rPr>
    </w:lvl>
    <w:lvl w:ilvl="6">
      <w:start w:val="1"/>
      <w:numFmt w:val="decimal"/>
      <w:lvlText w:val="%1.%2.%3.%4.%5.%6.%7"/>
      <w:lvlJc w:val="left"/>
      <w:pPr>
        <w:tabs>
          <w:tab w:val="num" w:pos="3240"/>
        </w:tabs>
        <w:ind w:left="4320" w:hanging="1080"/>
      </w:pPr>
      <w:rPr>
        <w:rFonts w:hint="default"/>
      </w:rPr>
    </w:lvl>
    <w:lvl w:ilvl="7">
      <w:start w:val="1"/>
      <w:numFmt w:val="decimal"/>
      <w:lvlText w:val="%1.%2.%3.%4.%5.%6.%7.%8"/>
      <w:lvlJc w:val="left"/>
      <w:pPr>
        <w:tabs>
          <w:tab w:val="num" w:pos="3240"/>
        </w:tabs>
        <w:ind w:left="4320" w:hanging="1080"/>
      </w:pPr>
      <w:rPr>
        <w:rFonts w:hint="default"/>
      </w:rPr>
    </w:lvl>
    <w:lvl w:ilvl="8">
      <w:start w:val="1"/>
      <w:numFmt w:val="decimal"/>
      <w:lvlText w:val="%1.%2.%3.%4.%5.%6.%7.%8.%9"/>
      <w:lvlJc w:val="left"/>
      <w:pPr>
        <w:tabs>
          <w:tab w:val="num" w:pos="3240"/>
        </w:tabs>
        <w:ind w:left="4320" w:hanging="1080"/>
      </w:pPr>
      <w:rPr>
        <w:rFonts w:hint="default"/>
      </w:rPr>
    </w:lvl>
  </w:abstractNum>
  <w:abstractNum w:abstractNumId="7" w15:restartNumberingAfterBreak="0">
    <w:nsid w:val="37586927"/>
    <w:multiLevelType w:val="hybridMultilevel"/>
    <w:tmpl w:val="5290E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A6653"/>
    <w:multiLevelType w:val="multilevel"/>
    <w:tmpl w:val="BB52AEBA"/>
    <w:lvl w:ilvl="0">
      <w:start w:val="1"/>
      <w:numFmt w:val="bullet"/>
      <w:lvlText w:val="o"/>
      <w:lvlJc w:val="left"/>
      <w:pPr>
        <w:ind w:left="144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1E5409D"/>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D174C"/>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C177D"/>
    <w:multiLevelType w:val="multilevel"/>
    <w:tmpl w:val="E52EA81A"/>
    <w:lvl w:ilvl="0">
      <w:start w:val="1"/>
      <w:numFmt w:val="bullet"/>
      <w:lvlText w:val="o"/>
      <w:lvlJc w:val="left"/>
      <w:pPr>
        <w:ind w:left="144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EF039E9"/>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73D6E"/>
    <w:multiLevelType w:val="multilevel"/>
    <w:tmpl w:val="CD08552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1C25D5E"/>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F54EE"/>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298198">
    <w:abstractNumId w:val="15"/>
  </w:num>
  <w:num w:numId="2" w16cid:durableId="1523011775">
    <w:abstractNumId w:val="12"/>
  </w:num>
  <w:num w:numId="3" w16cid:durableId="351420013">
    <w:abstractNumId w:val="9"/>
  </w:num>
  <w:num w:numId="4" w16cid:durableId="709457353">
    <w:abstractNumId w:val="3"/>
  </w:num>
  <w:num w:numId="5" w16cid:durableId="1956281938">
    <w:abstractNumId w:val="10"/>
  </w:num>
  <w:num w:numId="6" w16cid:durableId="932711231">
    <w:abstractNumId w:val="14"/>
  </w:num>
  <w:num w:numId="7" w16cid:durableId="91442491">
    <w:abstractNumId w:val="4"/>
  </w:num>
  <w:num w:numId="8" w16cid:durableId="1404521905">
    <w:abstractNumId w:val="2"/>
  </w:num>
  <w:num w:numId="9" w16cid:durableId="1655138690">
    <w:abstractNumId w:val="5"/>
  </w:num>
  <w:num w:numId="10" w16cid:durableId="1891644500">
    <w:abstractNumId w:val="7"/>
  </w:num>
  <w:num w:numId="11" w16cid:durableId="1065638886">
    <w:abstractNumId w:val="8"/>
  </w:num>
  <w:num w:numId="12" w16cid:durableId="980424819">
    <w:abstractNumId w:val="0"/>
  </w:num>
  <w:num w:numId="13" w16cid:durableId="1269123826">
    <w:abstractNumId w:val="11"/>
  </w:num>
  <w:num w:numId="14" w16cid:durableId="632518833">
    <w:abstractNumId w:val="13"/>
  </w:num>
  <w:num w:numId="15" w16cid:durableId="1612282138">
    <w:abstractNumId w:val="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46C5F"/>
    <w:rsid w:val="0004733A"/>
    <w:rsid w:val="00060C52"/>
    <w:rsid w:val="00067737"/>
    <w:rsid w:val="000838CB"/>
    <w:rsid w:val="0009113C"/>
    <w:rsid w:val="00093FC1"/>
    <w:rsid w:val="000A033A"/>
    <w:rsid w:val="000A1E73"/>
    <w:rsid w:val="000C3DFB"/>
    <w:rsid w:val="000C4DBF"/>
    <w:rsid w:val="000C5195"/>
    <w:rsid w:val="000D2E05"/>
    <w:rsid w:val="000E1F57"/>
    <w:rsid w:val="000E5213"/>
    <w:rsid w:val="000E5771"/>
    <w:rsid w:val="000E753E"/>
    <w:rsid w:val="000E7603"/>
    <w:rsid w:val="000E7DF9"/>
    <w:rsid w:val="000F10C8"/>
    <w:rsid w:val="000F20CE"/>
    <w:rsid w:val="000F650D"/>
    <w:rsid w:val="00101B29"/>
    <w:rsid w:val="0010389B"/>
    <w:rsid w:val="00106B38"/>
    <w:rsid w:val="00110795"/>
    <w:rsid w:val="00111A0F"/>
    <w:rsid w:val="00123F65"/>
    <w:rsid w:val="00125B3B"/>
    <w:rsid w:val="00125CC0"/>
    <w:rsid w:val="00127DF3"/>
    <w:rsid w:val="00134848"/>
    <w:rsid w:val="00135663"/>
    <w:rsid w:val="00135869"/>
    <w:rsid w:val="0014552F"/>
    <w:rsid w:val="00145C63"/>
    <w:rsid w:val="00151E5E"/>
    <w:rsid w:val="00153A0B"/>
    <w:rsid w:val="00172A59"/>
    <w:rsid w:val="00173C1D"/>
    <w:rsid w:val="00173C6B"/>
    <w:rsid w:val="00177A35"/>
    <w:rsid w:val="00183E0A"/>
    <w:rsid w:val="00184332"/>
    <w:rsid w:val="0018745A"/>
    <w:rsid w:val="001A22D8"/>
    <w:rsid w:val="001A6359"/>
    <w:rsid w:val="001B57D6"/>
    <w:rsid w:val="001C5395"/>
    <w:rsid w:val="001D10A0"/>
    <w:rsid w:val="001D56CE"/>
    <w:rsid w:val="001E1D1B"/>
    <w:rsid w:val="001F16DC"/>
    <w:rsid w:val="001F1B09"/>
    <w:rsid w:val="001F42B4"/>
    <w:rsid w:val="001F606C"/>
    <w:rsid w:val="00206719"/>
    <w:rsid w:val="002211F2"/>
    <w:rsid w:val="00223041"/>
    <w:rsid w:val="00226655"/>
    <w:rsid w:val="002272A1"/>
    <w:rsid w:val="002427D6"/>
    <w:rsid w:val="00252605"/>
    <w:rsid w:val="0025756B"/>
    <w:rsid w:val="00273578"/>
    <w:rsid w:val="00280A98"/>
    <w:rsid w:val="002A2587"/>
    <w:rsid w:val="002B1203"/>
    <w:rsid w:val="002B6A0B"/>
    <w:rsid w:val="002D1B2C"/>
    <w:rsid w:val="002D1CEE"/>
    <w:rsid w:val="002D45E7"/>
    <w:rsid w:val="002E271B"/>
    <w:rsid w:val="002E7946"/>
    <w:rsid w:val="002F28A9"/>
    <w:rsid w:val="00324C53"/>
    <w:rsid w:val="0034769E"/>
    <w:rsid w:val="0035095C"/>
    <w:rsid w:val="00361FF1"/>
    <w:rsid w:val="00364498"/>
    <w:rsid w:val="00364E80"/>
    <w:rsid w:val="00365C13"/>
    <w:rsid w:val="003717A2"/>
    <w:rsid w:val="003815BB"/>
    <w:rsid w:val="00390965"/>
    <w:rsid w:val="00397926"/>
    <w:rsid w:val="003A5CE5"/>
    <w:rsid w:val="003B50E2"/>
    <w:rsid w:val="003B7B02"/>
    <w:rsid w:val="003C1E5F"/>
    <w:rsid w:val="003E17D2"/>
    <w:rsid w:val="003E784E"/>
    <w:rsid w:val="003F1E0C"/>
    <w:rsid w:val="003F4520"/>
    <w:rsid w:val="003F7B66"/>
    <w:rsid w:val="003F7C16"/>
    <w:rsid w:val="00400FAF"/>
    <w:rsid w:val="00414D25"/>
    <w:rsid w:val="00417159"/>
    <w:rsid w:val="00417538"/>
    <w:rsid w:val="00423B51"/>
    <w:rsid w:val="0042563B"/>
    <w:rsid w:val="00443D87"/>
    <w:rsid w:val="00450A01"/>
    <w:rsid w:val="00467EB0"/>
    <w:rsid w:val="004A3C89"/>
    <w:rsid w:val="004C27BF"/>
    <w:rsid w:val="004C369D"/>
    <w:rsid w:val="004C6FCC"/>
    <w:rsid w:val="004D2308"/>
    <w:rsid w:val="004E1F34"/>
    <w:rsid w:val="004E51DD"/>
    <w:rsid w:val="004E567E"/>
    <w:rsid w:val="004F27FD"/>
    <w:rsid w:val="005004A7"/>
    <w:rsid w:val="00506809"/>
    <w:rsid w:val="00507F88"/>
    <w:rsid w:val="00512A52"/>
    <w:rsid w:val="00520555"/>
    <w:rsid w:val="00522D80"/>
    <w:rsid w:val="00523F63"/>
    <w:rsid w:val="00531AD2"/>
    <w:rsid w:val="00535B3C"/>
    <w:rsid w:val="0054390F"/>
    <w:rsid w:val="005548EB"/>
    <w:rsid w:val="005559F2"/>
    <w:rsid w:val="00557FAE"/>
    <w:rsid w:val="00573E35"/>
    <w:rsid w:val="00587F2A"/>
    <w:rsid w:val="0059683B"/>
    <w:rsid w:val="005A3C66"/>
    <w:rsid w:val="005A62C3"/>
    <w:rsid w:val="005A79B2"/>
    <w:rsid w:val="005B6E30"/>
    <w:rsid w:val="005C0F29"/>
    <w:rsid w:val="005C2BA7"/>
    <w:rsid w:val="005C696F"/>
    <w:rsid w:val="005C7ECC"/>
    <w:rsid w:val="005D1B7B"/>
    <w:rsid w:val="005E7CFD"/>
    <w:rsid w:val="005F1C85"/>
    <w:rsid w:val="005F31AB"/>
    <w:rsid w:val="005F3260"/>
    <w:rsid w:val="00612C0E"/>
    <w:rsid w:val="00621021"/>
    <w:rsid w:val="00624868"/>
    <w:rsid w:val="00632DF7"/>
    <w:rsid w:val="00646F66"/>
    <w:rsid w:val="00655BD4"/>
    <w:rsid w:val="00663051"/>
    <w:rsid w:val="006662CD"/>
    <w:rsid w:val="006757AA"/>
    <w:rsid w:val="006848F9"/>
    <w:rsid w:val="00686974"/>
    <w:rsid w:val="00687C54"/>
    <w:rsid w:val="006945F8"/>
    <w:rsid w:val="006C116A"/>
    <w:rsid w:val="006D06A8"/>
    <w:rsid w:val="006D2B70"/>
    <w:rsid w:val="006D404B"/>
    <w:rsid w:val="006D784E"/>
    <w:rsid w:val="006E399B"/>
    <w:rsid w:val="006F5C3E"/>
    <w:rsid w:val="006F6237"/>
    <w:rsid w:val="00700074"/>
    <w:rsid w:val="00706319"/>
    <w:rsid w:val="00707621"/>
    <w:rsid w:val="00713B79"/>
    <w:rsid w:val="00725BC8"/>
    <w:rsid w:val="00736BB2"/>
    <w:rsid w:val="00740887"/>
    <w:rsid w:val="007435A2"/>
    <w:rsid w:val="00747794"/>
    <w:rsid w:val="00754AD1"/>
    <w:rsid w:val="007707AD"/>
    <w:rsid w:val="00771934"/>
    <w:rsid w:val="007A1F22"/>
    <w:rsid w:val="007A42EF"/>
    <w:rsid w:val="007A5318"/>
    <w:rsid w:val="007B0229"/>
    <w:rsid w:val="007B06A7"/>
    <w:rsid w:val="007B1AAA"/>
    <w:rsid w:val="007C7270"/>
    <w:rsid w:val="007C7643"/>
    <w:rsid w:val="007D53D1"/>
    <w:rsid w:val="007E23E7"/>
    <w:rsid w:val="007E5159"/>
    <w:rsid w:val="007E5680"/>
    <w:rsid w:val="007F3998"/>
    <w:rsid w:val="00802C60"/>
    <w:rsid w:val="008063C7"/>
    <w:rsid w:val="00810830"/>
    <w:rsid w:val="00821259"/>
    <w:rsid w:val="0082219F"/>
    <w:rsid w:val="00825A93"/>
    <w:rsid w:val="00837058"/>
    <w:rsid w:val="008431FA"/>
    <w:rsid w:val="0086279A"/>
    <w:rsid w:val="0086404A"/>
    <w:rsid w:val="008843F4"/>
    <w:rsid w:val="0089363F"/>
    <w:rsid w:val="00893651"/>
    <w:rsid w:val="00893782"/>
    <w:rsid w:val="0089437E"/>
    <w:rsid w:val="00894432"/>
    <w:rsid w:val="008A094C"/>
    <w:rsid w:val="008D0CFC"/>
    <w:rsid w:val="008D654E"/>
    <w:rsid w:val="008E51F2"/>
    <w:rsid w:val="008E5AFE"/>
    <w:rsid w:val="00904752"/>
    <w:rsid w:val="00906190"/>
    <w:rsid w:val="00920B5A"/>
    <w:rsid w:val="00923EAA"/>
    <w:rsid w:val="009269CF"/>
    <w:rsid w:val="0094405B"/>
    <w:rsid w:val="00944842"/>
    <w:rsid w:val="00953C68"/>
    <w:rsid w:val="00955A08"/>
    <w:rsid w:val="0096298E"/>
    <w:rsid w:val="00971AA6"/>
    <w:rsid w:val="0097225C"/>
    <w:rsid w:val="00973646"/>
    <w:rsid w:val="0098117A"/>
    <w:rsid w:val="009812F3"/>
    <w:rsid w:val="009828CF"/>
    <w:rsid w:val="009924D1"/>
    <w:rsid w:val="009B7183"/>
    <w:rsid w:val="009C1E71"/>
    <w:rsid w:val="009F50F3"/>
    <w:rsid w:val="00A119C8"/>
    <w:rsid w:val="00A168C5"/>
    <w:rsid w:val="00A26C01"/>
    <w:rsid w:val="00A2703A"/>
    <w:rsid w:val="00A27777"/>
    <w:rsid w:val="00A34286"/>
    <w:rsid w:val="00A51D4D"/>
    <w:rsid w:val="00A60633"/>
    <w:rsid w:val="00A639C6"/>
    <w:rsid w:val="00A71B9E"/>
    <w:rsid w:val="00A81B8F"/>
    <w:rsid w:val="00A869D6"/>
    <w:rsid w:val="00A943B6"/>
    <w:rsid w:val="00A9568C"/>
    <w:rsid w:val="00AA4DFD"/>
    <w:rsid w:val="00AA51B5"/>
    <w:rsid w:val="00AB201A"/>
    <w:rsid w:val="00AC1140"/>
    <w:rsid w:val="00AC1DA3"/>
    <w:rsid w:val="00AC4C0B"/>
    <w:rsid w:val="00AD2945"/>
    <w:rsid w:val="00AD366B"/>
    <w:rsid w:val="00AD79C5"/>
    <w:rsid w:val="00AE226B"/>
    <w:rsid w:val="00AE502B"/>
    <w:rsid w:val="00AF047B"/>
    <w:rsid w:val="00AF0F08"/>
    <w:rsid w:val="00AF550B"/>
    <w:rsid w:val="00B14DF5"/>
    <w:rsid w:val="00B24E2B"/>
    <w:rsid w:val="00B47ABC"/>
    <w:rsid w:val="00B6214A"/>
    <w:rsid w:val="00B737E9"/>
    <w:rsid w:val="00B8488F"/>
    <w:rsid w:val="00B85FDB"/>
    <w:rsid w:val="00B941C7"/>
    <w:rsid w:val="00B954D7"/>
    <w:rsid w:val="00BA1509"/>
    <w:rsid w:val="00BA23E6"/>
    <w:rsid w:val="00BC32BF"/>
    <w:rsid w:val="00BC3AFD"/>
    <w:rsid w:val="00BC42BC"/>
    <w:rsid w:val="00BC73CC"/>
    <w:rsid w:val="00C01C05"/>
    <w:rsid w:val="00C01DEE"/>
    <w:rsid w:val="00C145D7"/>
    <w:rsid w:val="00C2104D"/>
    <w:rsid w:val="00C211DC"/>
    <w:rsid w:val="00C22B5C"/>
    <w:rsid w:val="00C22C12"/>
    <w:rsid w:val="00C2416A"/>
    <w:rsid w:val="00C313E3"/>
    <w:rsid w:val="00C33DA5"/>
    <w:rsid w:val="00C42DE8"/>
    <w:rsid w:val="00C519C5"/>
    <w:rsid w:val="00C536EE"/>
    <w:rsid w:val="00C54082"/>
    <w:rsid w:val="00C5633F"/>
    <w:rsid w:val="00C7121C"/>
    <w:rsid w:val="00C72929"/>
    <w:rsid w:val="00C74DEB"/>
    <w:rsid w:val="00C75D11"/>
    <w:rsid w:val="00C826CF"/>
    <w:rsid w:val="00C852AD"/>
    <w:rsid w:val="00C961E5"/>
    <w:rsid w:val="00CA01CF"/>
    <w:rsid w:val="00CA29EF"/>
    <w:rsid w:val="00CC3396"/>
    <w:rsid w:val="00CC3F27"/>
    <w:rsid w:val="00CD07BC"/>
    <w:rsid w:val="00CD661A"/>
    <w:rsid w:val="00CE4622"/>
    <w:rsid w:val="00CE53E2"/>
    <w:rsid w:val="00CF4826"/>
    <w:rsid w:val="00D16AE1"/>
    <w:rsid w:val="00D32F6F"/>
    <w:rsid w:val="00D331B3"/>
    <w:rsid w:val="00D40E80"/>
    <w:rsid w:val="00D430DF"/>
    <w:rsid w:val="00D437B9"/>
    <w:rsid w:val="00D46A65"/>
    <w:rsid w:val="00D47774"/>
    <w:rsid w:val="00D57F77"/>
    <w:rsid w:val="00D700B7"/>
    <w:rsid w:val="00D727EC"/>
    <w:rsid w:val="00D72F10"/>
    <w:rsid w:val="00D83B89"/>
    <w:rsid w:val="00D842E6"/>
    <w:rsid w:val="00D85BF2"/>
    <w:rsid w:val="00D87612"/>
    <w:rsid w:val="00DA644C"/>
    <w:rsid w:val="00DA701D"/>
    <w:rsid w:val="00DA7AA7"/>
    <w:rsid w:val="00DB635C"/>
    <w:rsid w:val="00DC74CA"/>
    <w:rsid w:val="00DE312D"/>
    <w:rsid w:val="00DE3A16"/>
    <w:rsid w:val="00DE55DE"/>
    <w:rsid w:val="00DF5F56"/>
    <w:rsid w:val="00E13EBE"/>
    <w:rsid w:val="00E15433"/>
    <w:rsid w:val="00E21932"/>
    <w:rsid w:val="00E256BB"/>
    <w:rsid w:val="00E26DE8"/>
    <w:rsid w:val="00E27D77"/>
    <w:rsid w:val="00E35DF7"/>
    <w:rsid w:val="00E40B73"/>
    <w:rsid w:val="00E44E1D"/>
    <w:rsid w:val="00E46BCD"/>
    <w:rsid w:val="00E52B31"/>
    <w:rsid w:val="00E549EF"/>
    <w:rsid w:val="00E83905"/>
    <w:rsid w:val="00E94F06"/>
    <w:rsid w:val="00EB0D03"/>
    <w:rsid w:val="00EB5412"/>
    <w:rsid w:val="00EC19CC"/>
    <w:rsid w:val="00EC4AF7"/>
    <w:rsid w:val="00ED04B7"/>
    <w:rsid w:val="00EE01D1"/>
    <w:rsid w:val="00EE205C"/>
    <w:rsid w:val="00EE58FB"/>
    <w:rsid w:val="00EF1662"/>
    <w:rsid w:val="00EF2C12"/>
    <w:rsid w:val="00EF51EB"/>
    <w:rsid w:val="00F25ECE"/>
    <w:rsid w:val="00F35287"/>
    <w:rsid w:val="00F3740A"/>
    <w:rsid w:val="00F47860"/>
    <w:rsid w:val="00F51BB4"/>
    <w:rsid w:val="00F543B6"/>
    <w:rsid w:val="00F64965"/>
    <w:rsid w:val="00F70A4A"/>
    <w:rsid w:val="00F71C41"/>
    <w:rsid w:val="00F73178"/>
    <w:rsid w:val="00F7505C"/>
    <w:rsid w:val="00F758F1"/>
    <w:rsid w:val="00F84C0A"/>
    <w:rsid w:val="00F85241"/>
    <w:rsid w:val="00F90E0F"/>
    <w:rsid w:val="00F96065"/>
    <w:rsid w:val="00FA2A39"/>
    <w:rsid w:val="00FB44B8"/>
    <w:rsid w:val="00FB606C"/>
    <w:rsid w:val="00FC7DC2"/>
    <w:rsid w:val="00FD0330"/>
    <w:rsid w:val="00FD21DE"/>
    <w:rsid w:val="00FD789C"/>
    <w:rsid w:val="00FE3A54"/>
    <w:rsid w:val="3422EDE4"/>
    <w:rsid w:val="4341F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DC582137-B82B-47B2-9001-2DA8ABD3D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link w:val="Heading1Char"/>
    <w:uiPriority w:val="9"/>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uiPriority w:val="9"/>
    <w:qFormat/>
    <w:rsid w:val="00CE53E2"/>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qFormat/>
    <w:rsid w:val="0009113C"/>
    <w:pPr>
      <w:keepNext/>
      <w:jc w:val="both"/>
      <w:outlineLvl w:val="3"/>
    </w:pPr>
    <w:rPr>
      <w:b/>
      <w:color w:val="FF0000"/>
      <w:sz w:val="24"/>
      <w:u w:val="single"/>
      <w:lang w:val="en-GB"/>
    </w:rPr>
  </w:style>
  <w:style w:type="paragraph" w:styleId="Heading5">
    <w:name w:val="heading 5"/>
    <w:basedOn w:val="Normal"/>
    <w:next w:val="Normal"/>
    <w:link w:val="Heading5Char"/>
    <w:uiPriority w:val="9"/>
    <w:unhideWhenUsed/>
    <w:qFormat/>
    <w:rsid w:val="0009113C"/>
    <w:pPr>
      <w:keepNext/>
      <w:keepLines/>
      <w:spacing w:before="4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09113C"/>
    <w:pPr>
      <w:keepNext/>
      <w:keepLines/>
      <w:spacing w:before="40"/>
      <w:outlineLvl w:val="6"/>
    </w:pPr>
    <w:rPr>
      <w:rFonts w:ascii="Cambria" w:hAnsi="Cambria"/>
      <w:i/>
      <w:iCs/>
      <w:color w:val="404040"/>
      <w:sz w:val="28"/>
      <w:szCs w:val="28"/>
    </w:rPr>
  </w:style>
  <w:style w:type="paragraph" w:styleId="Heading8">
    <w:name w:val="heading 8"/>
    <w:basedOn w:val="Normal"/>
    <w:next w:val="Normal"/>
    <w:link w:val="Heading8Char"/>
    <w:uiPriority w:val="9"/>
    <w:semiHidden/>
    <w:unhideWhenUsed/>
    <w:qFormat/>
    <w:rsid w:val="0009113C"/>
    <w:pPr>
      <w:keepNext/>
      <w:keepLines/>
      <w:spacing w:before="40"/>
      <w:outlineLvl w:val="7"/>
    </w:pPr>
    <w:rPr>
      <w:rFonts w:ascii="Cambria" w:hAnsi="Cambria"/>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link w:val="FooterChar"/>
    <w:uiPriority w:val="99"/>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0C3DFB"/>
    <w:rPr>
      <w:rFonts w:ascii="Times New Roman" w:hAnsi="Times New Roman"/>
      <w:color w:val="auto"/>
      <w:sz w:val="24"/>
    </w:rPr>
  </w:style>
  <w:style w:type="paragraph" w:styleId="BalloonText">
    <w:name w:val="Balloon Text"/>
    <w:basedOn w:val="Normal"/>
    <w:link w:val="BalloonTextChar"/>
    <w:uiPriority w:val="99"/>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uiPriority w:val="9"/>
    <w:rsid w:val="00060C52"/>
    <w:rPr>
      <w:rFonts w:ascii="Arial" w:hAnsi="Arial" w:cs="Arial"/>
      <w:b/>
      <w:bCs/>
      <w:i/>
      <w:iCs/>
      <w:color w:val="000000"/>
      <w:sz w:val="28"/>
      <w:szCs w:val="28"/>
    </w:rPr>
  </w:style>
  <w:style w:type="character" w:customStyle="1" w:styleId="BodyTextChar">
    <w:name w:val="Body Text Char"/>
    <w:link w:val="BodyText"/>
    <w:uiPriority w:val="99"/>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5D1B7B"/>
    <w:pPr>
      <w:spacing w:before="100" w:beforeAutospacing="1" w:after="100" w:afterAutospacing="1"/>
    </w:pPr>
    <w:rPr>
      <w:rFonts w:ascii="Times New Roman" w:hAnsi="Times New Roman"/>
      <w:color w:val="auto"/>
      <w:sz w:val="24"/>
      <w:szCs w:val="24"/>
    </w:rPr>
  </w:style>
  <w:style w:type="character" w:customStyle="1" w:styleId="Heading5Char">
    <w:name w:val="Heading 5 Char"/>
    <w:basedOn w:val="DefaultParagraphFont"/>
    <w:link w:val="Heading5"/>
    <w:uiPriority w:val="9"/>
    <w:rsid w:val="0009113C"/>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rsid w:val="0009113C"/>
    <w:rPr>
      <w:rFonts w:ascii="Arial" w:hAnsi="Arial"/>
      <w:b/>
      <w:color w:val="FF0000"/>
      <w:sz w:val="24"/>
      <w:u w:val="single"/>
      <w:lang w:val="en-GB"/>
    </w:rPr>
  </w:style>
  <w:style w:type="paragraph" w:customStyle="1" w:styleId="Heading71">
    <w:name w:val="Heading 71"/>
    <w:basedOn w:val="Normal"/>
    <w:next w:val="Normal"/>
    <w:uiPriority w:val="9"/>
    <w:unhideWhenUsed/>
    <w:qFormat/>
    <w:rsid w:val="0009113C"/>
    <w:pPr>
      <w:keepNext/>
      <w:keepLines/>
      <w:spacing w:before="200"/>
      <w:outlineLvl w:val="6"/>
    </w:pPr>
    <w:rPr>
      <w:rFonts w:ascii="Cambria" w:hAnsi="Cambria"/>
      <w:i/>
      <w:iCs/>
      <w:color w:val="404040"/>
      <w:sz w:val="28"/>
      <w:szCs w:val="28"/>
      <w:lang w:val="en-GB"/>
    </w:rPr>
  </w:style>
  <w:style w:type="paragraph" w:customStyle="1" w:styleId="Heading81">
    <w:name w:val="Heading 81"/>
    <w:basedOn w:val="Normal"/>
    <w:next w:val="Normal"/>
    <w:uiPriority w:val="9"/>
    <w:unhideWhenUsed/>
    <w:qFormat/>
    <w:rsid w:val="0009113C"/>
    <w:pPr>
      <w:keepNext/>
      <w:keepLines/>
      <w:spacing w:before="200"/>
      <w:outlineLvl w:val="7"/>
    </w:pPr>
    <w:rPr>
      <w:rFonts w:ascii="Cambria" w:hAnsi="Cambria"/>
      <w:color w:val="404040"/>
      <w:lang w:val="en-GB"/>
    </w:rPr>
  </w:style>
  <w:style w:type="numbering" w:customStyle="1" w:styleId="NoList1">
    <w:name w:val="No List1"/>
    <w:next w:val="NoList"/>
    <w:uiPriority w:val="99"/>
    <w:semiHidden/>
    <w:unhideWhenUsed/>
    <w:rsid w:val="0009113C"/>
  </w:style>
  <w:style w:type="character" w:customStyle="1" w:styleId="FooterChar">
    <w:name w:val="Footer Char"/>
    <w:basedOn w:val="DefaultParagraphFont"/>
    <w:link w:val="Footer"/>
    <w:uiPriority w:val="99"/>
    <w:rsid w:val="0009113C"/>
    <w:rPr>
      <w:rFonts w:ascii="Arial" w:hAnsi="Arial"/>
      <w:color w:val="000000"/>
    </w:rPr>
  </w:style>
  <w:style w:type="character" w:customStyle="1" w:styleId="BalloonTextChar">
    <w:name w:val="Balloon Text Char"/>
    <w:basedOn w:val="DefaultParagraphFont"/>
    <w:link w:val="BalloonText"/>
    <w:uiPriority w:val="99"/>
    <w:semiHidden/>
    <w:rsid w:val="0009113C"/>
    <w:rPr>
      <w:rFonts w:ascii="Tahoma" w:hAnsi="Tahoma" w:cs="Tahoma"/>
      <w:color w:val="000000"/>
      <w:sz w:val="16"/>
      <w:szCs w:val="16"/>
    </w:rPr>
  </w:style>
  <w:style w:type="character" w:customStyle="1" w:styleId="Heading1Char">
    <w:name w:val="Heading 1 Char"/>
    <w:basedOn w:val="DefaultParagraphFont"/>
    <w:link w:val="Heading1"/>
    <w:uiPriority w:val="9"/>
    <w:rsid w:val="0009113C"/>
    <w:rPr>
      <w:color w:val="000000"/>
      <w:sz w:val="24"/>
    </w:rPr>
  </w:style>
  <w:style w:type="character" w:customStyle="1" w:styleId="Heading3Char">
    <w:name w:val="Heading 3 Char"/>
    <w:basedOn w:val="DefaultParagraphFont"/>
    <w:link w:val="Heading3"/>
    <w:rsid w:val="0009113C"/>
    <w:rPr>
      <w:rFonts w:ascii="Arial" w:hAnsi="Arial" w:cs="Arial"/>
      <w:b/>
      <w:bCs/>
      <w:color w:val="000000"/>
      <w:sz w:val="26"/>
      <w:szCs w:val="26"/>
    </w:rPr>
  </w:style>
  <w:style w:type="paragraph" w:styleId="BodyTextIndent">
    <w:name w:val="Body Text Indent"/>
    <w:basedOn w:val="Normal"/>
    <w:link w:val="BodyTextIndentChar"/>
    <w:semiHidden/>
    <w:rsid w:val="0009113C"/>
    <w:pPr>
      <w:ind w:left="720" w:hanging="720"/>
      <w:jc w:val="both"/>
    </w:pPr>
    <w:rPr>
      <w:color w:val="FF0000"/>
      <w:sz w:val="24"/>
      <w:lang w:val="en-GB"/>
    </w:rPr>
  </w:style>
  <w:style w:type="character" w:customStyle="1" w:styleId="BodyTextIndentChar">
    <w:name w:val="Body Text Indent Char"/>
    <w:basedOn w:val="DefaultParagraphFont"/>
    <w:link w:val="BodyTextIndent"/>
    <w:semiHidden/>
    <w:rsid w:val="0009113C"/>
    <w:rPr>
      <w:rFonts w:ascii="Arial" w:hAnsi="Arial"/>
      <w:color w:val="FF0000"/>
      <w:sz w:val="24"/>
      <w:lang w:val="en-GB"/>
    </w:rPr>
  </w:style>
  <w:style w:type="paragraph" w:styleId="BodyText2">
    <w:name w:val="Body Text 2"/>
    <w:basedOn w:val="Normal"/>
    <w:link w:val="BodyText2Char"/>
    <w:uiPriority w:val="99"/>
    <w:semiHidden/>
    <w:rsid w:val="0009113C"/>
    <w:pPr>
      <w:jc w:val="both"/>
    </w:pPr>
    <w:rPr>
      <w:lang w:val="en-GB"/>
    </w:rPr>
  </w:style>
  <w:style w:type="character" w:customStyle="1" w:styleId="BodyText2Char">
    <w:name w:val="Body Text 2 Char"/>
    <w:basedOn w:val="DefaultParagraphFont"/>
    <w:link w:val="BodyText2"/>
    <w:uiPriority w:val="99"/>
    <w:semiHidden/>
    <w:rsid w:val="0009113C"/>
    <w:rPr>
      <w:rFonts w:ascii="Arial" w:hAnsi="Arial"/>
      <w:color w:val="000000"/>
      <w:lang w:val="en-GB"/>
    </w:rPr>
  </w:style>
  <w:style w:type="paragraph" w:styleId="BodyTextIndent2">
    <w:name w:val="Body Text Indent 2"/>
    <w:basedOn w:val="Normal"/>
    <w:link w:val="BodyTextIndent2Char"/>
    <w:uiPriority w:val="99"/>
    <w:semiHidden/>
    <w:rsid w:val="0009113C"/>
    <w:pPr>
      <w:ind w:left="576" w:hanging="576"/>
      <w:jc w:val="both"/>
    </w:pPr>
    <w:rPr>
      <w:color w:val="auto"/>
      <w:sz w:val="22"/>
      <w:lang w:val="en-GB"/>
    </w:rPr>
  </w:style>
  <w:style w:type="character" w:customStyle="1" w:styleId="BodyTextIndent2Char">
    <w:name w:val="Body Text Indent 2 Char"/>
    <w:basedOn w:val="DefaultParagraphFont"/>
    <w:link w:val="BodyTextIndent2"/>
    <w:uiPriority w:val="99"/>
    <w:semiHidden/>
    <w:rsid w:val="0009113C"/>
    <w:rPr>
      <w:rFonts w:ascii="Arial" w:hAnsi="Arial"/>
      <w:sz w:val="22"/>
      <w:lang w:val="en-GB"/>
    </w:rPr>
  </w:style>
  <w:style w:type="table" w:customStyle="1" w:styleId="TableGrid1">
    <w:name w:val="Table Grid1"/>
    <w:basedOn w:val="TableNormal"/>
    <w:next w:val="TableGrid"/>
    <w:uiPriority w:val="59"/>
    <w:rsid w:val="0009113C"/>
    <w:rPr>
      <w:rFonts w:ascii="Calibri" w:eastAsia="Calibri" w:hAnsi="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link w:val="SubtitleChar"/>
    <w:qFormat/>
    <w:rsid w:val="0009113C"/>
    <w:pPr>
      <w:jc w:val="center"/>
    </w:pPr>
    <w:rPr>
      <w:rFonts w:ascii="Times New Roman" w:hAnsi="Times New Roman"/>
      <w:sz w:val="28"/>
      <w:szCs w:val="24"/>
      <w:lang w:val="en-GB"/>
    </w:rPr>
  </w:style>
  <w:style w:type="character" w:customStyle="1" w:styleId="SubtitleChar">
    <w:name w:val="Subtitle Char"/>
    <w:basedOn w:val="DefaultParagraphFont"/>
    <w:link w:val="Subtitle"/>
    <w:rsid w:val="0009113C"/>
    <w:rPr>
      <w:color w:val="000000"/>
      <w:sz w:val="28"/>
      <w:szCs w:val="24"/>
      <w:lang w:val="en-GB"/>
    </w:rPr>
  </w:style>
  <w:style w:type="paragraph" w:customStyle="1" w:styleId="TableText">
    <w:name w:val="Table Text"/>
    <w:basedOn w:val="Normal"/>
    <w:rsid w:val="0009113C"/>
    <w:pPr>
      <w:tabs>
        <w:tab w:val="decimal" w:pos="0"/>
      </w:tabs>
    </w:pPr>
    <w:rPr>
      <w:rFonts w:ascii="Times New Roman" w:hAnsi="Times New Roman"/>
      <w:color w:val="auto"/>
      <w:sz w:val="24"/>
      <w:lang w:eastAsia="en-GB"/>
    </w:rPr>
  </w:style>
  <w:style w:type="paragraph" w:customStyle="1" w:styleId="DefaultText">
    <w:name w:val="Default Text"/>
    <w:basedOn w:val="Normal"/>
    <w:rsid w:val="0009113C"/>
    <w:rPr>
      <w:rFonts w:ascii="Times New Roman" w:hAnsi="Times New Roman"/>
      <w:color w:val="auto"/>
      <w:sz w:val="24"/>
      <w:lang w:eastAsia="en-GB"/>
    </w:rPr>
  </w:style>
  <w:style w:type="character" w:customStyle="1" w:styleId="Heading7Char">
    <w:name w:val="Heading 7 Char"/>
    <w:basedOn w:val="DefaultParagraphFont"/>
    <w:link w:val="Heading7"/>
    <w:uiPriority w:val="9"/>
    <w:rsid w:val="0009113C"/>
    <w:rPr>
      <w:rFonts w:ascii="Cambria" w:eastAsia="Times New Roman" w:hAnsi="Cambria" w:cs="Times New Roman"/>
      <w:i/>
      <w:iCs/>
      <w:color w:val="404040"/>
      <w:sz w:val="28"/>
      <w:szCs w:val="28"/>
    </w:rPr>
  </w:style>
  <w:style w:type="character" w:customStyle="1" w:styleId="Heading8Char">
    <w:name w:val="Heading 8 Char"/>
    <w:basedOn w:val="DefaultParagraphFont"/>
    <w:link w:val="Heading8"/>
    <w:uiPriority w:val="9"/>
    <w:rsid w:val="0009113C"/>
    <w:rPr>
      <w:rFonts w:ascii="Cambria" w:eastAsia="Times New Roman" w:hAnsi="Cambria" w:cs="Times New Roman"/>
      <w:color w:val="404040"/>
      <w:sz w:val="20"/>
      <w:szCs w:val="20"/>
    </w:rPr>
  </w:style>
  <w:style w:type="paragraph" w:styleId="Title">
    <w:name w:val="Title"/>
    <w:basedOn w:val="Normal"/>
    <w:link w:val="TitleChar"/>
    <w:qFormat/>
    <w:rsid w:val="0009113C"/>
    <w:pPr>
      <w:jc w:val="center"/>
    </w:pPr>
    <w:rPr>
      <w:rFonts w:cs="Arial"/>
      <w:b/>
      <w:color w:val="auto"/>
      <w:sz w:val="28"/>
      <w:szCs w:val="28"/>
      <w:lang w:val="en-GB"/>
    </w:rPr>
  </w:style>
  <w:style w:type="character" w:customStyle="1" w:styleId="TitleChar">
    <w:name w:val="Title Char"/>
    <w:basedOn w:val="DefaultParagraphFont"/>
    <w:link w:val="Title"/>
    <w:rsid w:val="0009113C"/>
    <w:rPr>
      <w:rFonts w:ascii="Arial" w:hAnsi="Arial" w:cs="Arial"/>
      <w:b/>
      <w:sz w:val="28"/>
      <w:szCs w:val="28"/>
      <w:lang w:val="en-GB"/>
    </w:rPr>
  </w:style>
  <w:style w:type="paragraph" w:customStyle="1" w:styleId="BulletText1">
    <w:name w:val="Bullet Text 1"/>
    <w:basedOn w:val="Normal"/>
    <w:rsid w:val="0009113C"/>
    <w:pPr>
      <w:tabs>
        <w:tab w:val="left" w:pos="187"/>
      </w:tabs>
      <w:suppressAutoHyphens/>
    </w:pPr>
    <w:rPr>
      <w:color w:val="auto"/>
      <w:sz w:val="22"/>
    </w:rPr>
  </w:style>
  <w:style w:type="paragraph" w:styleId="BlockText">
    <w:name w:val="Block Text"/>
    <w:basedOn w:val="Normal"/>
    <w:rsid w:val="0009113C"/>
    <w:pPr>
      <w:suppressAutoHyphens/>
    </w:pPr>
    <w:rPr>
      <w:color w:val="auto"/>
      <w:sz w:val="22"/>
    </w:rPr>
  </w:style>
  <w:style w:type="paragraph" w:styleId="NoSpacing">
    <w:name w:val="No Spacing"/>
    <w:uiPriority w:val="1"/>
    <w:qFormat/>
    <w:rsid w:val="0009113C"/>
    <w:pPr>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jc w:val="both"/>
    </w:pPr>
    <w:rPr>
      <w:rFonts w:ascii="Arial" w:hAnsi="Arial"/>
      <w:sz w:val="22"/>
      <w:lang w:val="en-GB"/>
    </w:rPr>
  </w:style>
  <w:style w:type="character" w:customStyle="1" w:styleId="Heading7Char1">
    <w:name w:val="Heading 7 Char1"/>
    <w:basedOn w:val="DefaultParagraphFont"/>
    <w:uiPriority w:val="9"/>
    <w:semiHidden/>
    <w:rsid w:val="0009113C"/>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09113C"/>
    <w:rPr>
      <w:rFonts w:asciiTheme="majorHAnsi" w:eastAsiaTheme="majorEastAsia" w:hAnsiTheme="majorHAnsi" w:cstheme="majorBidi"/>
      <w:color w:val="272727" w:themeColor="text1" w:themeTint="D8"/>
      <w:sz w:val="21"/>
      <w:szCs w:val="21"/>
    </w:rPr>
  </w:style>
  <w:style w:type="paragraph" w:styleId="HTMLPreformatted">
    <w:name w:val="HTML Preformatted"/>
    <w:basedOn w:val="Normal"/>
    <w:link w:val="HTMLPreformattedChar"/>
    <w:uiPriority w:val="99"/>
    <w:semiHidden/>
    <w:unhideWhenUsed/>
    <w:rsid w:val="00B9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lang w:eastAsia="zh-CN"/>
    </w:rPr>
  </w:style>
  <w:style w:type="character" w:customStyle="1" w:styleId="HTMLPreformattedChar">
    <w:name w:val="HTML Preformatted Char"/>
    <w:basedOn w:val="DefaultParagraphFont"/>
    <w:link w:val="HTMLPreformatted"/>
    <w:uiPriority w:val="99"/>
    <w:semiHidden/>
    <w:rsid w:val="00B941C7"/>
    <w:rPr>
      <w:rFonts w:ascii="Courier New" w:hAnsi="Courier New" w:cs="Courier New"/>
      <w:lang w:eastAsia="zh-CN"/>
    </w:rPr>
  </w:style>
  <w:style w:type="character" w:styleId="HTMLCode">
    <w:name w:val="HTML Code"/>
    <w:basedOn w:val="DefaultParagraphFont"/>
    <w:uiPriority w:val="99"/>
    <w:semiHidden/>
    <w:unhideWhenUsed/>
    <w:rsid w:val="00B941C7"/>
    <w:rPr>
      <w:rFonts w:ascii="Courier New" w:eastAsia="Times New Roman" w:hAnsi="Courier New" w:cs="Courier New"/>
      <w:sz w:val="20"/>
      <w:szCs w:val="20"/>
    </w:rPr>
  </w:style>
  <w:style w:type="paragraph" w:styleId="Revision">
    <w:name w:val="Revision"/>
    <w:hidden/>
    <w:uiPriority w:val="99"/>
    <w:semiHidden/>
    <w:rsid w:val="00BC42BC"/>
    <w:rPr>
      <w:rFonts w:ascii="Arial" w:hAnsi="Arial"/>
      <w:color w:val="000000"/>
    </w:rPr>
  </w:style>
  <w:style w:type="character" w:styleId="CommentReference">
    <w:name w:val="annotation reference"/>
    <w:basedOn w:val="DefaultParagraphFont"/>
    <w:uiPriority w:val="99"/>
    <w:semiHidden/>
    <w:unhideWhenUsed/>
    <w:rsid w:val="00BC42BC"/>
    <w:rPr>
      <w:sz w:val="16"/>
      <w:szCs w:val="16"/>
    </w:rPr>
  </w:style>
  <w:style w:type="paragraph" w:styleId="CommentText">
    <w:name w:val="annotation text"/>
    <w:basedOn w:val="Normal"/>
    <w:link w:val="CommentTextChar"/>
    <w:uiPriority w:val="99"/>
    <w:unhideWhenUsed/>
    <w:rsid w:val="00BC42BC"/>
  </w:style>
  <w:style w:type="character" w:customStyle="1" w:styleId="CommentTextChar">
    <w:name w:val="Comment Text Char"/>
    <w:basedOn w:val="DefaultParagraphFont"/>
    <w:link w:val="CommentText"/>
    <w:uiPriority w:val="99"/>
    <w:rsid w:val="00BC42BC"/>
    <w:rPr>
      <w:rFonts w:ascii="Arial" w:hAnsi="Arial"/>
      <w:color w:val="000000"/>
    </w:rPr>
  </w:style>
  <w:style w:type="paragraph" w:styleId="CommentSubject">
    <w:name w:val="annotation subject"/>
    <w:basedOn w:val="CommentText"/>
    <w:next w:val="CommentText"/>
    <w:link w:val="CommentSubjectChar"/>
    <w:uiPriority w:val="99"/>
    <w:semiHidden/>
    <w:unhideWhenUsed/>
    <w:rsid w:val="00BC42BC"/>
    <w:rPr>
      <w:b/>
      <w:bCs/>
    </w:rPr>
  </w:style>
  <w:style w:type="character" w:customStyle="1" w:styleId="CommentSubjectChar">
    <w:name w:val="Comment Subject Char"/>
    <w:basedOn w:val="CommentTextChar"/>
    <w:link w:val="CommentSubject"/>
    <w:uiPriority w:val="99"/>
    <w:semiHidden/>
    <w:rsid w:val="00BC42BC"/>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80221">
      <w:bodyDiv w:val="1"/>
      <w:marLeft w:val="0"/>
      <w:marRight w:val="0"/>
      <w:marTop w:val="0"/>
      <w:marBottom w:val="0"/>
      <w:divBdr>
        <w:top w:val="none" w:sz="0" w:space="0" w:color="auto"/>
        <w:left w:val="none" w:sz="0" w:space="0" w:color="auto"/>
        <w:bottom w:val="none" w:sz="0" w:space="0" w:color="auto"/>
        <w:right w:val="none" w:sz="0" w:space="0" w:color="auto"/>
      </w:divBdr>
    </w:div>
    <w:div w:id="149711531">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316080311">
      <w:bodyDiv w:val="1"/>
      <w:marLeft w:val="0"/>
      <w:marRight w:val="0"/>
      <w:marTop w:val="0"/>
      <w:marBottom w:val="0"/>
      <w:divBdr>
        <w:top w:val="none" w:sz="0" w:space="0" w:color="auto"/>
        <w:left w:val="none" w:sz="0" w:space="0" w:color="auto"/>
        <w:bottom w:val="none" w:sz="0" w:space="0" w:color="auto"/>
        <w:right w:val="none" w:sz="0" w:space="0" w:color="auto"/>
      </w:divBdr>
    </w:div>
    <w:div w:id="529563317">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77BC3-5928-47C4-8530-B5DDA03AF708}">
  <ds:schemaRefs>
    <ds:schemaRef ds:uri="http://schemas.microsoft.com/sharepoint/v3/contenttype/forms"/>
  </ds:schemaRefs>
</ds:datastoreItem>
</file>

<file path=customXml/itemProps2.xml><?xml version="1.0" encoding="utf-8"?>
<ds:datastoreItem xmlns:ds="http://schemas.openxmlformats.org/officeDocument/2006/customXml" ds:itemID="{93FA6EA3-E166-4FE9-8823-29DB9B6FA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465950-D3E6-4831-A651-2EA128E4776C}">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4.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616</Words>
  <Characters>3323</Characters>
  <Application>Microsoft Office Word</Application>
  <DocSecurity>0</DocSecurity>
  <Lines>103</Lines>
  <Paragraphs>98</Paragraphs>
  <ScaleCrop>false</ScaleCrop>
  <Company>c</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38</cp:revision>
  <cp:lastPrinted>2026-04-09T19:00:00Z</cp:lastPrinted>
  <dcterms:created xsi:type="dcterms:W3CDTF">2026-01-21T18:37:00Z</dcterms:created>
  <dcterms:modified xsi:type="dcterms:W3CDTF">2026-04-09T19:00:00Z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