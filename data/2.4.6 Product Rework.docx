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2B29C" w14:textId="5B0E39E5" w:rsidR="00FB725A" w:rsidRPr="00CB6906" w:rsidRDefault="006D7EFD" w:rsidP="00FB725A">
      <w:pPr>
        <w:outlineLvl w:val="0"/>
        <w:rPr>
          <w:rFonts w:ascii="Calibri" w:hAnsi="Calibri"/>
          <w:b/>
          <w:bCs/>
          <w:color w:val="auto"/>
          <w:sz w:val="24"/>
          <w:szCs w:val="24"/>
          <w:u w:val="single"/>
          <w:lang w:val="en-GB"/>
        </w:rPr>
      </w:pPr>
      <w:r w:rsidRPr="00CB6906">
        <w:rPr>
          <w:rFonts w:ascii="Calibri" w:hAnsi="Calibri"/>
          <w:b/>
          <w:bCs/>
          <w:color w:val="auto"/>
          <w:sz w:val="24"/>
          <w:szCs w:val="24"/>
          <w:u w:val="single"/>
          <w:lang w:val="en-GB"/>
        </w:rPr>
        <w:t>INTRODUCTION</w:t>
      </w:r>
    </w:p>
    <w:p w14:paraId="1C2AC485" w14:textId="77777777" w:rsidR="00FB725A" w:rsidRPr="00FB725A" w:rsidRDefault="00FB725A" w:rsidP="00FB725A">
      <w:pPr>
        <w:rPr>
          <w:rFonts w:ascii="Calibri" w:hAnsi="Calibri"/>
          <w:color w:val="auto"/>
          <w:sz w:val="24"/>
          <w:szCs w:val="24"/>
          <w:lang w:val="en-GB"/>
        </w:rPr>
      </w:pPr>
    </w:p>
    <w:p w14:paraId="2FC1DE7C" w14:textId="13A623DB" w:rsidR="00FB725A" w:rsidRPr="00FB725A" w:rsidRDefault="00FB725A" w:rsidP="00FB725A">
      <w:pPr>
        <w:rPr>
          <w:rFonts w:ascii="Calibri" w:hAnsi="Calibri"/>
          <w:color w:val="auto"/>
          <w:sz w:val="24"/>
          <w:szCs w:val="24"/>
          <w:lang w:val="en-GB"/>
        </w:rPr>
      </w:pPr>
      <w:r w:rsidRPr="00FB725A">
        <w:rPr>
          <w:rFonts w:ascii="Calibri" w:hAnsi="Calibri"/>
          <w:color w:val="auto"/>
          <w:sz w:val="24"/>
          <w:szCs w:val="24"/>
          <w:lang w:val="en-GB"/>
        </w:rPr>
        <w:t>Spices</w:t>
      </w:r>
      <w:r w:rsidR="0099279F">
        <w:rPr>
          <w:rFonts w:ascii="Calibri" w:hAnsi="Calibri"/>
          <w:color w:val="auto"/>
          <w:sz w:val="24"/>
          <w:szCs w:val="24"/>
          <w:lang w:val="en-GB"/>
        </w:rPr>
        <w:t>,</w:t>
      </w:r>
      <w:r w:rsidRPr="00FB725A">
        <w:rPr>
          <w:rFonts w:ascii="Calibri" w:hAnsi="Calibri"/>
          <w:color w:val="auto"/>
          <w:sz w:val="24"/>
          <w:szCs w:val="24"/>
          <w:lang w:val="en-GB"/>
        </w:rPr>
        <w:t xml:space="preserve"> Inc</w:t>
      </w:r>
      <w:r w:rsidR="0099279F">
        <w:rPr>
          <w:rFonts w:ascii="Calibri" w:hAnsi="Calibri"/>
          <w:color w:val="auto"/>
          <w:sz w:val="24"/>
          <w:szCs w:val="24"/>
          <w:lang w:val="en-GB"/>
        </w:rPr>
        <w:t>.</w:t>
      </w:r>
      <w:r w:rsidRPr="00FB725A">
        <w:rPr>
          <w:rFonts w:ascii="Calibri" w:hAnsi="Calibri"/>
          <w:color w:val="auto"/>
          <w:sz w:val="24"/>
          <w:szCs w:val="24"/>
          <w:lang w:val="en-GB"/>
        </w:rPr>
        <w:t xml:space="preserve"> has established, documented, and implemented procedures for controlling rework</w:t>
      </w:r>
      <w:r w:rsidR="00026767">
        <w:rPr>
          <w:rFonts w:ascii="Calibri" w:hAnsi="Calibri"/>
          <w:color w:val="auto"/>
          <w:sz w:val="24"/>
          <w:szCs w:val="24"/>
          <w:lang w:val="en-GB"/>
        </w:rPr>
        <w:t>. These procedures</w:t>
      </w:r>
      <w:r w:rsidRPr="00FB725A">
        <w:rPr>
          <w:rFonts w:ascii="Calibri" w:hAnsi="Calibri"/>
          <w:color w:val="auto"/>
          <w:sz w:val="24"/>
          <w:szCs w:val="24"/>
          <w:lang w:val="en-GB"/>
        </w:rPr>
        <w:t xml:space="preserve"> are maintained to ensure </w:t>
      </w:r>
      <w:r w:rsidR="00026767">
        <w:rPr>
          <w:rFonts w:ascii="Calibri" w:hAnsi="Calibri"/>
          <w:color w:val="auto"/>
          <w:sz w:val="24"/>
          <w:szCs w:val="24"/>
          <w:lang w:val="en-GB"/>
        </w:rPr>
        <w:t xml:space="preserve">that </w:t>
      </w:r>
      <w:r w:rsidRPr="00FB725A">
        <w:rPr>
          <w:rFonts w:ascii="Calibri" w:hAnsi="Calibri"/>
          <w:color w:val="auto"/>
          <w:sz w:val="24"/>
          <w:szCs w:val="24"/>
          <w:lang w:val="en-GB"/>
        </w:rPr>
        <w:t xml:space="preserve">all products conform to agreed specifications </w:t>
      </w:r>
      <w:r w:rsidR="00026767">
        <w:rPr>
          <w:rFonts w:ascii="Calibri" w:hAnsi="Calibri"/>
          <w:color w:val="auto"/>
          <w:sz w:val="24"/>
          <w:szCs w:val="24"/>
          <w:lang w:val="en-GB"/>
        </w:rPr>
        <w:t>and</w:t>
      </w:r>
      <w:r w:rsidRPr="00FB725A">
        <w:rPr>
          <w:rFonts w:ascii="Calibri" w:hAnsi="Calibri"/>
          <w:color w:val="auto"/>
          <w:sz w:val="24"/>
          <w:szCs w:val="24"/>
          <w:lang w:val="en-GB"/>
        </w:rPr>
        <w:t xml:space="preserve"> that the quality and safety of the finished product </w:t>
      </w:r>
      <w:r w:rsidR="00026767">
        <w:rPr>
          <w:rFonts w:ascii="Calibri" w:hAnsi="Calibri"/>
          <w:color w:val="auto"/>
          <w:sz w:val="24"/>
          <w:szCs w:val="24"/>
          <w:lang w:val="en-GB"/>
        </w:rPr>
        <w:t>are</w:t>
      </w:r>
      <w:r w:rsidRPr="00FB725A">
        <w:rPr>
          <w:rFonts w:ascii="Calibri" w:hAnsi="Calibri"/>
          <w:color w:val="auto"/>
          <w:sz w:val="24"/>
          <w:szCs w:val="24"/>
          <w:lang w:val="en-GB"/>
        </w:rPr>
        <w:t xml:space="preserve"> not compromised.</w:t>
      </w:r>
      <w:r w:rsidRPr="00FB725A">
        <w:rPr>
          <w:rFonts w:ascii="Calibri" w:hAnsi="Calibri"/>
          <w:color w:val="auto"/>
          <w:sz w:val="24"/>
          <w:szCs w:val="24"/>
          <w:lang w:val="en-GB"/>
        </w:rPr>
        <w:tab/>
      </w:r>
      <w:r w:rsidRPr="00FB725A">
        <w:rPr>
          <w:rFonts w:ascii="Calibri" w:hAnsi="Calibri"/>
          <w:color w:val="auto"/>
          <w:sz w:val="24"/>
          <w:szCs w:val="24"/>
          <w:lang w:val="en-GB"/>
        </w:rPr>
        <w:tab/>
      </w:r>
    </w:p>
    <w:p w14:paraId="3B810F6B" w14:textId="77777777" w:rsidR="00FB725A" w:rsidRPr="00FB725A" w:rsidRDefault="00FB725A" w:rsidP="00FB725A">
      <w:pPr>
        <w:rPr>
          <w:rFonts w:ascii="Calibri" w:hAnsi="Calibri"/>
          <w:color w:val="auto"/>
          <w:sz w:val="24"/>
          <w:szCs w:val="24"/>
          <w:lang w:val="en-GB"/>
        </w:rPr>
      </w:pPr>
    </w:p>
    <w:p w14:paraId="61394393" w14:textId="5EF55D2A" w:rsidR="00FB725A" w:rsidRPr="00CB6906" w:rsidRDefault="006D7EFD" w:rsidP="00FB725A">
      <w:pPr>
        <w:outlineLvl w:val="0"/>
        <w:rPr>
          <w:rFonts w:ascii="Calibri" w:hAnsi="Calibri"/>
          <w:b/>
          <w:bCs/>
          <w:color w:val="auto"/>
          <w:sz w:val="24"/>
          <w:szCs w:val="24"/>
          <w:u w:val="single"/>
          <w:lang w:val="en-GB"/>
        </w:rPr>
      </w:pPr>
      <w:r w:rsidRPr="00CB6906">
        <w:rPr>
          <w:rFonts w:ascii="Calibri" w:hAnsi="Calibri"/>
          <w:b/>
          <w:bCs/>
          <w:color w:val="auto"/>
          <w:sz w:val="24"/>
          <w:szCs w:val="24"/>
          <w:u w:val="single"/>
          <w:lang w:val="en-GB"/>
        </w:rPr>
        <w:t>SCOPE</w:t>
      </w:r>
    </w:p>
    <w:p w14:paraId="6CE25815" w14:textId="77777777" w:rsidR="00FB725A" w:rsidRPr="00FB725A" w:rsidRDefault="00FB725A" w:rsidP="00FB725A">
      <w:pPr>
        <w:rPr>
          <w:rFonts w:ascii="Calibri" w:hAnsi="Calibri"/>
          <w:color w:val="auto"/>
          <w:sz w:val="24"/>
          <w:szCs w:val="24"/>
          <w:lang w:val="en-GB"/>
        </w:rPr>
      </w:pPr>
    </w:p>
    <w:p w14:paraId="425A1D3B" w14:textId="36AD0008" w:rsidR="00FB725A" w:rsidRPr="00FB725A" w:rsidRDefault="00FB725A" w:rsidP="00FB725A">
      <w:pPr>
        <w:rPr>
          <w:rFonts w:ascii="Calibri" w:hAnsi="Calibri"/>
          <w:color w:val="auto"/>
          <w:sz w:val="24"/>
          <w:szCs w:val="24"/>
          <w:lang w:val="en-GB"/>
        </w:rPr>
      </w:pPr>
      <w:r w:rsidRPr="00FB725A">
        <w:rPr>
          <w:rFonts w:ascii="Calibri" w:hAnsi="Calibri"/>
          <w:color w:val="auto"/>
          <w:sz w:val="24"/>
          <w:szCs w:val="24"/>
          <w:lang w:val="en-GB"/>
        </w:rPr>
        <w:t>The scope of the procedure for controlling rework includes all ingredients, packaging materials, or products that are reworked and have the potential to impact food safety and quality.</w:t>
      </w:r>
    </w:p>
    <w:p w14:paraId="1620472A" w14:textId="77777777" w:rsidR="00FB725A" w:rsidRPr="00FB725A" w:rsidRDefault="00FB725A" w:rsidP="00FB725A">
      <w:pPr>
        <w:rPr>
          <w:rFonts w:ascii="Calibri" w:hAnsi="Calibri"/>
          <w:color w:val="auto"/>
          <w:sz w:val="24"/>
          <w:szCs w:val="24"/>
          <w:u w:val="single"/>
          <w:lang w:eastAsia="en-GB"/>
        </w:rPr>
      </w:pPr>
    </w:p>
    <w:p w14:paraId="55F4C22F" w14:textId="77777777" w:rsidR="006D7EFD" w:rsidRDefault="006D7EFD" w:rsidP="00FB725A">
      <w:pPr>
        <w:outlineLvl w:val="0"/>
        <w:rPr>
          <w:rFonts w:ascii="Calibri" w:hAnsi="Calibri"/>
          <w:b/>
          <w:bCs/>
          <w:color w:val="auto"/>
          <w:sz w:val="24"/>
          <w:szCs w:val="24"/>
          <w:u w:val="single"/>
          <w:lang w:val="en-GB"/>
        </w:rPr>
      </w:pPr>
      <w:r w:rsidRPr="00CB6906">
        <w:rPr>
          <w:rFonts w:ascii="Calibri" w:hAnsi="Calibri"/>
          <w:b/>
          <w:bCs/>
          <w:color w:val="auto"/>
          <w:sz w:val="24"/>
          <w:szCs w:val="24"/>
          <w:u w:val="single"/>
          <w:lang w:val="en-GB"/>
        </w:rPr>
        <w:t>RESPONSIBILITY</w:t>
      </w:r>
    </w:p>
    <w:p w14:paraId="6F607940" w14:textId="77777777" w:rsidR="0047192C" w:rsidRDefault="0047192C" w:rsidP="00FB725A">
      <w:pPr>
        <w:outlineLvl w:val="0"/>
        <w:rPr>
          <w:rFonts w:ascii="Calibri" w:hAnsi="Calibri"/>
          <w:b/>
          <w:bCs/>
          <w:color w:val="auto"/>
          <w:sz w:val="24"/>
          <w:szCs w:val="24"/>
          <w:u w:val="single"/>
          <w:lang w:val="en-GB"/>
        </w:rPr>
      </w:pPr>
    </w:p>
    <w:p w14:paraId="3F3B969D" w14:textId="7B7B8E64" w:rsidR="0047192C" w:rsidRPr="009C3DC6" w:rsidRDefault="00CE6E4A" w:rsidP="00FB725A">
      <w:pPr>
        <w:outlineLvl w:val="0"/>
        <w:rPr>
          <w:rFonts w:ascii="Calibri" w:hAnsi="Calibri"/>
          <w:color w:val="auto"/>
          <w:sz w:val="24"/>
          <w:szCs w:val="24"/>
          <w:lang w:val="en-GB"/>
        </w:rPr>
      </w:pPr>
      <w:r w:rsidRPr="009C3DC6">
        <w:rPr>
          <w:rFonts w:ascii="Calibri" w:hAnsi="Calibri"/>
          <w:color w:val="auto"/>
          <w:sz w:val="24"/>
          <w:szCs w:val="24"/>
          <w:lang w:val="en-GB"/>
        </w:rPr>
        <w:t xml:space="preserve">Operations Manager, Inventory Control </w:t>
      </w:r>
      <w:r w:rsidR="009C3DC6" w:rsidRPr="009C3DC6">
        <w:rPr>
          <w:rFonts w:ascii="Calibri" w:hAnsi="Calibri"/>
          <w:color w:val="auto"/>
          <w:sz w:val="24"/>
          <w:szCs w:val="24"/>
          <w:lang w:val="en-GB"/>
        </w:rPr>
        <w:t>Manager</w:t>
      </w:r>
      <w:r w:rsidRPr="009C3DC6">
        <w:rPr>
          <w:rFonts w:ascii="Calibri" w:hAnsi="Calibri"/>
          <w:color w:val="auto"/>
          <w:sz w:val="24"/>
          <w:szCs w:val="24"/>
          <w:lang w:val="en-GB"/>
        </w:rPr>
        <w:t xml:space="preserve"> and </w:t>
      </w:r>
      <w:r w:rsidR="009C3DC6" w:rsidRPr="009C3DC6">
        <w:rPr>
          <w:rFonts w:ascii="Calibri" w:hAnsi="Calibri"/>
          <w:color w:val="auto"/>
          <w:sz w:val="24"/>
          <w:szCs w:val="24"/>
          <w:lang w:val="en-GB"/>
        </w:rPr>
        <w:t>trained personnel.</w:t>
      </w:r>
    </w:p>
    <w:p w14:paraId="50BFC536" w14:textId="77777777" w:rsidR="00747A24" w:rsidRPr="00CB6906" w:rsidRDefault="00747A24" w:rsidP="00FB725A">
      <w:pPr>
        <w:outlineLvl w:val="0"/>
        <w:rPr>
          <w:rFonts w:ascii="Calibri" w:hAnsi="Calibri"/>
          <w:b/>
          <w:bCs/>
          <w:color w:val="auto"/>
          <w:sz w:val="24"/>
          <w:szCs w:val="24"/>
          <w:u w:val="single"/>
          <w:lang w:val="en-GB"/>
        </w:rPr>
      </w:pPr>
    </w:p>
    <w:p w14:paraId="32067F72" w14:textId="77777777" w:rsidR="00CB6906" w:rsidRPr="00CB6906" w:rsidRDefault="00CB6906" w:rsidP="00FB725A">
      <w:pPr>
        <w:outlineLvl w:val="0"/>
        <w:rPr>
          <w:rFonts w:ascii="Calibri" w:hAnsi="Calibri"/>
          <w:b/>
          <w:bCs/>
          <w:color w:val="auto"/>
          <w:sz w:val="24"/>
          <w:szCs w:val="24"/>
          <w:u w:val="single"/>
          <w:lang w:val="en-GB"/>
        </w:rPr>
      </w:pPr>
      <w:r w:rsidRPr="00CB6906">
        <w:rPr>
          <w:rFonts w:ascii="Calibri" w:hAnsi="Calibri"/>
          <w:b/>
          <w:bCs/>
          <w:color w:val="auto"/>
          <w:sz w:val="24"/>
          <w:szCs w:val="24"/>
          <w:u w:val="single"/>
          <w:lang w:val="en-GB"/>
        </w:rPr>
        <w:t>PROCEDURE</w:t>
      </w:r>
    </w:p>
    <w:p w14:paraId="3B330EF1" w14:textId="77777777" w:rsidR="00CB6906" w:rsidRDefault="00CB6906" w:rsidP="00FB725A">
      <w:pPr>
        <w:outlineLvl w:val="0"/>
        <w:rPr>
          <w:rFonts w:ascii="Calibri" w:hAnsi="Calibri"/>
          <w:color w:val="auto"/>
          <w:sz w:val="24"/>
          <w:szCs w:val="24"/>
          <w:u w:val="single"/>
          <w:lang w:val="en-GB"/>
        </w:rPr>
      </w:pPr>
    </w:p>
    <w:p w14:paraId="6F56CADB" w14:textId="3E54183F" w:rsidR="00FB725A" w:rsidRPr="00FB725A" w:rsidRDefault="00FB725A" w:rsidP="00FB725A">
      <w:pPr>
        <w:outlineLvl w:val="0"/>
        <w:rPr>
          <w:rFonts w:ascii="Calibri" w:hAnsi="Calibri"/>
          <w:color w:val="auto"/>
          <w:sz w:val="24"/>
          <w:szCs w:val="24"/>
          <w:u w:val="single"/>
          <w:lang w:val="en-GB"/>
        </w:rPr>
      </w:pPr>
      <w:r w:rsidRPr="00FB725A">
        <w:rPr>
          <w:rFonts w:ascii="Calibri" w:hAnsi="Calibri"/>
          <w:color w:val="auto"/>
          <w:sz w:val="24"/>
          <w:szCs w:val="24"/>
          <w:u w:val="single"/>
          <w:lang w:val="en-GB"/>
        </w:rPr>
        <w:t>Control of Rework</w:t>
      </w:r>
    </w:p>
    <w:p w14:paraId="6FB12107" w14:textId="77777777" w:rsidR="00FB725A" w:rsidRPr="00FB725A" w:rsidRDefault="00FB725A" w:rsidP="00FB725A">
      <w:pPr>
        <w:rPr>
          <w:rFonts w:ascii="Calibri" w:hAnsi="Calibri"/>
          <w:color w:val="auto"/>
          <w:sz w:val="24"/>
          <w:szCs w:val="24"/>
          <w:lang w:val="en-GB"/>
        </w:rPr>
      </w:pPr>
    </w:p>
    <w:p w14:paraId="1CC67798" w14:textId="77777777" w:rsidR="00F97AFA" w:rsidRDefault="00FB725A" w:rsidP="00FB725A">
      <w:pPr>
        <w:rPr>
          <w:ins w:id="0" w:author="Penny Patterson" w:date="2026-02-11T13:45:00Z" w16du:dateUtc="2026-02-11T18:45:00Z"/>
          <w:rFonts w:ascii="Calibri" w:hAnsi="Calibri"/>
          <w:color w:val="auto"/>
          <w:sz w:val="24"/>
          <w:szCs w:val="24"/>
          <w:lang w:val="en-GB"/>
        </w:rPr>
      </w:pPr>
      <w:r w:rsidRPr="00FB725A">
        <w:rPr>
          <w:rFonts w:ascii="Calibri" w:hAnsi="Calibri"/>
          <w:color w:val="auto"/>
          <w:sz w:val="24"/>
          <w:szCs w:val="24"/>
          <w:lang w:val="en-GB"/>
        </w:rPr>
        <w:t xml:space="preserve">Where rework or any recouping operation is performed, traceability is maintained by </w:t>
      </w:r>
      <w:r w:rsidR="00310064">
        <w:rPr>
          <w:rFonts w:ascii="Calibri" w:hAnsi="Calibri"/>
          <w:color w:val="auto"/>
          <w:sz w:val="24"/>
          <w:szCs w:val="24"/>
          <w:lang w:val="en-GB"/>
        </w:rPr>
        <w:t>completing</w:t>
      </w:r>
      <w:r w:rsidRPr="00FB725A">
        <w:rPr>
          <w:rFonts w:ascii="Calibri" w:hAnsi="Calibri"/>
          <w:color w:val="auto"/>
          <w:sz w:val="24"/>
          <w:szCs w:val="24"/>
          <w:lang w:val="en-GB"/>
        </w:rPr>
        <w:t xml:space="preserve"> traceability records to the finished product to ensure that product safety or legality is not compromised</w:t>
      </w:r>
      <w:r w:rsidR="00C22A06">
        <w:rPr>
          <w:rFonts w:ascii="Calibri" w:hAnsi="Calibri"/>
          <w:color w:val="auto"/>
          <w:sz w:val="24"/>
          <w:szCs w:val="24"/>
          <w:lang w:val="en-GB"/>
        </w:rPr>
        <w:t>,</w:t>
      </w:r>
      <w:r w:rsidRPr="00FB725A">
        <w:rPr>
          <w:rFonts w:ascii="Calibri" w:hAnsi="Calibri"/>
          <w:color w:val="auto"/>
          <w:sz w:val="24"/>
          <w:szCs w:val="24"/>
          <w:lang w:val="en-GB"/>
        </w:rPr>
        <w:t xml:space="preserve"> e.g., allergy status, identity preservation and ingredient declarations. Segregation requirements for rework are documented as applicable. </w:t>
      </w:r>
      <w:ins w:id="1" w:author="Penny Patterson" w:date="2026-02-11T13:44:00Z" w16du:dateUtc="2026-02-11T18:44:00Z">
        <w:r w:rsidR="00F97AFA">
          <w:rPr>
            <w:rFonts w:ascii="Calibri" w:hAnsi="Calibri"/>
            <w:color w:val="auto"/>
            <w:sz w:val="24"/>
            <w:szCs w:val="24"/>
            <w:lang w:val="en-GB"/>
          </w:rPr>
          <w:br/>
        </w:r>
      </w:ins>
    </w:p>
    <w:p w14:paraId="492D736A" w14:textId="77777777" w:rsidR="00F97AFA" w:rsidRPr="00F97AFA" w:rsidRDefault="00F97AFA" w:rsidP="00FB725A">
      <w:pPr>
        <w:rPr>
          <w:ins w:id="2" w:author="Penny Patterson" w:date="2026-02-11T13:45:00Z" w16du:dateUtc="2026-02-11T18:45:00Z"/>
          <w:rFonts w:asciiTheme="minorHAnsi" w:hAnsiTheme="minorHAnsi" w:cstheme="minorHAnsi"/>
          <w:sz w:val="24"/>
          <w:szCs w:val="24"/>
          <w:rPrChange w:id="3" w:author="Penny Patterson" w:date="2026-02-11T13:45:00Z" w16du:dateUtc="2026-02-11T18:45:00Z">
            <w:rPr>
              <w:ins w:id="4" w:author="Penny Patterson" w:date="2026-02-11T13:45:00Z" w16du:dateUtc="2026-02-11T18:45:00Z"/>
            </w:rPr>
          </w:rPrChange>
        </w:rPr>
      </w:pPr>
      <w:ins w:id="5" w:author="Penny Patterson" w:date="2026-02-11T13:45:00Z" w16du:dateUtc="2026-02-11T18:45:00Z">
        <w:r w:rsidRPr="00F97AFA">
          <w:rPr>
            <w:rFonts w:asciiTheme="minorHAnsi" w:hAnsiTheme="minorHAnsi" w:cstheme="minorHAnsi"/>
            <w:sz w:val="24"/>
            <w:szCs w:val="24"/>
            <w:rPrChange w:id="6" w:author="Penny Patterson" w:date="2026-02-11T13:45:00Z" w16du:dateUtc="2026-02-11T18:45:00Z">
              <w:rPr/>
            </w:rPrChange>
          </w:rPr>
          <w:t xml:space="preserve">Spices, Inc. follows a </w:t>
        </w:r>
        <w:r w:rsidRPr="00F97AFA">
          <w:rPr>
            <w:rStyle w:val="Strong"/>
            <w:rFonts w:asciiTheme="minorHAnsi" w:hAnsiTheme="minorHAnsi" w:cstheme="minorHAnsi"/>
            <w:sz w:val="24"/>
            <w:szCs w:val="24"/>
            <w:rPrChange w:id="7" w:author="Penny Patterson" w:date="2026-02-11T13:45:00Z" w16du:dateUtc="2026-02-11T18:45:00Z">
              <w:rPr>
                <w:rStyle w:val="Strong"/>
              </w:rPr>
            </w:rPrChange>
          </w:rPr>
          <w:t>“Like into Like” rework practice</w:t>
        </w:r>
        <w:r w:rsidRPr="00F97AFA">
          <w:rPr>
            <w:rFonts w:asciiTheme="minorHAnsi" w:hAnsiTheme="minorHAnsi" w:cstheme="minorHAnsi"/>
            <w:sz w:val="24"/>
            <w:szCs w:val="24"/>
            <w:rPrChange w:id="8" w:author="Penny Patterson" w:date="2026-02-11T13:45:00Z" w16du:dateUtc="2026-02-11T18:45:00Z">
              <w:rPr/>
            </w:rPrChange>
          </w:rPr>
          <w:t>, whereby rework material is only incorporated into the same product or an identical formulation to prevent allergen cross-contact, mislabeling, or specification deviation. Rework shall not be introduced into dissimilar products.</w:t>
        </w:r>
      </w:ins>
    </w:p>
    <w:p w14:paraId="17E99F43" w14:textId="2818597A" w:rsidR="00FB725A" w:rsidRDefault="00F97AFA" w:rsidP="00FB725A">
      <w:pPr>
        <w:rPr>
          <w:rFonts w:ascii="Calibri" w:hAnsi="Calibri"/>
          <w:color w:val="auto"/>
          <w:sz w:val="24"/>
          <w:szCs w:val="24"/>
          <w:lang w:val="en-GB"/>
        </w:rPr>
      </w:pPr>
      <w:ins w:id="9" w:author="Penny Patterson" w:date="2026-02-11T13:44:00Z" w16du:dateUtc="2026-02-11T18:44:00Z">
        <w:r>
          <w:rPr>
            <w:rFonts w:ascii="Calibri" w:hAnsi="Calibri"/>
            <w:color w:val="auto"/>
            <w:sz w:val="24"/>
            <w:szCs w:val="24"/>
            <w:lang w:val="en-GB"/>
          </w:rPr>
          <w:br/>
        </w:r>
      </w:ins>
      <w:r w:rsidR="00FB725A" w:rsidRPr="00FB725A">
        <w:rPr>
          <w:rFonts w:ascii="Calibri" w:hAnsi="Calibri"/>
          <w:color w:val="auto"/>
          <w:sz w:val="24"/>
          <w:szCs w:val="24"/>
          <w:lang w:val="en-GB"/>
        </w:rPr>
        <w:t xml:space="preserve">Rework operations are carried out by trained personnel and supervised by the </w:t>
      </w:r>
      <w:r w:rsidR="00803844">
        <w:rPr>
          <w:rFonts w:ascii="Calibri" w:hAnsi="Calibri"/>
          <w:color w:val="auto"/>
          <w:sz w:val="24"/>
          <w:szCs w:val="24"/>
          <w:lang w:val="en-GB"/>
        </w:rPr>
        <w:t>Operations</w:t>
      </w:r>
      <w:r w:rsidR="00FB725A" w:rsidRPr="00FB725A">
        <w:rPr>
          <w:rFonts w:ascii="Calibri" w:hAnsi="Calibri"/>
          <w:color w:val="auto"/>
          <w:sz w:val="24"/>
          <w:szCs w:val="24"/>
          <w:lang w:val="en-GB"/>
        </w:rPr>
        <w:t xml:space="preserve"> Manager. Rework is identified by product name and date of production to allow traceability. The reason for reworking is recorded on the rework log. </w:t>
      </w:r>
      <w:r w:rsidR="00C9779C">
        <w:rPr>
          <w:rFonts w:ascii="Calibri" w:hAnsi="Calibri"/>
          <w:color w:val="auto"/>
          <w:sz w:val="24"/>
          <w:szCs w:val="24"/>
          <w:lang w:val="en-GB"/>
        </w:rPr>
        <w:t>The Inventory Control Manager defines specifications for reworking</w:t>
      </w:r>
      <w:r w:rsidR="00FB725A" w:rsidRPr="00FB725A">
        <w:rPr>
          <w:rFonts w:ascii="Calibri" w:hAnsi="Calibri"/>
          <w:color w:val="auto"/>
          <w:sz w:val="24"/>
          <w:szCs w:val="24"/>
          <w:lang w:val="en-GB"/>
        </w:rPr>
        <w:t xml:space="preserve"> and include</w:t>
      </w:r>
      <w:r w:rsidR="00C22A06">
        <w:rPr>
          <w:rFonts w:ascii="Calibri" w:hAnsi="Calibri"/>
          <w:color w:val="auto"/>
          <w:sz w:val="24"/>
          <w:szCs w:val="24"/>
          <w:lang w:val="en-GB"/>
        </w:rPr>
        <w:t>s</w:t>
      </w:r>
      <w:r w:rsidR="00FB725A" w:rsidRPr="00FB725A">
        <w:rPr>
          <w:rFonts w:ascii="Calibri" w:hAnsi="Calibri"/>
          <w:color w:val="auto"/>
          <w:sz w:val="24"/>
          <w:szCs w:val="24"/>
          <w:lang w:val="en-GB"/>
        </w:rPr>
        <w:t>:</w:t>
      </w:r>
    </w:p>
    <w:p w14:paraId="69DD28AB" w14:textId="77777777" w:rsidR="00045B5A" w:rsidRPr="00FB725A" w:rsidRDefault="00045B5A" w:rsidP="00FB725A">
      <w:pPr>
        <w:rPr>
          <w:rFonts w:ascii="Calibri" w:hAnsi="Calibri"/>
          <w:color w:val="auto"/>
          <w:sz w:val="24"/>
          <w:szCs w:val="24"/>
          <w:lang w:val="en-GB"/>
        </w:rPr>
      </w:pPr>
    </w:p>
    <w:p w14:paraId="788F8D8D" w14:textId="6ED1E3E0" w:rsidR="00FB725A" w:rsidRPr="00FB725A" w:rsidRDefault="00FB725A" w:rsidP="00FB725A">
      <w:pPr>
        <w:numPr>
          <w:ilvl w:val="0"/>
          <w:numId w:val="36"/>
        </w:numPr>
        <w:contextualSpacing/>
        <w:rPr>
          <w:rFonts w:ascii="Calibri" w:hAnsi="Calibri" w:cs="Arial"/>
          <w:color w:val="auto"/>
          <w:sz w:val="24"/>
          <w:szCs w:val="24"/>
          <w:lang w:val="en-GB"/>
        </w:rPr>
      </w:pPr>
      <w:r w:rsidRPr="00FB725A">
        <w:rPr>
          <w:rFonts w:ascii="Calibri" w:hAnsi="Calibri" w:cs="Arial"/>
          <w:color w:val="auto"/>
          <w:sz w:val="24"/>
          <w:szCs w:val="24"/>
          <w:lang w:val="en-GB"/>
        </w:rPr>
        <w:t xml:space="preserve">acceptable </w:t>
      </w:r>
      <w:r w:rsidR="00151CF8" w:rsidRPr="00FB725A">
        <w:rPr>
          <w:rFonts w:ascii="Calibri" w:hAnsi="Calibri" w:cs="Arial"/>
          <w:color w:val="auto"/>
          <w:sz w:val="24"/>
          <w:szCs w:val="24"/>
          <w:lang w:val="en-GB"/>
        </w:rPr>
        <w:t>qua</w:t>
      </w:r>
      <w:r w:rsidR="00151CF8">
        <w:rPr>
          <w:rFonts w:ascii="Calibri" w:hAnsi="Calibri" w:cs="Arial"/>
          <w:color w:val="auto"/>
          <w:sz w:val="24"/>
          <w:szCs w:val="24"/>
          <w:lang w:val="en-GB"/>
        </w:rPr>
        <w:t>li</w:t>
      </w:r>
      <w:r w:rsidR="00151CF8" w:rsidRPr="00FB725A">
        <w:rPr>
          <w:rFonts w:ascii="Calibri" w:hAnsi="Calibri" w:cs="Arial"/>
          <w:color w:val="auto"/>
          <w:sz w:val="24"/>
          <w:szCs w:val="24"/>
          <w:lang w:val="en-GB"/>
        </w:rPr>
        <w:t>ty</w:t>
      </w:r>
      <w:r w:rsidRPr="00FB725A">
        <w:rPr>
          <w:rFonts w:ascii="Calibri" w:hAnsi="Calibri" w:cs="Arial"/>
          <w:color w:val="auto"/>
          <w:sz w:val="24"/>
          <w:szCs w:val="24"/>
          <w:lang w:val="en-GB"/>
        </w:rPr>
        <w:t>/food safety requirements</w:t>
      </w:r>
    </w:p>
    <w:p w14:paraId="36364D9D" w14:textId="77777777" w:rsidR="00FB725A" w:rsidRPr="00FB725A" w:rsidRDefault="00FB725A" w:rsidP="00FB725A">
      <w:pPr>
        <w:numPr>
          <w:ilvl w:val="0"/>
          <w:numId w:val="36"/>
        </w:numPr>
        <w:contextualSpacing/>
        <w:rPr>
          <w:rFonts w:ascii="Calibri" w:hAnsi="Calibri" w:cs="Arial"/>
          <w:color w:val="auto"/>
          <w:sz w:val="24"/>
          <w:szCs w:val="24"/>
          <w:lang w:val="en-GB"/>
        </w:rPr>
      </w:pPr>
      <w:r w:rsidRPr="00FB725A">
        <w:rPr>
          <w:rFonts w:ascii="Calibri" w:hAnsi="Calibri" w:cs="Arial"/>
          <w:color w:val="auto"/>
          <w:sz w:val="24"/>
          <w:szCs w:val="24"/>
          <w:lang w:val="en-GB"/>
        </w:rPr>
        <w:t>type of product or intermediate product</w:t>
      </w:r>
    </w:p>
    <w:p w14:paraId="5C4C4F62" w14:textId="77777777" w:rsidR="00FB725A" w:rsidRPr="00FB725A" w:rsidRDefault="00FB725A" w:rsidP="00FB725A">
      <w:pPr>
        <w:numPr>
          <w:ilvl w:val="0"/>
          <w:numId w:val="36"/>
        </w:numPr>
        <w:contextualSpacing/>
        <w:rPr>
          <w:rFonts w:ascii="Calibri" w:hAnsi="Calibri" w:cs="Arial"/>
          <w:color w:val="auto"/>
          <w:sz w:val="24"/>
          <w:szCs w:val="24"/>
          <w:lang w:val="en-GB"/>
        </w:rPr>
      </w:pPr>
      <w:r w:rsidRPr="00FB725A">
        <w:rPr>
          <w:rFonts w:ascii="Calibri" w:hAnsi="Calibri" w:cs="Arial"/>
          <w:color w:val="auto"/>
          <w:sz w:val="24"/>
          <w:szCs w:val="24"/>
          <w:lang w:val="en-GB"/>
        </w:rPr>
        <w:t>process conditions</w:t>
      </w:r>
    </w:p>
    <w:p w14:paraId="768E4A26" w14:textId="77777777" w:rsidR="00FB725A" w:rsidRPr="00FB725A" w:rsidRDefault="00FB725A" w:rsidP="00FB725A">
      <w:pPr>
        <w:numPr>
          <w:ilvl w:val="0"/>
          <w:numId w:val="36"/>
        </w:numPr>
        <w:contextualSpacing/>
        <w:rPr>
          <w:rFonts w:ascii="Calibri" w:hAnsi="Calibri" w:cs="Arial"/>
          <w:color w:val="auto"/>
          <w:sz w:val="24"/>
          <w:szCs w:val="24"/>
          <w:lang w:val="en-GB"/>
        </w:rPr>
      </w:pPr>
      <w:r w:rsidRPr="00FB725A">
        <w:rPr>
          <w:rFonts w:ascii="Calibri" w:hAnsi="Calibri" w:cs="Arial"/>
          <w:color w:val="auto"/>
          <w:sz w:val="24"/>
          <w:szCs w:val="24"/>
          <w:lang w:val="en-GB"/>
        </w:rPr>
        <w:t>process step</w:t>
      </w:r>
    </w:p>
    <w:p w14:paraId="4BBF950E" w14:textId="77777777" w:rsidR="00FB725A" w:rsidRPr="00FB725A" w:rsidRDefault="00FB725A" w:rsidP="00FB725A">
      <w:pPr>
        <w:numPr>
          <w:ilvl w:val="0"/>
          <w:numId w:val="36"/>
        </w:numPr>
        <w:contextualSpacing/>
        <w:rPr>
          <w:rFonts w:ascii="Calibri" w:hAnsi="Calibri" w:cs="Arial"/>
          <w:color w:val="auto"/>
          <w:sz w:val="24"/>
          <w:szCs w:val="24"/>
          <w:lang w:val="en-GB"/>
        </w:rPr>
      </w:pPr>
      <w:r w:rsidRPr="00FB725A">
        <w:rPr>
          <w:rFonts w:ascii="Calibri" w:hAnsi="Calibri" w:cs="Arial"/>
          <w:color w:val="auto"/>
          <w:sz w:val="24"/>
          <w:szCs w:val="24"/>
          <w:lang w:val="en-GB"/>
        </w:rPr>
        <w:t>method of addition</w:t>
      </w:r>
    </w:p>
    <w:p w14:paraId="0FC620AB" w14:textId="77777777" w:rsidR="00FB725A" w:rsidRPr="00FB725A" w:rsidRDefault="00FB725A" w:rsidP="00FB725A">
      <w:pPr>
        <w:numPr>
          <w:ilvl w:val="0"/>
          <w:numId w:val="36"/>
        </w:numPr>
        <w:contextualSpacing/>
        <w:rPr>
          <w:rFonts w:ascii="Calibri" w:hAnsi="Calibri" w:cs="Arial"/>
          <w:color w:val="auto"/>
          <w:sz w:val="24"/>
          <w:szCs w:val="24"/>
          <w:lang w:val="en-GB"/>
        </w:rPr>
      </w:pPr>
      <w:r w:rsidRPr="00FB725A">
        <w:rPr>
          <w:rFonts w:ascii="Calibri" w:hAnsi="Calibri" w:cs="Arial"/>
          <w:color w:val="auto"/>
          <w:sz w:val="24"/>
          <w:szCs w:val="24"/>
          <w:lang w:val="en-GB"/>
        </w:rPr>
        <w:t>any necessary preparation</w:t>
      </w:r>
    </w:p>
    <w:p w14:paraId="3EDFE6C9" w14:textId="77777777" w:rsidR="00FB725A" w:rsidRPr="00FB725A" w:rsidRDefault="00FB725A" w:rsidP="00FB725A">
      <w:pPr>
        <w:numPr>
          <w:ilvl w:val="0"/>
          <w:numId w:val="36"/>
        </w:numPr>
        <w:contextualSpacing/>
        <w:rPr>
          <w:rFonts w:ascii="Calibri" w:hAnsi="Calibri" w:cs="Arial"/>
          <w:color w:val="auto"/>
          <w:sz w:val="24"/>
          <w:szCs w:val="24"/>
          <w:lang w:val="en-GB"/>
        </w:rPr>
      </w:pPr>
      <w:r w:rsidRPr="00FB725A">
        <w:rPr>
          <w:rFonts w:ascii="Calibri" w:hAnsi="Calibri" w:cs="Arial"/>
          <w:color w:val="auto"/>
          <w:sz w:val="24"/>
          <w:szCs w:val="24"/>
          <w:lang w:val="en-GB"/>
        </w:rPr>
        <w:lastRenderedPageBreak/>
        <w:t>controls for the removal and segregation of packaging materials</w:t>
      </w:r>
    </w:p>
    <w:p w14:paraId="2EA57C5F" w14:textId="77777777" w:rsidR="00FB725A" w:rsidRPr="00FB725A" w:rsidRDefault="00FB725A" w:rsidP="00FB725A">
      <w:pPr>
        <w:numPr>
          <w:ilvl w:val="0"/>
          <w:numId w:val="36"/>
        </w:numPr>
        <w:contextualSpacing/>
        <w:rPr>
          <w:rFonts w:ascii="Calibri" w:hAnsi="Calibri" w:cs="Arial"/>
          <w:color w:val="auto"/>
          <w:sz w:val="24"/>
          <w:szCs w:val="24"/>
          <w:lang w:val="en-GB"/>
        </w:rPr>
      </w:pPr>
      <w:r w:rsidRPr="00FB725A">
        <w:rPr>
          <w:rFonts w:ascii="Calibri" w:hAnsi="Calibri" w:cs="Arial"/>
          <w:color w:val="auto"/>
          <w:sz w:val="24"/>
          <w:szCs w:val="24"/>
          <w:lang w:val="en-GB"/>
        </w:rPr>
        <w:t>any measures needed to avoid product contamination</w:t>
      </w:r>
    </w:p>
    <w:p w14:paraId="1DA109B4" w14:textId="77777777" w:rsidR="00FB725A" w:rsidRPr="00FB725A" w:rsidRDefault="00FB725A" w:rsidP="00FB725A">
      <w:pPr>
        <w:numPr>
          <w:ilvl w:val="0"/>
          <w:numId w:val="36"/>
        </w:numPr>
        <w:contextualSpacing/>
        <w:rPr>
          <w:rFonts w:ascii="Calibri" w:hAnsi="Calibri" w:cs="Arial"/>
          <w:color w:val="auto"/>
          <w:sz w:val="24"/>
          <w:szCs w:val="24"/>
          <w:lang w:val="en-GB"/>
        </w:rPr>
      </w:pPr>
      <w:r w:rsidRPr="00FB725A">
        <w:rPr>
          <w:rFonts w:ascii="Calibri" w:hAnsi="Calibri" w:cs="Arial"/>
          <w:color w:val="auto"/>
          <w:sz w:val="24"/>
          <w:szCs w:val="24"/>
          <w:lang w:val="en-GB"/>
        </w:rPr>
        <w:t>inspection, testing and release criteria</w:t>
      </w:r>
    </w:p>
    <w:p w14:paraId="45FDF2EA" w14:textId="77777777" w:rsidR="00FB725A" w:rsidRPr="00FB725A" w:rsidRDefault="00FB725A" w:rsidP="00FB725A">
      <w:pPr>
        <w:numPr>
          <w:ilvl w:val="0"/>
          <w:numId w:val="36"/>
        </w:numPr>
        <w:contextualSpacing/>
        <w:rPr>
          <w:rFonts w:ascii="Calibri" w:hAnsi="Calibri" w:cs="Arial"/>
          <w:color w:val="auto"/>
          <w:sz w:val="24"/>
          <w:szCs w:val="24"/>
          <w:lang w:val="en-GB"/>
        </w:rPr>
      </w:pPr>
      <w:r w:rsidRPr="00FB725A">
        <w:rPr>
          <w:rFonts w:ascii="Calibri" w:hAnsi="Calibri" w:cs="Arial"/>
          <w:color w:val="auto"/>
          <w:sz w:val="24"/>
          <w:szCs w:val="24"/>
          <w:lang w:val="en-GB"/>
        </w:rPr>
        <w:t xml:space="preserve">records to be </w:t>
      </w:r>
      <w:commentRangeStart w:id="10"/>
      <w:r w:rsidRPr="00FB725A">
        <w:rPr>
          <w:rFonts w:ascii="Calibri" w:hAnsi="Calibri" w:cs="Arial"/>
          <w:color w:val="auto"/>
          <w:sz w:val="24"/>
          <w:szCs w:val="24"/>
          <w:lang w:val="en-GB"/>
        </w:rPr>
        <w:t>maintained</w:t>
      </w:r>
      <w:commentRangeEnd w:id="10"/>
      <w:r w:rsidR="00A87461" w:rsidRPr="00FB725A">
        <w:rPr>
          <w:rStyle w:val="CommentReference"/>
          <w:rFonts w:ascii="Calibri" w:hAnsi="Calibri" w:cs="Arial"/>
          <w:color w:val="auto"/>
          <w:sz w:val="24"/>
          <w:szCs w:val="24"/>
          <w:lang w:val="en-GB"/>
        </w:rPr>
        <w:commentReference w:id="10"/>
      </w:r>
    </w:p>
    <w:p w14:paraId="3A5CE183" w14:textId="77777777" w:rsidR="00FB725A" w:rsidRPr="00FB725A" w:rsidRDefault="00FB725A" w:rsidP="00FB725A">
      <w:pPr>
        <w:ind w:left="720"/>
        <w:contextualSpacing/>
        <w:rPr>
          <w:rFonts w:ascii="Calibri" w:hAnsi="Calibri" w:cs="Arial"/>
          <w:color w:val="auto"/>
          <w:sz w:val="24"/>
          <w:szCs w:val="24"/>
          <w:lang w:val="en-GB"/>
        </w:rPr>
      </w:pPr>
    </w:p>
    <w:p w14:paraId="4381CDE9" w14:textId="6083AB9A" w:rsidR="00B35FD6" w:rsidRDefault="00FB725A" w:rsidP="00FB725A">
      <w:pPr>
        <w:rPr>
          <w:rFonts w:ascii="Calibri" w:hAnsi="Calibri"/>
          <w:color w:val="auto"/>
          <w:sz w:val="24"/>
          <w:szCs w:val="24"/>
          <w:lang w:val="en-GB"/>
        </w:rPr>
      </w:pPr>
      <w:r w:rsidRPr="00FB725A">
        <w:rPr>
          <w:rFonts w:ascii="Calibri" w:hAnsi="Calibri"/>
          <w:color w:val="auto"/>
          <w:sz w:val="24"/>
          <w:szCs w:val="24"/>
          <w:lang w:val="en-GB"/>
        </w:rPr>
        <w:t>All reworked product</w:t>
      </w:r>
      <w:r w:rsidR="0072692F">
        <w:rPr>
          <w:rFonts w:ascii="Calibri" w:hAnsi="Calibri"/>
          <w:color w:val="auto"/>
          <w:sz w:val="24"/>
          <w:szCs w:val="24"/>
          <w:lang w:val="en-GB"/>
        </w:rPr>
        <w:t>s</w:t>
      </w:r>
      <w:r w:rsidRPr="00FB725A">
        <w:rPr>
          <w:rFonts w:ascii="Calibri" w:hAnsi="Calibri"/>
          <w:color w:val="auto"/>
          <w:sz w:val="24"/>
          <w:szCs w:val="24"/>
          <w:lang w:val="en-GB"/>
        </w:rPr>
        <w:t xml:space="preserve"> </w:t>
      </w:r>
      <w:r w:rsidR="0072692F">
        <w:rPr>
          <w:rFonts w:ascii="Calibri" w:hAnsi="Calibri"/>
          <w:color w:val="auto"/>
          <w:sz w:val="24"/>
          <w:szCs w:val="24"/>
          <w:lang w:val="en-GB"/>
        </w:rPr>
        <w:t>are</w:t>
      </w:r>
      <w:r w:rsidRPr="00FB725A">
        <w:rPr>
          <w:rFonts w:ascii="Calibri" w:hAnsi="Calibri"/>
          <w:color w:val="auto"/>
          <w:sz w:val="24"/>
          <w:szCs w:val="24"/>
          <w:lang w:val="en-GB"/>
        </w:rPr>
        <w:t xml:space="preserve"> required to meet the criteria laid out in the product specification</w:t>
      </w:r>
      <w:r w:rsidR="0072692F">
        <w:rPr>
          <w:rFonts w:ascii="Calibri" w:hAnsi="Calibri"/>
          <w:color w:val="auto"/>
          <w:sz w:val="24"/>
          <w:szCs w:val="24"/>
          <w:lang w:val="en-GB"/>
        </w:rPr>
        <w:t>s</w:t>
      </w:r>
      <w:r w:rsidRPr="00FB725A">
        <w:rPr>
          <w:rFonts w:ascii="Calibri" w:hAnsi="Calibri"/>
          <w:color w:val="auto"/>
          <w:sz w:val="24"/>
          <w:szCs w:val="24"/>
          <w:lang w:val="en-GB"/>
        </w:rPr>
        <w:t xml:space="preserve"> prior to release.</w:t>
      </w:r>
    </w:p>
    <w:p w14:paraId="4C6941BC" w14:textId="77777777" w:rsidR="00364AF6" w:rsidRDefault="00364AF6" w:rsidP="00FB725A">
      <w:pPr>
        <w:rPr>
          <w:rFonts w:ascii="Calibri" w:hAnsi="Calibri"/>
          <w:color w:val="auto"/>
          <w:sz w:val="24"/>
          <w:szCs w:val="24"/>
          <w:lang w:val="en-GB"/>
        </w:rPr>
      </w:pPr>
    </w:p>
    <w:p w14:paraId="6ADB3A56" w14:textId="77777777" w:rsidR="00794F25" w:rsidRPr="002A7B01" w:rsidRDefault="00794F25" w:rsidP="00794F25">
      <w:pPr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  <w:u w:val="single"/>
        </w:rPr>
      </w:pPr>
      <w:r w:rsidRPr="002A7B01">
        <w:rPr>
          <w:rFonts w:asciiTheme="minorHAnsi" w:hAnsiTheme="minorHAnsi" w:cstheme="minorHAnsi"/>
          <w:b/>
          <w:sz w:val="24"/>
          <w:szCs w:val="24"/>
          <w:u w:val="single"/>
        </w:rPr>
        <w:t>DOCUMENT HISTORY</w:t>
      </w:r>
      <w:r w:rsidRPr="002A7B01">
        <w:rPr>
          <w:rFonts w:asciiTheme="minorHAnsi" w:hAnsiTheme="minorHAnsi" w:cstheme="minorHAnsi"/>
          <w:sz w:val="24"/>
          <w:szCs w:val="24"/>
          <w:u w:val="single"/>
        </w:rPr>
        <w:t xml:space="preserve"> </w:t>
      </w:r>
    </w:p>
    <w:p w14:paraId="7759F1C5" w14:textId="77777777" w:rsidR="00794F25" w:rsidRPr="002A7B01" w:rsidRDefault="00794F25" w:rsidP="00794F25">
      <w:pPr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</w:rPr>
      </w:pPr>
      <w:r w:rsidRPr="002A7B01">
        <w:rPr>
          <w:rFonts w:asciiTheme="minorHAnsi" w:hAnsiTheme="minorHAnsi" w:cstheme="minorHAnsi"/>
          <w:sz w:val="24"/>
          <w:szCs w:val="24"/>
        </w:rPr>
        <w:t xml:space="preserve">NOTE: Only record </w:t>
      </w:r>
      <w:r w:rsidRPr="002A7B01">
        <w:rPr>
          <w:rFonts w:asciiTheme="minorHAnsi" w:hAnsiTheme="minorHAnsi" w:cstheme="minorHAnsi"/>
          <w:i/>
          <w:sz w:val="24"/>
          <w:szCs w:val="24"/>
        </w:rPr>
        <w:t>revisions</w:t>
      </w:r>
      <w:r w:rsidRPr="002A7B01">
        <w:rPr>
          <w:rFonts w:asciiTheme="minorHAnsi" w:hAnsiTheme="minorHAnsi" w:cstheme="minorHAnsi"/>
          <w:sz w:val="24"/>
          <w:szCs w:val="24"/>
        </w:rPr>
        <w:t xml:space="preserve"> to this document. </w:t>
      </w:r>
      <w:r w:rsidRPr="002A7B01">
        <w:rPr>
          <w:rFonts w:asciiTheme="minorHAnsi" w:hAnsiTheme="minorHAnsi" w:cstheme="minorHAnsi"/>
          <w:i/>
          <w:sz w:val="24"/>
          <w:szCs w:val="24"/>
        </w:rPr>
        <w:t>Reviews</w:t>
      </w:r>
      <w:r w:rsidRPr="002A7B01">
        <w:rPr>
          <w:rFonts w:asciiTheme="minorHAnsi" w:hAnsiTheme="minorHAnsi" w:cstheme="minorHAnsi"/>
          <w:sz w:val="24"/>
          <w:szCs w:val="24"/>
        </w:rPr>
        <w:t xml:space="preserve"> are recorded only in the central Document Register.</w:t>
      </w:r>
    </w:p>
    <w:p w14:paraId="509D0E6C" w14:textId="77777777" w:rsidR="00794F25" w:rsidRPr="002A7B01" w:rsidRDefault="00794F25" w:rsidP="00794F25">
      <w:pPr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</w:rPr>
      </w:pPr>
    </w:p>
    <w:p w14:paraId="343F28D1" w14:textId="77777777" w:rsidR="00794F25" w:rsidRDefault="00794F25" w:rsidP="00794F25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2A7B01">
        <w:rPr>
          <w:rFonts w:asciiTheme="minorHAnsi" w:hAnsiTheme="minorHAnsi" w:cstheme="minorHAnsi"/>
          <w:b/>
          <w:sz w:val="24"/>
          <w:szCs w:val="24"/>
          <w:u w:val="single"/>
        </w:rPr>
        <w:t xml:space="preserve">REFERENCES </w:t>
      </w:r>
    </w:p>
    <w:p w14:paraId="760D9CC2" w14:textId="77777777" w:rsidR="00794F25" w:rsidRPr="00DC454E" w:rsidRDefault="00794F25" w:rsidP="00794F25">
      <w:pPr>
        <w:rPr>
          <w:rFonts w:asciiTheme="minorHAnsi" w:hAnsiTheme="minorHAnsi" w:cstheme="minorHAnsi"/>
          <w:color w:val="auto"/>
          <w:sz w:val="24"/>
          <w:szCs w:val="24"/>
          <w:lang w:val="en-GB"/>
        </w:rPr>
      </w:pPr>
      <w:r w:rsidRPr="00137CA6">
        <w:rPr>
          <w:rFonts w:ascii="Calibri" w:hAnsi="Calibri" w:cs="Calibri"/>
          <w:sz w:val="24"/>
          <w:szCs w:val="24"/>
        </w:rPr>
        <w:t>SQF Fundamentals for Manufacturing - Intermediate EDITION 1.1</w:t>
      </w:r>
      <w:r w:rsidRPr="002A7B01">
        <w:rPr>
          <w:rFonts w:asciiTheme="minorHAnsi" w:hAnsiTheme="minorHAnsi" w:cstheme="minorHAnsi"/>
          <w:sz w:val="24"/>
          <w:szCs w:val="24"/>
        </w:rPr>
        <w:t>/ 2</w:t>
      </w:r>
      <w:r>
        <w:rPr>
          <w:rFonts w:asciiTheme="minorHAnsi" w:hAnsiTheme="minorHAnsi" w:cstheme="minorHAnsi"/>
          <w:sz w:val="24"/>
          <w:szCs w:val="24"/>
        </w:rPr>
        <w:t>.4</w:t>
      </w:r>
      <w:r w:rsidRPr="006F689B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Food Safety System</w:t>
      </w:r>
    </w:p>
    <w:p w14:paraId="44139527" w14:textId="77777777" w:rsidR="00364AF6" w:rsidRPr="00794F25" w:rsidRDefault="00364AF6" w:rsidP="00FB725A">
      <w:pPr>
        <w:rPr>
          <w:rFonts w:ascii="Calibri" w:hAnsi="Calibri"/>
          <w:color w:val="auto"/>
          <w:sz w:val="24"/>
          <w:szCs w:val="24"/>
        </w:rPr>
      </w:pPr>
    </w:p>
    <w:p w14:paraId="2EACF95A" w14:textId="77777777" w:rsidR="00045B5A" w:rsidRDefault="00045B5A" w:rsidP="00FB725A">
      <w:pPr>
        <w:rPr>
          <w:rFonts w:ascii="Calibri" w:hAnsi="Calibri"/>
          <w:color w:val="auto"/>
          <w:sz w:val="24"/>
          <w:szCs w:val="24"/>
          <w:lang w:val="en-GB"/>
        </w:rPr>
      </w:pPr>
    </w:p>
    <w:tbl>
      <w:tblPr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2"/>
        <w:gridCol w:w="8208"/>
      </w:tblGrid>
      <w:tr w:rsidR="0099279F" w:rsidRPr="005016DC" w14:paraId="5D251D9B" w14:textId="77777777" w:rsidTr="00045B5A">
        <w:tc>
          <w:tcPr>
            <w:tcW w:w="1722" w:type="dxa"/>
          </w:tcPr>
          <w:p w14:paraId="1AE74B66" w14:textId="77777777" w:rsidR="0099279F" w:rsidRPr="00904752" w:rsidRDefault="0099279F" w:rsidP="00045B5A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904752">
              <w:rPr>
                <w:rFonts w:ascii="Calibri" w:hAnsi="Calibri"/>
                <w:sz w:val="22"/>
                <w:szCs w:val="22"/>
              </w:rPr>
              <w:t>Revision Date = Version #</w:t>
            </w:r>
          </w:p>
        </w:tc>
        <w:tc>
          <w:tcPr>
            <w:tcW w:w="8208" w:type="dxa"/>
          </w:tcPr>
          <w:p w14:paraId="36445A67" w14:textId="77777777" w:rsidR="0099279F" w:rsidRPr="00904752" w:rsidRDefault="0099279F" w:rsidP="00045B5A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774CECCB" w14:textId="77777777" w:rsidR="0099279F" w:rsidRPr="00904752" w:rsidRDefault="0099279F" w:rsidP="00045B5A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904752">
              <w:rPr>
                <w:rFonts w:ascii="Calibri" w:hAnsi="Calibri"/>
                <w:sz w:val="22"/>
                <w:szCs w:val="22"/>
              </w:rPr>
              <w:t>Changes</w:t>
            </w:r>
          </w:p>
        </w:tc>
      </w:tr>
      <w:tr w:rsidR="0099279F" w:rsidRPr="005016DC" w14:paraId="27890942" w14:textId="77777777" w:rsidTr="00045B5A">
        <w:tc>
          <w:tcPr>
            <w:tcW w:w="1722" w:type="dxa"/>
          </w:tcPr>
          <w:p w14:paraId="73EDB8DE" w14:textId="0F4B2799" w:rsidR="0099279F" w:rsidRPr="00904752" w:rsidRDefault="0099279F" w:rsidP="00045B5A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2025-03-1</w:t>
            </w:r>
            <w:r w:rsidR="00A101ED">
              <w:rPr>
                <w:rFonts w:ascii="Calibri" w:hAnsi="Calibri"/>
                <w:sz w:val="22"/>
                <w:szCs w:val="22"/>
              </w:rPr>
              <w:t>4</w:t>
            </w:r>
          </w:p>
        </w:tc>
        <w:tc>
          <w:tcPr>
            <w:tcW w:w="8208" w:type="dxa"/>
          </w:tcPr>
          <w:p w14:paraId="01DA1CA1" w14:textId="77777777" w:rsidR="0099279F" w:rsidRPr="00904752" w:rsidRDefault="0099279F" w:rsidP="00045B5A">
            <w:pPr>
              <w:rPr>
                <w:rFonts w:ascii="Calibri" w:hAnsi="Calibri"/>
                <w:sz w:val="22"/>
                <w:szCs w:val="22"/>
              </w:rPr>
            </w:pPr>
            <w:r w:rsidRPr="00904752">
              <w:rPr>
                <w:rFonts w:ascii="Calibri" w:hAnsi="Calibri"/>
                <w:sz w:val="22"/>
                <w:szCs w:val="22"/>
              </w:rPr>
              <w:t>New program.</w:t>
            </w:r>
          </w:p>
        </w:tc>
      </w:tr>
      <w:tr w:rsidR="0099279F" w:rsidRPr="005016DC" w14:paraId="4CD184DD" w14:textId="77777777" w:rsidTr="00045B5A">
        <w:trPr>
          <w:trHeight w:val="224"/>
        </w:trPr>
        <w:tc>
          <w:tcPr>
            <w:tcW w:w="1722" w:type="dxa"/>
          </w:tcPr>
          <w:p w14:paraId="4F34E85E" w14:textId="4366B9A8" w:rsidR="0099279F" w:rsidRPr="00904752" w:rsidRDefault="000C1F01" w:rsidP="00045B5A">
            <w:pPr>
              <w:jc w:val="center"/>
              <w:rPr>
                <w:rFonts w:ascii="Calibri" w:hAnsi="Calibri"/>
                <w:sz w:val="22"/>
                <w:szCs w:val="22"/>
              </w:rPr>
            </w:pPr>
            <w:ins w:id="11" w:author="Penny Patterson" w:date="2026-03-18T14:55:00Z" w16du:dateUtc="2026-03-18T18:55:00Z">
              <w:r>
                <w:rPr>
                  <w:rFonts w:ascii="Calibri" w:hAnsi="Calibri"/>
                  <w:sz w:val="22"/>
                  <w:szCs w:val="22"/>
                </w:rPr>
                <w:t>2026-02-11</w:t>
              </w:r>
            </w:ins>
          </w:p>
        </w:tc>
        <w:tc>
          <w:tcPr>
            <w:tcW w:w="8208" w:type="dxa"/>
          </w:tcPr>
          <w:p w14:paraId="3BC34241" w14:textId="6649AA1B" w:rsidR="0099279F" w:rsidRPr="00904752" w:rsidRDefault="000C1F01" w:rsidP="00045B5A">
            <w:pPr>
              <w:rPr>
                <w:rFonts w:ascii="Calibri" w:hAnsi="Calibri"/>
                <w:sz w:val="22"/>
                <w:szCs w:val="22"/>
              </w:rPr>
            </w:pPr>
            <w:ins w:id="12" w:author="Penny Patterson" w:date="2026-03-18T14:55:00Z" w16du:dateUtc="2026-03-18T18:55:00Z">
              <w:r>
                <w:rPr>
                  <w:rFonts w:ascii="Calibri" w:hAnsi="Calibri"/>
                  <w:sz w:val="22"/>
                  <w:szCs w:val="22"/>
                </w:rPr>
                <w:t>Reviewed and Revised</w:t>
              </w:r>
            </w:ins>
          </w:p>
        </w:tc>
      </w:tr>
    </w:tbl>
    <w:p w14:paraId="57DC41FE" w14:textId="77777777" w:rsidR="00512A52" w:rsidRPr="00FB725A" w:rsidRDefault="00512A52" w:rsidP="0072692F"/>
    <w:sectPr w:rsidR="00512A52" w:rsidRPr="00FB725A" w:rsidSect="00045B5A">
      <w:headerReference w:type="default" r:id="rId15"/>
      <w:pgSz w:w="12240" w:h="15840"/>
      <w:pgMar w:top="1440" w:right="1440" w:bottom="1197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" w:author="Arlen Keller" w:date="2026-02-06T17:07:00Z" w:initials="AK">
    <w:p w14:paraId="46B8AF98" w14:textId="77777777" w:rsidR="00A87461" w:rsidRDefault="00A87461" w:rsidP="00A87461">
      <w:pPr>
        <w:pStyle w:val="CommentText"/>
      </w:pPr>
      <w:r>
        <w:rPr>
          <w:rStyle w:val="CommentReference"/>
        </w:rPr>
        <w:annotationRef/>
      </w:r>
      <w:r>
        <w:t>Consider using and documenting a “Like into Like” practice for rework.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6B8AF98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1DFB7E" w16cex:dateUtc="2026-02-06T22:07:00Z">
    <w16cex:extLst>
      <w16:ext w16:uri="{CE6994B0-6A32-4C9F-8C6B-6E91EDA988CE}">
        <cr:reactions xmlns:cr="http://schemas.microsoft.com/office/comments/2020/reactions">
          <cr:reaction reactionType="1">
            <cr:reactionInfo dateUtc="2026-02-11T18:45:21Z">
              <cr:user userId="S::penny@spicesinc.com::7bec89d0-993f-48ca-b90d-5a06f578d1d0" userProvider="AD" userName="Penny Patterson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6B8AF98" w16cid:durableId="161DFB7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268C1" w14:textId="77777777" w:rsidR="00814666" w:rsidRDefault="00814666">
      <w:r>
        <w:separator/>
      </w:r>
    </w:p>
  </w:endnote>
  <w:endnote w:type="continuationSeparator" w:id="0">
    <w:p w14:paraId="60C0DCA9" w14:textId="77777777" w:rsidR="00814666" w:rsidRDefault="00814666">
      <w:r>
        <w:continuationSeparator/>
      </w:r>
    </w:p>
  </w:endnote>
  <w:endnote w:type="continuationNotice" w:id="1">
    <w:p w14:paraId="2385E16C" w14:textId="77777777" w:rsidR="00814666" w:rsidRDefault="008146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80922" w14:textId="77777777" w:rsidR="00814666" w:rsidRDefault="00814666">
      <w:r>
        <w:separator/>
      </w:r>
    </w:p>
  </w:footnote>
  <w:footnote w:type="continuationSeparator" w:id="0">
    <w:p w14:paraId="4FE12699" w14:textId="77777777" w:rsidR="00814666" w:rsidRDefault="00814666">
      <w:r>
        <w:continuationSeparator/>
      </w:r>
    </w:p>
  </w:footnote>
  <w:footnote w:type="continuationNotice" w:id="1">
    <w:p w14:paraId="127AF666" w14:textId="77777777" w:rsidR="00814666" w:rsidRDefault="0081466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76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443"/>
      <w:gridCol w:w="3402"/>
      <w:gridCol w:w="1563"/>
      <w:gridCol w:w="3168"/>
    </w:tblGrid>
    <w:tr w:rsidR="00B24E2B" w:rsidRPr="0066470D" w14:paraId="580FAEEB" w14:textId="77777777" w:rsidTr="007E5680">
      <w:trPr>
        <w:trHeight w:val="800"/>
      </w:trPr>
      <w:tc>
        <w:tcPr>
          <w:tcW w:w="484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5868BE90" w14:textId="7AD1650D" w:rsidR="00863DAC" w:rsidRDefault="00390965" w:rsidP="00863DAC">
          <w:pPr>
            <w:jc w:val="center"/>
            <w:rPr>
              <w:rFonts w:ascii="Calibri" w:hAnsi="Calibri" w:cs="Calibri"/>
              <w:color w:val="auto"/>
              <w:sz w:val="22"/>
              <w:szCs w:val="22"/>
            </w:rPr>
          </w:pPr>
          <w:r w:rsidRPr="00FB725A">
            <w:rPr>
              <w:rFonts w:ascii="Calibri" w:hAnsi="Calibri" w:cs="Calibri"/>
              <w:noProof/>
              <w:sz w:val="22"/>
              <w:szCs w:val="22"/>
            </w:rPr>
            <w:drawing>
              <wp:anchor distT="0" distB="0" distL="114300" distR="114300" simplePos="0" relativeHeight="251658240" behindDoc="0" locked="0" layoutInCell="1" allowOverlap="1" wp14:anchorId="37D8AA43" wp14:editId="66062321">
                <wp:simplePos x="0" y="0"/>
                <wp:positionH relativeFrom="column">
                  <wp:posOffset>-40640</wp:posOffset>
                </wp:positionH>
                <wp:positionV relativeFrom="paragraph">
                  <wp:posOffset>-1905</wp:posOffset>
                </wp:positionV>
                <wp:extent cx="645795" cy="469265"/>
                <wp:effectExtent l="0" t="0" r="1905" b="6985"/>
                <wp:wrapNone/>
                <wp:docPr id="3" name="Picture 3" descr="newlogo_200x155_web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newlogo_200x155_web.jpg"/>
                        <pic:cNvPicPr/>
                      </pic:nvPicPr>
                      <pic:blipFill>
                        <a:blip r:embed="rId1"/>
                        <a:srcRect l="8000" t="6180" r="6133" b="1347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795" cy="469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63DAC">
            <w:rPr>
              <w:rFonts w:ascii="Calibri" w:hAnsi="Calibri" w:cs="Calibri"/>
              <w:color w:val="auto"/>
              <w:sz w:val="22"/>
              <w:szCs w:val="22"/>
            </w:rPr>
            <w:t>315 Po</w:t>
          </w:r>
          <w:r w:rsidR="00FD7542">
            <w:rPr>
              <w:rFonts w:ascii="Calibri" w:hAnsi="Calibri" w:cs="Calibri"/>
              <w:color w:val="auto"/>
              <w:sz w:val="22"/>
              <w:szCs w:val="22"/>
            </w:rPr>
            <w:t>i</w:t>
          </w:r>
          <w:r w:rsidR="00863DAC">
            <w:rPr>
              <w:rFonts w:ascii="Calibri" w:hAnsi="Calibri" w:cs="Calibri"/>
              <w:color w:val="auto"/>
              <w:sz w:val="22"/>
              <w:szCs w:val="22"/>
            </w:rPr>
            <w:t>nt Township Dr</w:t>
          </w:r>
        </w:p>
        <w:p w14:paraId="2AA1DAD8" w14:textId="15C42453" w:rsidR="00863DAC" w:rsidRPr="00FB725A" w:rsidRDefault="00863DAC" w:rsidP="00863DAC">
          <w:pPr>
            <w:jc w:val="center"/>
            <w:rPr>
              <w:rFonts w:ascii="Calibri" w:hAnsi="Calibri" w:cs="Calibri"/>
              <w:color w:val="auto"/>
              <w:sz w:val="22"/>
              <w:szCs w:val="22"/>
            </w:rPr>
          </w:pPr>
          <w:r>
            <w:rPr>
              <w:rFonts w:ascii="Calibri" w:hAnsi="Calibri" w:cs="Calibri"/>
              <w:color w:val="auto"/>
              <w:sz w:val="22"/>
              <w:szCs w:val="22"/>
            </w:rPr>
            <w:t>Northumberland Pa 17857</w:t>
          </w:r>
        </w:p>
        <w:p w14:paraId="7FB9D9A0" w14:textId="56286101" w:rsidR="00B24E2B" w:rsidRPr="00FB725A" w:rsidRDefault="00B24E2B" w:rsidP="00E27D77">
          <w:pPr>
            <w:jc w:val="center"/>
            <w:rPr>
              <w:rFonts w:ascii="Calibri" w:hAnsi="Calibri" w:cs="Calibri"/>
              <w:color w:val="auto"/>
              <w:sz w:val="22"/>
              <w:szCs w:val="22"/>
            </w:rPr>
          </w:pPr>
        </w:p>
      </w:tc>
      <w:tc>
        <w:tcPr>
          <w:tcW w:w="473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DEC3F1" w14:textId="26A6CA5A" w:rsidR="00B24E2B" w:rsidRPr="0066470D" w:rsidRDefault="00FB725A" w:rsidP="005A79B2">
          <w:pPr>
            <w:jc w:val="center"/>
            <w:rPr>
              <w:rFonts w:ascii="Calibri" w:hAnsi="Calibri"/>
              <w:b/>
              <w:bCs/>
              <w:color w:val="auto"/>
              <w:sz w:val="24"/>
              <w:szCs w:val="24"/>
            </w:rPr>
          </w:pPr>
          <w:r w:rsidRPr="00FB725A">
            <w:rPr>
              <w:rFonts w:ascii="Calibri" w:hAnsi="Calibri"/>
              <w:b/>
              <w:bCs/>
              <w:color w:val="auto"/>
              <w:sz w:val="24"/>
              <w:szCs w:val="24"/>
            </w:rPr>
            <w:t>2.4.6 Product Rework</w:t>
          </w:r>
        </w:p>
      </w:tc>
    </w:tr>
    <w:tr w:rsidR="00B24E2B" w:rsidRPr="0066470D" w14:paraId="52081CC4" w14:textId="77777777" w:rsidTr="00973646">
      <w:trPr>
        <w:trHeight w:val="300"/>
      </w:trPr>
      <w:tc>
        <w:tcPr>
          <w:tcW w:w="1443" w:type="dxa"/>
          <w:noWrap/>
          <w:hideMark/>
        </w:tcPr>
        <w:p w14:paraId="6CB65A50" w14:textId="3D6557DF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Filename &amp; Version #:</w:t>
          </w:r>
        </w:p>
      </w:tc>
      <w:tc>
        <w:tcPr>
          <w:tcW w:w="3402" w:type="dxa"/>
          <w:noWrap/>
        </w:tcPr>
        <w:p w14:paraId="2AB3B350" w14:textId="50A014E6" w:rsidR="00B24E2B" w:rsidRPr="00B368FA" w:rsidRDefault="00FB725A" w:rsidP="005A79B2">
          <w:pPr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>2.4.6 Product Rework</w:t>
          </w:r>
        </w:p>
      </w:tc>
      <w:tc>
        <w:tcPr>
          <w:tcW w:w="1563" w:type="dxa"/>
          <w:noWrap/>
          <w:hideMark/>
        </w:tcPr>
        <w:p w14:paraId="4AF2CE77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Page:</w:t>
          </w:r>
        </w:p>
      </w:tc>
      <w:tc>
        <w:tcPr>
          <w:tcW w:w="3168" w:type="dxa"/>
          <w:noWrap/>
          <w:hideMark/>
        </w:tcPr>
        <w:p w14:paraId="5FE7933B" w14:textId="77777777" w:rsidR="00B24E2B" w:rsidRPr="0066470D" w:rsidRDefault="00B24E2B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 xml:space="preserve">Page 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begin"/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instrText xml:space="preserve"> PAGE  \* Arabic  \* MERGEFORMAT </w:instrTex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separate"/>
          </w:r>
          <w:r w:rsidR="008A094C">
            <w:rPr>
              <w:rFonts w:ascii="Calibri" w:hAnsi="Calibri"/>
              <w:b/>
              <w:noProof/>
              <w:color w:val="auto"/>
              <w:sz w:val="22"/>
              <w:szCs w:val="22"/>
            </w:rPr>
            <w:t>1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end"/>
          </w:r>
          <w:r w:rsidRPr="0066470D">
            <w:rPr>
              <w:rFonts w:ascii="Calibri" w:hAnsi="Calibri"/>
              <w:color w:val="auto"/>
              <w:sz w:val="22"/>
              <w:szCs w:val="22"/>
            </w:rPr>
            <w:t xml:space="preserve"> of 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begin"/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instrText xml:space="preserve"> NUMPAGES  \* Arabic  \* MERGEFORMAT </w:instrTex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separate"/>
          </w:r>
          <w:r w:rsidR="008A094C">
            <w:rPr>
              <w:rFonts w:ascii="Calibri" w:hAnsi="Calibri"/>
              <w:b/>
              <w:noProof/>
              <w:color w:val="auto"/>
              <w:sz w:val="22"/>
              <w:szCs w:val="22"/>
            </w:rPr>
            <w:t>2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end"/>
          </w:r>
        </w:p>
      </w:tc>
    </w:tr>
    <w:tr w:rsidR="00B24E2B" w:rsidRPr="0066470D" w14:paraId="7E398431" w14:textId="77777777" w:rsidTr="00973646">
      <w:trPr>
        <w:trHeight w:val="315"/>
      </w:trPr>
      <w:tc>
        <w:tcPr>
          <w:tcW w:w="1443" w:type="dxa"/>
          <w:noWrap/>
          <w:hideMark/>
        </w:tcPr>
        <w:p w14:paraId="1C447F58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Approved By:</w:t>
          </w:r>
        </w:p>
      </w:tc>
      <w:tc>
        <w:tcPr>
          <w:tcW w:w="3402" w:type="dxa"/>
          <w:noWrap/>
          <w:hideMark/>
        </w:tcPr>
        <w:p w14:paraId="0AD61B47" w14:textId="6D6CCA12" w:rsidR="00B24E2B" w:rsidRPr="0066470D" w:rsidRDefault="00B368FA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r>
            <w:rPr>
              <w:rFonts w:ascii="Calibri" w:hAnsi="Calibri"/>
              <w:color w:val="auto"/>
              <w:sz w:val="22"/>
              <w:szCs w:val="22"/>
            </w:rPr>
            <w:t>Glenna DePoe</w:t>
          </w:r>
        </w:p>
      </w:tc>
      <w:tc>
        <w:tcPr>
          <w:tcW w:w="1563" w:type="dxa"/>
          <w:noWrap/>
          <w:hideMark/>
        </w:tcPr>
        <w:p w14:paraId="52E13122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Approval Date:</w:t>
          </w:r>
        </w:p>
      </w:tc>
      <w:tc>
        <w:tcPr>
          <w:tcW w:w="3168" w:type="dxa"/>
          <w:noWrap/>
          <w:hideMark/>
        </w:tcPr>
        <w:p w14:paraId="2426C3FD" w14:textId="38BAFAD9" w:rsidR="00B368FA" w:rsidRPr="0066470D" w:rsidRDefault="00A101ED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del w:id="13" w:author="Penny Patterson" w:date="2026-03-18T14:55:00Z" w16du:dateUtc="2026-03-18T18:55:00Z">
            <w:r w:rsidDel="000C1F01">
              <w:rPr>
                <w:rFonts w:ascii="Calibri" w:hAnsi="Calibri"/>
                <w:color w:val="auto"/>
                <w:sz w:val="22"/>
                <w:szCs w:val="22"/>
              </w:rPr>
              <w:delText>03.14.2025</w:delText>
            </w:r>
          </w:del>
          <w:ins w:id="14" w:author="Penny Patterson" w:date="2026-03-18T14:55:00Z" w16du:dateUtc="2026-03-18T18:55:00Z">
            <w:r w:rsidR="000C1F01">
              <w:rPr>
                <w:rFonts w:ascii="Calibri" w:hAnsi="Calibri"/>
                <w:color w:val="auto"/>
                <w:sz w:val="22"/>
                <w:szCs w:val="22"/>
              </w:rPr>
              <w:t>02.11.20</w:t>
            </w:r>
          </w:ins>
          <w:ins w:id="15" w:author="Penny Patterson" w:date="2026-03-18T14:56:00Z" w16du:dateUtc="2026-03-18T18:56:00Z">
            <w:r w:rsidR="003D616D">
              <w:rPr>
                <w:rFonts w:ascii="Calibri" w:hAnsi="Calibri"/>
                <w:color w:val="auto"/>
                <w:sz w:val="22"/>
                <w:szCs w:val="22"/>
              </w:rPr>
              <w:t>26</w:t>
            </w:r>
          </w:ins>
        </w:p>
      </w:tc>
    </w:tr>
  </w:tbl>
  <w:p w14:paraId="7F915058" w14:textId="017F39E9" w:rsidR="00B24E2B" w:rsidRDefault="00B24E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05A"/>
    <w:multiLevelType w:val="hybridMultilevel"/>
    <w:tmpl w:val="89AADBFC"/>
    <w:lvl w:ilvl="0" w:tplc="35CE8F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B24AE0"/>
    <w:multiLevelType w:val="hybridMultilevel"/>
    <w:tmpl w:val="75EEB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70FB0"/>
    <w:multiLevelType w:val="hybridMultilevel"/>
    <w:tmpl w:val="D6E80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D05C5"/>
    <w:multiLevelType w:val="hybridMultilevel"/>
    <w:tmpl w:val="CA628C12"/>
    <w:lvl w:ilvl="0" w:tplc="BBD21D8C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D4591C"/>
    <w:multiLevelType w:val="hybridMultilevel"/>
    <w:tmpl w:val="B90CBA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C2FCF"/>
    <w:multiLevelType w:val="hybridMultilevel"/>
    <w:tmpl w:val="A10CD0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973F64"/>
    <w:multiLevelType w:val="hybridMultilevel"/>
    <w:tmpl w:val="2668C6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1E1631"/>
    <w:multiLevelType w:val="hybridMultilevel"/>
    <w:tmpl w:val="545A840E"/>
    <w:lvl w:ilvl="0" w:tplc="563239F8">
      <w:start w:val="1"/>
      <w:numFmt w:val="lowerLetter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0076B3"/>
    <w:multiLevelType w:val="hybridMultilevel"/>
    <w:tmpl w:val="CC7E8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610AC5"/>
    <w:multiLevelType w:val="hybridMultilevel"/>
    <w:tmpl w:val="CC7E8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D12128"/>
    <w:multiLevelType w:val="hybridMultilevel"/>
    <w:tmpl w:val="831688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C5D32F6"/>
    <w:multiLevelType w:val="hybridMultilevel"/>
    <w:tmpl w:val="F3047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6E3A38"/>
    <w:multiLevelType w:val="hybridMultilevel"/>
    <w:tmpl w:val="E3A49E18"/>
    <w:lvl w:ilvl="0" w:tplc="D264CB96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B6058D"/>
    <w:multiLevelType w:val="hybridMultilevel"/>
    <w:tmpl w:val="5156D8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D54C4E"/>
    <w:multiLevelType w:val="hybridMultilevel"/>
    <w:tmpl w:val="18362C20"/>
    <w:lvl w:ilvl="0" w:tplc="563239F8">
      <w:start w:val="1"/>
      <w:numFmt w:val="lowerLetter"/>
      <w:lvlText w:val="%1."/>
      <w:lvlJc w:val="left"/>
      <w:pPr>
        <w:ind w:left="162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7283E9A"/>
    <w:multiLevelType w:val="hybridMultilevel"/>
    <w:tmpl w:val="A15CB30A"/>
    <w:lvl w:ilvl="0" w:tplc="9EDAB94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E6110D"/>
    <w:multiLevelType w:val="hybridMultilevel"/>
    <w:tmpl w:val="ED02168C"/>
    <w:lvl w:ilvl="0" w:tplc="2C0E75CE">
      <w:start w:val="2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832097"/>
    <w:multiLevelType w:val="hybridMultilevel"/>
    <w:tmpl w:val="007E23F2"/>
    <w:lvl w:ilvl="0" w:tplc="D264CB96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E113C4"/>
    <w:multiLevelType w:val="hybridMultilevel"/>
    <w:tmpl w:val="17521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A50080"/>
    <w:multiLevelType w:val="hybridMultilevel"/>
    <w:tmpl w:val="DF322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2D3E53"/>
    <w:multiLevelType w:val="hybridMultilevel"/>
    <w:tmpl w:val="8E502A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53400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56C74A86"/>
    <w:multiLevelType w:val="hybridMultilevel"/>
    <w:tmpl w:val="99A8662A"/>
    <w:lvl w:ilvl="0" w:tplc="1548B29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E0144F"/>
    <w:multiLevelType w:val="hybridMultilevel"/>
    <w:tmpl w:val="D84686D2"/>
    <w:lvl w:ilvl="0" w:tplc="FFDA0B6E">
      <w:start w:val="3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0DA5073"/>
    <w:multiLevelType w:val="hybridMultilevel"/>
    <w:tmpl w:val="4F12D602"/>
    <w:lvl w:ilvl="0" w:tplc="CC5C79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2F590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6ADB1557"/>
    <w:multiLevelType w:val="hybridMultilevel"/>
    <w:tmpl w:val="040219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306FC6"/>
    <w:multiLevelType w:val="multilevel"/>
    <w:tmpl w:val="B1F0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AB4F93"/>
    <w:multiLevelType w:val="hybridMultilevel"/>
    <w:tmpl w:val="03B4790A"/>
    <w:lvl w:ilvl="0" w:tplc="563239F8">
      <w:start w:val="1"/>
      <w:numFmt w:val="lowerLetter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9945F6"/>
    <w:multiLevelType w:val="hybridMultilevel"/>
    <w:tmpl w:val="94FAAE90"/>
    <w:lvl w:ilvl="0" w:tplc="9C2496E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DF10D5D"/>
    <w:multiLevelType w:val="hybridMultilevel"/>
    <w:tmpl w:val="9D8440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03F6982"/>
    <w:multiLevelType w:val="hybridMultilevel"/>
    <w:tmpl w:val="FBB05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F752DC"/>
    <w:multiLevelType w:val="hybridMultilevel"/>
    <w:tmpl w:val="F216F736"/>
    <w:lvl w:ilvl="0" w:tplc="1548B29E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8C7904"/>
    <w:multiLevelType w:val="hybridMultilevel"/>
    <w:tmpl w:val="2E12E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D11F3F"/>
    <w:multiLevelType w:val="hybridMultilevel"/>
    <w:tmpl w:val="E7A8BE12"/>
    <w:lvl w:ilvl="0" w:tplc="1548B29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984079"/>
    <w:multiLevelType w:val="hybridMultilevel"/>
    <w:tmpl w:val="25022B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64233493">
    <w:abstractNumId w:val="21"/>
  </w:num>
  <w:num w:numId="2" w16cid:durableId="342585067">
    <w:abstractNumId w:val="25"/>
  </w:num>
  <w:num w:numId="3" w16cid:durableId="323439066">
    <w:abstractNumId w:val="20"/>
  </w:num>
  <w:num w:numId="4" w16cid:durableId="1622608280">
    <w:abstractNumId w:val="5"/>
  </w:num>
  <w:num w:numId="5" w16cid:durableId="252975491">
    <w:abstractNumId w:val="4"/>
  </w:num>
  <w:num w:numId="6" w16cid:durableId="1906600213">
    <w:abstractNumId w:val="26"/>
  </w:num>
  <w:num w:numId="7" w16cid:durableId="2051958243">
    <w:abstractNumId w:val="35"/>
  </w:num>
  <w:num w:numId="8" w16cid:durableId="2037273784">
    <w:abstractNumId w:val="13"/>
  </w:num>
  <w:num w:numId="9" w16cid:durableId="1255823844">
    <w:abstractNumId w:val="27"/>
  </w:num>
  <w:num w:numId="10" w16cid:durableId="346060841">
    <w:abstractNumId w:val="11"/>
  </w:num>
  <w:num w:numId="11" w16cid:durableId="1433168523">
    <w:abstractNumId w:val="6"/>
  </w:num>
  <w:num w:numId="12" w16cid:durableId="1920946959">
    <w:abstractNumId w:val="2"/>
  </w:num>
  <w:num w:numId="13" w16cid:durableId="1029374730">
    <w:abstractNumId w:val="9"/>
  </w:num>
  <w:num w:numId="14" w16cid:durableId="819999672">
    <w:abstractNumId w:val="8"/>
  </w:num>
  <w:num w:numId="15" w16cid:durableId="652299058">
    <w:abstractNumId w:val="18"/>
  </w:num>
  <w:num w:numId="16" w16cid:durableId="1304578134">
    <w:abstractNumId w:val="23"/>
  </w:num>
  <w:num w:numId="17" w16cid:durableId="1384670203">
    <w:abstractNumId w:val="31"/>
  </w:num>
  <w:num w:numId="18" w16cid:durableId="254871154">
    <w:abstractNumId w:val="12"/>
  </w:num>
  <w:num w:numId="19" w16cid:durableId="429471899">
    <w:abstractNumId w:val="17"/>
  </w:num>
  <w:num w:numId="20" w16cid:durableId="1781606046">
    <w:abstractNumId w:val="7"/>
  </w:num>
  <w:num w:numId="21" w16cid:durableId="467819272">
    <w:abstractNumId w:val="14"/>
  </w:num>
  <w:num w:numId="22" w16cid:durableId="1459299141">
    <w:abstractNumId w:val="28"/>
  </w:num>
  <w:num w:numId="23" w16cid:durableId="1809543791">
    <w:abstractNumId w:val="33"/>
  </w:num>
  <w:num w:numId="24" w16cid:durableId="78522186">
    <w:abstractNumId w:val="1"/>
  </w:num>
  <w:num w:numId="25" w16cid:durableId="1034111923">
    <w:abstractNumId w:val="30"/>
  </w:num>
  <w:num w:numId="26" w16cid:durableId="180360488">
    <w:abstractNumId w:val="19"/>
  </w:num>
  <w:num w:numId="27" w16cid:durableId="513878971">
    <w:abstractNumId w:val="10"/>
  </w:num>
  <w:num w:numId="28" w16cid:durableId="594246576">
    <w:abstractNumId w:val="16"/>
  </w:num>
  <w:num w:numId="29" w16cid:durableId="17197311">
    <w:abstractNumId w:val="0"/>
  </w:num>
  <w:num w:numId="30" w16cid:durableId="881478068">
    <w:abstractNumId w:val="32"/>
  </w:num>
  <w:num w:numId="31" w16cid:durableId="936672454">
    <w:abstractNumId w:val="29"/>
  </w:num>
  <w:num w:numId="32" w16cid:durableId="421533499">
    <w:abstractNumId w:val="24"/>
  </w:num>
  <w:num w:numId="33" w16cid:durableId="1734624899">
    <w:abstractNumId w:val="34"/>
  </w:num>
  <w:num w:numId="34" w16cid:durableId="1276214944">
    <w:abstractNumId w:val="22"/>
  </w:num>
  <w:num w:numId="35" w16cid:durableId="559512844">
    <w:abstractNumId w:val="3"/>
  </w:num>
  <w:num w:numId="36" w16cid:durableId="343825707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nny Patterson">
    <w15:presenceInfo w15:providerId="AD" w15:userId="S::penny@spicesinc.com::7bec89d0-993f-48ca-b90d-5a06f578d1d0"/>
  </w15:person>
  <w15:person w15:author="Arlen Keller">
    <w15:presenceInfo w15:providerId="Windows Live" w15:userId="e787f13c9889a1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C01"/>
    <w:rsid w:val="00003275"/>
    <w:rsid w:val="00016B35"/>
    <w:rsid w:val="000173FA"/>
    <w:rsid w:val="00026767"/>
    <w:rsid w:val="00031003"/>
    <w:rsid w:val="00045B5A"/>
    <w:rsid w:val="00046C5F"/>
    <w:rsid w:val="0004733A"/>
    <w:rsid w:val="00060C52"/>
    <w:rsid w:val="00063D6F"/>
    <w:rsid w:val="000838CB"/>
    <w:rsid w:val="00093FC1"/>
    <w:rsid w:val="000A033A"/>
    <w:rsid w:val="000C1F01"/>
    <w:rsid w:val="000C3DFB"/>
    <w:rsid w:val="000C4DBF"/>
    <w:rsid w:val="000C5195"/>
    <w:rsid w:val="000E1F57"/>
    <w:rsid w:val="000E5771"/>
    <w:rsid w:val="000E753E"/>
    <w:rsid w:val="000E7DF9"/>
    <w:rsid w:val="000F650D"/>
    <w:rsid w:val="00101B29"/>
    <w:rsid w:val="0010252C"/>
    <w:rsid w:val="00106B38"/>
    <w:rsid w:val="00110795"/>
    <w:rsid w:val="00111A0F"/>
    <w:rsid w:val="00120C95"/>
    <w:rsid w:val="00125CC0"/>
    <w:rsid w:val="00127DF3"/>
    <w:rsid w:val="00135663"/>
    <w:rsid w:val="00135869"/>
    <w:rsid w:val="0014552F"/>
    <w:rsid w:val="00145C63"/>
    <w:rsid w:val="00151CF8"/>
    <w:rsid w:val="00151E5E"/>
    <w:rsid w:val="00153A0B"/>
    <w:rsid w:val="00160A7B"/>
    <w:rsid w:val="00172A59"/>
    <w:rsid w:val="00173C6B"/>
    <w:rsid w:val="00177A35"/>
    <w:rsid w:val="00183E0A"/>
    <w:rsid w:val="00184332"/>
    <w:rsid w:val="0018745A"/>
    <w:rsid w:val="001A22D8"/>
    <w:rsid w:val="001A6359"/>
    <w:rsid w:val="001B57D6"/>
    <w:rsid w:val="001C5395"/>
    <w:rsid w:val="001D10A0"/>
    <w:rsid w:val="001D56CE"/>
    <w:rsid w:val="001F16DC"/>
    <w:rsid w:val="001F1B09"/>
    <w:rsid w:val="001F42B4"/>
    <w:rsid w:val="001F606C"/>
    <w:rsid w:val="00206719"/>
    <w:rsid w:val="002211F2"/>
    <w:rsid w:val="00226655"/>
    <w:rsid w:val="00252605"/>
    <w:rsid w:val="0025756B"/>
    <w:rsid w:val="00280A98"/>
    <w:rsid w:val="002A2587"/>
    <w:rsid w:val="002D1B2C"/>
    <w:rsid w:val="002D1CEE"/>
    <w:rsid w:val="002D45E7"/>
    <w:rsid w:val="002E271B"/>
    <w:rsid w:val="002E4E01"/>
    <w:rsid w:val="002E7946"/>
    <w:rsid w:val="002F28A9"/>
    <w:rsid w:val="00310064"/>
    <w:rsid w:val="00324C53"/>
    <w:rsid w:val="0034769E"/>
    <w:rsid w:val="0035095C"/>
    <w:rsid w:val="00351E25"/>
    <w:rsid w:val="00364498"/>
    <w:rsid w:val="00364AF6"/>
    <w:rsid w:val="00364E80"/>
    <w:rsid w:val="00365C13"/>
    <w:rsid w:val="0037102A"/>
    <w:rsid w:val="003717A2"/>
    <w:rsid w:val="00372851"/>
    <w:rsid w:val="00390965"/>
    <w:rsid w:val="00397926"/>
    <w:rsid w:val="003A5CE5"/>
    <w:rsid w:val="003B50E2"/>
    <w:rsid w:val="003B7B02"/>
    <w:rsid w:val="003C1E5F"/>
    <w:rsid w:val="003D616D"/>
    <w:rsid w:val="003E17D2"/>
    <w:rsid w:val="003E784E"/>
    <w:rsid w:val="003F1E0C"/>
    <w:rsid w:val="003F7B66"/>
    <w:rsid w:val="003F7C16"/>
    <w:rsid w:val="00400FAF"/>
    <w:rsid w:val="00412A06"/>
    <w:rsid w:val="00414D25"/>
    <w:rsid w:val="00417159"/>
    <w:rsid w:val="00417538"/>
    <w:rsid w:val="00423B51"/>
    <w:rsid w:val="0042563B"/>
    <w:rsid w:val="00450A01"/>
    <w:rsid w:val="00467EB0"/>
    <w:rsid w:val="0047192C"/>
    <w:rsid w:val="004A3C89"/>
    <w:rsid w:val="004C6FCC"/>
    <w:rsid w:val="004D2308"/>
    <w:rsid w:val="004D3BC4"/>
    <w:rsid w:val="004D62C4"/>
    <w:rsid w:val="004E51DD"/>
    <w:rsid w:val="004E567E"/>
    <w:rsid w:val="004F27FD"/>
    <w:rsid w:val="005004A6"/>
    <w:rsid w:val="00512A52"/>
    <w:rsid w:val="00516473"/>
    <w:rsid w:val="00522D80"/>
    <w:rsid w:val="005248E9"/>
    <w:rsid w:val="00535B3C"/>
    <w:rsid w:val="0054390F"/>
    <w:rsid w:val="00544A79"/>
    <w:rsid w:val="005548EB"/>
    <w:rsid w:val="005559F2"/>
    <w:rsid w:val="00557FAE"/>
    <w:rsid w:val="00573E35"/>
    <w:rsid w:val="0059683B"/>
    <w:rsid w:val="005A3C66"/>
    <w:rsid w:val="005A62C3"/>
    <w:rsid w:val="005A79B2"/>
    <w:rsid w:val="005B33DA"/>
    <w:rsid w:val="005B6E30"/>
    <w:rsid w:val="005C2BA7"/>
    <w:rsid w:val="005C696F"/>
    <w:rsid w:val="005E7CFD"/>
    <w:rsid w:val="005F1C85"/>
    <w:rsid w:val="005F3260"/>
    <w:rsid w:val="00612C0E"/>
    <w:rsid w:val="00621021"/>
    <w:rsid w:val="00646F66"/>
    <w:rsid w:val="00655BD4"/>
    <w:rsid w:val="006662CD"/>
    <w:rsid w:val="006757AA"/>
    <w:rsid w:val="00686974"/>
    <w:rsid w:val="00687C54"/>
    <w:rsid w:val="006945F8"/>
    <w:rsid w:val="006D06A8"/>
    <w:rsid w:val="006D2B70"/>
    <w:rsid w:val="006D404B"/>
    <w:rsid w:val="006D7EFD"/>
    <w:rsid w:val="006E399B"/>
    <w:rsid w:val="006F5C3E"/>
    <w:rsid w:val="006F6237"/>
    <w:rsid w:val="00700074"/>
    <w:rsid w:val="00707621"/>
    <w:rsid w:val="00713B79"/>
    <w:rsid w:val="00725BC8"/>
    <w:rsid w:val="0072692F"/>
    <w:rsid w:val="00736BB2"/>
    <w:rsid w:val="00740887"/>
    <w:rsid w:val="007475D2"/>
    <w:rsid w:val="00747794"/>
    <w:rsid w:val="00747A24"/>
    <w:rsid w:val="00754AD1"/>
    <w:rsid w:val="007707AD"/>
    <w:rsid w:val="00771934"/>
    <w:rsid w:val="00794F25"/>
    <w:rsid w:val="007A1F22"/>
    <w:rsid w:val="007A42EF"/>
    <w:rsid w:val="007A5318"/>
    <w:rsid w:val="007B0229"/>
    <w:rsid w:val="007B06A7"/>
    <w:rsid w:val="007B1AAA"/>
    <w:rsid w:val="007C7270"/>
    <w:rsid w:val="007C7643"/>
    <w:rsid w:val="007D53D1"/>
    <w:rsid w:val="007D7203"/>
    <w:rsid w:val="007E3A30"/>
    <w:rsid w:val="007E5159"/>
    <w:rsid w:val="007E5680"/>
    <w:rsid w:val="007F3998"/>
    <w:rsid w:val="00802C60"/>
    <w:rsid w:val="00803844"/>
    <w:rsid w:val="00810830"/>
    <w:rsid w:val="00811034"/>
    <w:rsid w:val="00814666"/>
    <w:rsid w:val="00821259"/>
    <w:rsid w:val="00823B10"/>
    <w:rsid w:val="00825A93"/>
    <w:rsid w:val="00837058"/>
    <w:rsid w:val="008431FA"/>
    <w:rsid w:val="008512F7"/>
    <w:rsid w:val="0086279A"/>
    <w:rsid w:val="00863DAC"/>
    <w:rsid w:val="0086404A"/>
    <w:rsid w:val="008843F4"/>
    <w:rsid w:val="0089363F"/>
    <w:rsid w:val="00893651"/>
    <w:rsid w:val="00893782"/>
    <w:rsid w:val="00894432"/>
    <w:rsid w:val="008A094C"/>
    <w:rsid w:val="008D0CFC"/>
    <w:rsid w:val="008D654E"/>
    <w:rsid w:val="008E4B3F"/>
    <w:rsid w:val="008E51F2"/>
    <w:rsid w:val="008E5AFE"/>
    <w:rsid w:val="00902C5A"/>
    <w:rsid w:val="00904752"/>
    <w:rsid w:val="00920B5A"/>
    <w:rsid w:val="009269CF"/>
    <w:rsid w:val="0093345E"/>
    <w:rsid w:val="00942811"/>
    <w:rsid w:val="0094405B"/>
    <w:rsid w:val="00944842"/>
    <w:rsid w:val="00953C68"/>
    <w:rsid w:val="0096298E"/>
    <w:rsid w:val="00971AA6"/>
    <w:rsid w:val="0097225C"/>
    <w:rsid w:val="00973646"/>
    <w:rsid w:val="009812F3"/>
    <w:rsid w:val="009828CF"/>
    <w:rsid w:val="009924D1"/>
    <w:rsid w:val="0099279F"/>
    <w:rsid w:val="009B7183"/>
    <w:rsid w:val="009C3DC6"/>
    <w:rsid w:val="009D5966"/>
    <w:rsid w:val="00A101ED"/>
    <w:rsid w:val="00A119C8"/>
    <w:rsid w:val="00A168C5"/>
    <w:rsid w:val="00A26C01"/>
    <w:rsid w:val="00A60633"/>
    <w:rsid w:val="00A639C6"/>
    <w:rsid w:val="00A71B9E"/>
    <w:rsid w:val="00A81B8F"/>
    <w:rsid w:val="00A83B59"/>
    <w:rsid w:val="00A869D6"/>
    <w:rsid w:val="00A87461"/>
    <w:rsid w:val="00A9568C"/>
    <w:rsid w:val="00AA51B5"/>
    <w:rsid w:val="00AC1140"/>
    <w:rsid w:val="00AC4C0B"/>
    <w:rsid w:val="00AD2945"/>
    <w:rsid w:val="00AD366B"/>
    <w:rsid w:val="00AE226B"/>
    <w:rsid w:val="00AF047B"/>
    <w:rsid w:val="00AF550B"/>
    <w:rsid w:val="00B14DF5"/>
    <w:rsid w:val="00B22C97"/>
    <w:rsid w:val="00B24E2B"/>
    <w:rsid w:val="00B30BCA"/>
    <w:rsid w:val="00B35FD6"/>
    <w:rsid w:val="00B368FA"/>
    <w:rsid w:val="00B47ABC"/>
    <w:rsid w:val="00B6081C"/>
    <w:rsid w:val="00B6214A"/>
    <w:rsid w:val="00B737E9"/>
    <w:rsid w:val="00B85FDB"/>
    <w:rsid w:val="00B954D7"/>
    <w:rsid w:val="00BA23E6"/>
    <w:rsid w:val="00BC32BF"/>
    <w:rsid w:val="00BC73CC"/>
    <w:rsid w:val="00BD73F1"/>
    <w:rsid w:val="00BF06CB"/>
    <w:rsid w:val="00C01DEE"/>
    <w:rsid w:val="00C2104D"/>
    <w:rsid w:val="00C211DC"/>
    <w:rsid w:val="00C22A06"/>
    <w:rsid w:val="00C313E3"/>
    <w:rsid w:val="00C33DA5"/>
    <w:rsid w:val="00C42DE8"/>
    <w:rsid w:val="00C44B2B"/>
    <w:rsid w:val="00C519C5"/>
    <w:rsid w:val="00C536EE"/>
    <w:rsid w:val="00C5633F"/>
    <w:rsid w:val="00C56C99"/>
    <w:rsid w:val="00C57F15"/>
    <w:rsid w:val="00C7121C"/>
    <w:rsid w:val="00C72929"/>
    <w:rsid w:val="00C74DEB"/>
    <w:rsid w:val="00C750FC"/>
    <w:rsid w:val="00C757D0"/>
    <w:rsid w:val="00C826CF"/>
    <w:rsid w:val="00C852AD"/>
    <w:rsid w:val="00C9779C"/>
    <w:rsid w:val="00CA01CF"/>
    <w:rsid w:val="00CA29EF"/>
    <w:rsid w:val="00CB33F1"/>
    <w:rsid w:val="00CB6294"/>
    <w:rsid w:val="00CB6906"/>
    <w:rsid w:val="00CC3396"/>
    <w:rsid w:val="00CC3F27"/>
    <w:rsid w:val="00CD07BC"/>
    <w:rsid w:val="00CE4622"/>
    <w:rsid w:val="00CE53E2"/>
    <w:rsid w:val="00CE6E4A"/>
    <w:rsid w:val="00CF4826"/>
    <w:rsid w:val="00D32F6F"/>
    <w:rsid w:val="00D331B3"/>
    <w:rsid w:val="00D340D3"/>
    <w:rsid w:val="00D40E80"/>
    <w:rsid w:val="00D41071"/>
    <w:rsid w:val="00D46A65"/>
    <w:rsid w:val="00D47774"/>
    <w:rsid w:val="00D57F77"/>
    <w:rsid w:val="00D700B7"/>
    <w:rsid w:val="00D727EC"/>
    <w:rsid w:val="00D72F10"/>
    <w:rsid w:val="00D842E6"/>
    <w:rsid w:val="00D85BF2"/>
    <w:rsid w:val="00D87612"/>
    <w:rsid w:val="00DA701D"/>
    <w:rsid w:val="00DA7AA7"/>
    <w:rsid w:val="00DB635C"/>
    <w:rsid w:val="00DB7AE2"/>
    <w:rsid w:val="00DC74CA"/>
    <w:rsid w:val="00DD29E9"/>
    <w:rsid w:val="00DE2334"/>
    <w:rsid w:val="00DE312D"/>
    <w:rsid w:val="00DE3A16"/>
    <w:rsid w:val="00DE55DE"/>
    <w:rsid w:val="00DF70F9"/>
    <w:rsid w:val="00E03D00"/>
    <w:rsid w:val="00E13EBE"/>
    <w:rsid w:val="00E15433"/>
    <w:rsid w:val="00E21932"/>
    <w:rsid w:val="00E266E1"/>
    <w:rsid w:val="00E27D77"/>
    <w:rsid w:val="00E35DF7"/>
    <w:rsid w:val="00E52B31"/>
    <w:rsid w:val="00E549EF"/>
    <w:rsid w:val="00EB0D03"/>
    <w:rsid w:val="00EB5412"/>
    <w:rsid w:val="00EC12E6"/>
    <w:rsid w:val="00EC19CC"/>
    <w:rsid w:val="00EC2630"/>
    <w:rsid w:val="00ED04B7"/>
    <w:rsid w:val="00EE01D1"/>
    <w:rsid w:val="00EE205C"/>
    <w:rsid w:val="00EF1662"/>
    <w:rsid w:val="00EF2C12"/>
    <w:rsid w:val="00EF51EB"/>
    <w:rsid w:val="00F25ECE"/>
    <w:rsid w:val="00F31966"/>
    <w:rsid w:val="00F35287"/>
    <w:rsid w:val="00F364A7"/>
    <w:rsid w:val="00F47860"/>
    <w:rsid w:val="00F51BB4"/>
    <w:rsid w:val="00F543B6"/>
    <w:rsid w:val="00F64965"/>
    <w:rsid w:val="00F71C41"/>
    <w:rsid w:val="00F73178"/>
    <w:rsid w:val="00F7505C"/>
    <w:rsid w:val="00F82A2B"/>
    <w:rsid w:val="00F8394B"/>
    <w:rsid w:val="00F90E0F"/>
    <w:rsid w:val="00F96065"/>
    <w:rsid w:val="00F97AFA"/>
    <w:rsid w:val="00FB44B8"/>
    <w:rsid w:val="00FB725A"/>
    <w:rsid w:val="00FC7DC2"/>
    <w:rsid w:val="00FD0330"/>
    <w:rsid w:val="00FD7542"/>
    <w:rsid w:val="00FD789C"/>
    <w:rsid w:val="00FE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03163"/>
  <w15:chartTrackingRefBased/>
  <w15:docId w15:val="{BA6509D7-D2CA-42E5-A578-0EEB7B01A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700B7"/>
    <w:rPr>
      <w:rFonts w:ascii="Arial" w:hAnsi="Arial"/>
      <w:color w:val="000000"/>
    </w:rPr>
  </w:style>
  <w:style w:type="paragraph" w:styleId="Heading1">
    <w:name w:val="heading 1"/>
    <w:basedOn w:val="Normal"/>
    <w:next w:val="Normal"/>
    <w:qFormat/>
    <w:rsid w:val="00400FAF"/>
    <w:pPr>
      <w:keepNext/>
      <w:tabs>
        <w:tab w:val="left" w:pos="900"/>
      </w:tabs>
      <w:jc w:val="both"/>
      <w:outlineLvl w:val="0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qFormat/>
    <w:rsid w:val="00CE53E2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A23E6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00FA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00FA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400F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0C3DFB"/>
    <w:rPr>
      <w:rFonts w:ascii="Times New Roman" w:hAnsi="Times New Roman"/>
      <w:color w:val="auto"/>
      <w:sz w:val="24"/>
    </w:rPr>
  </w:style>
  <w:style w:type="paragraph" w:styleId="BalloonText">
    <w:name w:val="Balloon Text"/>
    <w:basedOn w:val="Normal"/>
    <w:semiHidden/>
    <w:rsid w:val="00920B5A"/>
    <w:rPr>
      <w:rFonts w:ascii="Tahoma" w:hAnsi="Tahoma" w:cs="Tahoma"/>
      <w:sz w:val="16"/>
      <w:szCs w:val="16"/>
    </w:rPr>
  </w:style>
  <w:style w:type="character" w:styleId="Hyperlink">
    <w:name w:val="Hyperlink"/>
    <w:rsid w:val="00F51BB4"/>
    <w:rPr>
      <w:color w:val="0000FF"/>
      <w:u w:val="single"/>
    </w:rPr>
  </w:style>
  <w:style w:type="character" w:styleId="Strong">
    <w:name w:val="Strong"/>
    <w:uiPriority w:val="22"/>
    <w:qFormat/>
    <w:rsid w:val="00173C6B"/>
    <w:rPr>
      <w:b/>
      <w:bCs/>
    </w:rPr>
  </w:style>
  <w:style w:type="paragraph" w:styleId="ListParagraph">
    <w:name w:val="List Paragraph"/>
    <w:basedOn w:val="Normal"/>
    <w:uiPriority w:val="34"/>
    <w:qFormat/>
    <w:rsid w:val="008D654E"/>
    <w:pPr>
      <w:ind w:left="720"/>
    </w:pPr>
  </w:style>
  <w:style w:type="character" w:customStyle="1" w:styleId="HeaderChar">
    <w:name w:val="Header Char"/>
    <w:link w:val="Header"/>
    <w:rsid w:val="00172A59"/>
    <w:rPr>
      <w:rFonts w:ascii="Arial" w:hAnsi="Arial"/>
      <w:color w:val="000000"/>
    </w:rPr>
  </w:style>
  <w:style w:type="character" w:customStyle="1" w:styleId="Heading2Char">
    <w:name w:val="Heading 2 Char"/>
    <w:link w:val="Heading2"/>
    <w:rsid w:val="00060C52"/>
    <w:rPr>
      <w:rFonts w:ascii="Arial" w:hAnsi="Arial" w:cs="Arial"/>
      <w:b/>
      <w:bCs/>
      <w:i/>
      <w:iCs/>
      <w:color w:val="000000"/>
      <w:sz w:val="28"/>
      <w:szCs w:val="28"/>
    </w:rPr>
  </w:style>
  <w:style w:type="character" w:customStyle="1" w:styleId="BodyTextChar">
    <w:name w:val="Body Text Char"/>
    <w:link w:val="BodyText"/>
    <w:rsid w:val="00060C52"/>
    <w:rPr>
      <w:sz w:val="24"/>
    </w:rPr>
  </w:style>
  <w:style w:type="character" w:customStyle="1" w:styleId="UnresolvedMention1">
    <w:name w:val="Unresolved Mention1"/>
    <w:uiPriority w:val="99"/>
    <w:semiHidden/>
    <w:unhideWhenUsed/>
    <w:rsid w:val="00DB635C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A87461"/>
    <w:rPr>
      <w:rFonts w:ascii="Arial" w:hAnsi="Arial"/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A874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87461"/>
  </w:style>
  <w:style w:type="character" w:customStyle="1" w:styleId="CommentTextChar">
    <w:name w:val="Comment Text Char"/>
    <w:basedOn w:val="DefaultParagraphFont"/>
    <w:link w:val="CommentText"/>
    <w:uiPriority w:val="99"/>
    <w:rsid w:val="00A87461"/>
    <w:rPr>
      <w:rFonts w:ascii="Arial" w:hAnsi="Arial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74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7461"/>
    <w:rPr>
      <w:rFonts w:ascii="Arial" w:hAnsi="Arial"/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8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7850">
      <w:bodyDiv w:val="1"/>
      <w:marLeft w:val="2"/>
      <w:marRight w:val="2"/>
      <w:marTop w:val="1"/>
      <w:marBottom w:val="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2899">
          <w:marLeft w:val="0"/>
          <w:marRight w:val="0"/>
          <w:marTop w:val="0"/>
          <w:marBottom w:val="0"/>
          <w:divBdr>
            <w:top w:val="none" w:sz="0" w:space="2" w:color="auto"/>
            <w:left w:val="none" w:sz="0" w:space="2" w:color="auto"/>
            <w:bottom w:val="none" w:sz="0" w:space="2" w:color="auto"/>
            <w:right w:val="none" w:sz="0" w:space="2" w:color="auto"/>
          </w:divBdr>
          <w:divsChild>
            <w:div w:id="5902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4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744162">
                      <w:marLeft w:val="4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1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56893076E5AD4A8D9A6C29746943B6" ma:contentTypeVersion="14" ma:contentTypeDescription="Create a new document." ma:contentTypeScope="" ma:versionID="36d9f7101ca3022fe052181f60c6ad3e">
  <xsd:schema xmlns:xsd="http://www.w3.org/2001/XMLSchema" xmlns:xs="http://www.w3.org/2001/XMLSchema" xmlns:p="http://schemas.microsoft.com/office/2006/metadata/properties" xmlns:ns2="33a1576e-cc5a-4b44-902b-55685dc4354d" xmlns:ns3="6a5d6d6f-54f3-4441-ab41-59169cc1f342" targetNamespace="http://schemas.microsoft.com/office/2006/metadata/properties" ma:root="true" ma:fieldsID="0d932fbee37062385a7e0200a7697b20" ns2:_="" ns3:_="">
    <xsd:import namespace="33a1576e-cc5a-4b44-902b-55685dc4354d"/>
    <xsd:import namespace="6a5d6d6f-54f3-4441-ab41-59169cc1f34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1576e-cc5a-4b44-902b-55685dc435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96188ebd-beed-4cf4-b2d3-ef95f0529a34}" ma:internalName="TaxCatchAll" ma:showField="CatchAllData" ma:web="33a1576e-cc5a-4b44-902b-55685dc435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5d6d6f-54f3-4441-ab41-59169cc1f3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903c933-dcc0-44e9-9e4d-b2fd12c9ac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1576e-cc5a-4b44-902b-55685dc4354d" xsi:nil="true"/>
    <lcf76f155ced4ddcb4097134ff3c332f xmlns="6a5d6d6f-54f3-4441-ab41-59169cc1f34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D592947-E3BA-4F41-924C-03F158B496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a1576e-cc5a-4b44-902b-55685dc4354d"/>
    <ds:schemaRef ds:uri="6a5d6d6f-54f3-4441-ab41-59169cc1f3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72B123-5EA4-8843-8ED6-B63EDB0867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C0CD52D-5AB1-4B80-AAA9-BAA704ED91A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45A2A39-E739-4DF5-9AFB-7B18295A75CF}">
  <ds:schemaRefs>
    <ds:schemaRef ds:uri="http://schemas.microsoft.com/office/2006/metadata/properties"/>
    <ds:schemaRef ds:uri="http://schemas.microsoft.com/office/infopath/2007/PartnerControls"/>
    <ds:schemaRef ds:uri="33a1576e-cc5a-4b44-902b-55685dc4354d"/>
    <ds:schemaRef ds:uri="6a5d6d6f-54f3-4441-ab41-59169cc1f3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329</Words>
  <Characters>1985</Characters>
  <Application>Microsoft Office Word</Application>
  <DocSecurity>0</DocSecurity>
  <Lines>66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POLICY STATEMENT</vt:lpstr>
    </vt:vector>
  </TitlesOfParts>
  <Company>c</Company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STATEMENT</dc:title>
  <dc:subject/>
  <dc:creator>Alan McConnell</dc:creator>
  <cp:keywords/>
  <dc:description/>
  <cp:lastModifiedBy>Penny Patterson</cp:lastModifiedBy>
  <cp:revision>39</cp:revision>
  <cp:lastPrinted>2026-03-18T18:56:00Z</cp:lastPrinted>
  <dcterms:created xsi:type="dcterms:W3CDTF">2022-04-26T15:56:00Z</dcterms:created>
  <dcterms:modified xsi:type="dcterms:W3CDTF">2026-03-23T17:00:00Z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0x0101006C56893076E5AD4A8D9A6C29746943B6</vt:lpwstr>
  </property>
  <property fmtid="{D5CDD505-2E9C-101B-9397-08002B2CF9AE}" pid="3" name="MediaServiceImageTags">
    <vt:lpwstr/>
  </property>
</Properties>
</file>