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0510" w14:textId="556D1691" w:rsidR="00823B10" w:rsidRPr="00BB6BFE" w:rsidRDefault="00CF6795" w:rsidP="00823B10">
      <w:pPr>
        <w:rPr>
          <w:rFonts w:asciiTheme="minorHAnsi" w:hAnsiTheme="minorHAnsi" w:cstheme="minorHAnsi"/>
          <w:b/>
          <w:bCs/>
          <w:sz w:val="24"/>
          <w:szCs w:val="24"/>
          <w:u w:val="single"/>
        </w:rPr>
      </w:pPr>
      <w:r>
        <w:rPr>
          <w:rFonts w:asciiTheme="minorHAnsi" w:hAnsiTheme="minorHAnsi" w:cstheme="minorHAnsi"/>
          <w:b/>
          <w:bCs/>
          <w:sz w:val="24"/>
          <w:szCs w:val="24"/>
          <w:u w:val="single"/>
        </w:rPr>
        <w:t>INTRODUCTION</w:t>
      </w:r>
    </w:p>
    <w:p w14:paraId="42660736" w14:textId="77777777" w:rsidR="00823B10" w:rsidRPr="00BB6BFE" w:rsidRDefault="00823B10" w:rsidP="00823B10">
      <w:pPr>
        <w:rPr>
          <w:rFonts w:asciiTheme="minorHAnsi" w:hAnsiTheme="minorHAnsi" w:cstheme="minorHAnsi"/>
          <w:sz w:val="24"/>
          <w:szCs w:val="24"/>
        </w:rPr>
      </w:pPr>
    </w:p>
    <w:p w14:paraId="3B33CCC6" w14:textId="3DC09E1F" w:rsidR="00823B10" w:rsidRDefault="0012400C" w:rsidP="00823B10">
      <w:pPr>
        <w:rPr>
          <w:rFonts w:asciiTheme="minorHAnsi" w:hAnsiTheme="minorHAnsi" w:cstheme="minorHAnsi"/>
          <w:sz w:val="24"/>
          <w:szCs w:val="24"/>
        </w:rPr>
      </w:pPr>
      <w:r w:rsidRPr="00B50B41">
        <w:rPr>
          <w:rFonts w:asciiTheme="minorHAnsi" w:hAnsiTheme="minorHAnsi" w:cstheme="minorHAnsi"/>
          <w:sz w:val="24"/>
          <w:szCs w:val="24"/>
        </w:rPr>
        <w:t xml:space="preserve">The purpose of this policy is to ensure that senior management at Spices, Inc. systematically reviews the performance and effectiveness of the </w:t>
      </w:r>
      <w:commentRangeStart w:id="0"/>
      <w:r w:rsidRPr="00B50B41">
        <w:rPr>
          <w:rFonts w:asciiTheme="minorHAnsi" w:hAnsiTheme="minorHAnsi" w:cstheme="minorHAnsi"/>
          <w:sz w:val="24"/>
          <w:szCs w:val="24"/>
        </w:rPr>
        <w:t>Food Safety Management System (FSMS)</w:t>
      </w:r>
      <w:ins w:id="1" w:author="Penny Patterson" w:date="2026-01-29T10:46:00Z" w16du:dateUtc="2026-01-29T15:46:00Z">
        <w:r w:rsidR="000501C9">
          <w:rPr>
            <w:rFonts w:asciiTheme="minorHAnsi" w:hAnsiTheme="minorHAnsi" w:cstheme="minorHAnsi"/>
            <w:sz w:val="24"/>
            <w:szCs w:val="24"/>
          </w:rPr>
          <w:t xml:space="preserve">, including the SQF System and GMPs, </w:t>
        </w:r>
      </w:ins>
      <w:del w:id="2" w:author="Penny Patterson" w:date="2026-01-29T10:46:00Z" w16du:dateUtc="2026-01-29T15:46:00Z">
        <w:r w:rsidRPr="00B50B41" w:rsidDel="000501C9">
          <w:rPr>
            <w:rFonts w:asciiTheme="minorHAnsi" w:hAnsiTheme="minorHAnsi" w:cstheme="minorHAnsi"/>
            <w:sz w:val="24"/>
            <w:szCs w:val="24"/>
          </w:rPr>
          <w:delText xml:space="preserve"> </w:delText>
        </w:r>
      </w:del>
      <w:commentRangeEnd w:id="0"/>
      <w:r w:rsidR="00B35608" w:rsidRPr="00B50B41">
        <w:rPr>
          <w:rStyle w:val="CommentReference"/>
          <w:rFonts w:asciiTheme="minorHAnsi" w:hAnsiTheme="minorHAnsi" w:cstheme="minorHAnsi"/>
          <w:sz w:val="24"/>
          <w:szCs w:val="24"/>
        </w:rPr>
        <w:commentReference w:id="0"/>
      </w:r>
      <w:r w:rsidRPr="00B50B41">
        <w:rPr>
          <w:rFonts w:asciiTheme="minorHAnsi" w:hAnsiTheme="minorHAnsi" w:cstheme="minorHAnsi"/>
          <w:sz w:val="24"/>
          <w:szCs w:val="24"/>
        </w:rPr>
        <w:t xml:space="preserve">to confirm its continuing suitability, adequacy, and effectiveness in meeting the requirements of the SQF Fundamentals Intermediate Code, customer expectations, and applicable regulatory </w:t>
      </w:r>
      <w:del w:id="3" w:author="Penny Patterson" w:date="2026-02-24T14:20:00Z" w16du:dateUtc="2026-02-24T19:20:00Z">
        <w:r w:rsidRPr="00B50B41" w:rsidDel="00A94675">
          <w:rPr>
            <w:rFonts w:asciiTheme="minorHAnsi" w:hAnsiTheme="minorHAnsi" w:cstheme="minorHAnsi"/>
            <w:sz w:val="24"/>
            <w:szCs w:val="24"/>
          </w:rPr>
          <w:delText>requirements</w:delText>
        </w:r>
        <w:r w:rsidR="00EE3CA7" w:rsidRPr="00B50B41" w:rsidDel="00A94675">
          <w:rPr>
            <w:rFonts w:asciiTheme="minorHAnsi" w:hAnsiTheme="minorHAnsi" w:cstheme="minorHAnsi"/>
            <w:sz w:val="24"/>
            <w:szCs w:val="24"/>
          </w:rPr>
          <w:delText>.</w:delText>
        </w:r>
      </w:del>
      <w:ins w:id="4" w:author="Penny Patterson" w:date="2026-02-24T14:20:00Z" w16du:dateUtc="2026-02-24T19:20:00Z">
        <w:r w:rsidR="00A94675" w:rsidRPr="00B50B41">
          <w:rPr>
            <w:rFonts w:asciiTheme="minorHAnsi" w:hAnsiTheme="minorHAnsi" w:cstheme="minorHAnsi"/>
            <w:sz w:val="24"/>
            <w:szCs w:val="24"/>
          </w:rPr>
          <w:t>requirements</w:t>
        </w:r>
        <w:r w:rsidR="00A94675">
          <w:rPr>
            <w:rFonts w:asciiTheme="minorHAnsi" w:hAnsiTheme="minorHAnsi" w:cstheme="minorHAnsi"/>
            <w:sz w:val="24"/>
            <w:szCs w:val="24"/>
          </w:rPr>
          <w:t>.</w:t>
        </w:r>
      </w:ins>
    </w:p>
    <w:p w14:paraId="6B9E1072" w14:textId="77777777" w:rsidR="00E63278" w:rsidRDefault="00E63278" w:rsidP="00823B10">
      <w:pPr>
        <w:rPr>
          <w:rFonts w:asciiTheme="minorHAnsi" w:hAnsiTheme="minorHAnsi" w:cstheme="minorHAnsi"/>
          <w:sz w:val="24"/>
          <w:szCs w:val="24"/>
        </w:rPr>
      </w:pPr>
    </w:p>
    <w:p w14:paraId="09F2F46A" w14:textId="6789E958" w:rsidR="00E63278" w:rsidRPr="00E63278" w:rsidRDefault="00E63278" w:rsidP="00823B10">
      <w:pPr>
        <w:rPr>
          <w:rFonts w:asciiTheme="minorHAnsi" w:hAnsiTheme="minorHAnsi" w:cstheme="minorHAnsi"/>
          <w:b/>
          <w:bCs/>
          <w:sz w:val="24"/>
          <w:szCs w:val="24"/>
          <w:u w:val="single"/>
        </w:rPr>
      </w:pPr>
      <w:r w:rsidRPr="00E63278">
        <w:rPr>
          <w:rFonts w:asciiTheme="minorHAnsi" w:hAnsiTheme="minorHAnsi" w:cstheme="minorHAnsi"/>
          <w:b/>
          <w:bCs/>
          <w:sz w:val="24"/>
          <w:szCs w:val="24"/>
          <w:u w:val="single"/>
        </w:rPr>
        <w:t>SCOPE</w:t>
      </w:r>
    </w:p>
    <w:p w14:paraId="70B5C292" w14:textId="77777777" w:rsidR="00E63278" w:rsidRDefault="00E63278" w:rsidP="00823B10">
      <w:pPr>
        <w:rPr>
          <w:rFonts w:asciiTheme="minorHAnsi" w:hAnsiTheme="minorHAnsi" w:cstheme="minorHAnsi"/>
          <w:sz w:val="24"/>
          <w:szCs w:val="24"/>
        </w:rPr>
      </w:pPr>
    </w:p>
    <w:p w14:paraId="4A1DA97E" w14:textId="56BECC70" w:rsidR="00E63278" w:rsidRPr="00B50B41" w:rsidRDefault="00E63278" w:rsidP="00823B10">
      <w:pPr>
        <w:rPr>
          <w:rFonts w:asciiTheme="minorHAnsi" w:hAnsiTheme="minorHAnsi" w:cstheme="minorHAnsi"/>
          <w:sz w:val="24"/>
          <w:szCs w:val="24"/>
        </w:rPr>
      </w:pPr>
      <w:r w:rsidRPr="00E63278">
        <w:rPr>
          <w:rFonts w:asciiTheme="minorHAnsi" w:hAnsiTheme="minorHAnsi" w:cstheme="minorHAnsi"/>
          <w:sz w:val="24"/>
          <w:szCs w:val="24"/>
        </w:rPr>
        <w:t>This policy applies to all aspects of the Food Safety Management System implemented at Spices, Inc., including food safety objectives, verification activities, and continuous improvement initiatives.</w:t>
      </w:r>
    </w:p>
    <w:p w14:paraId="20F2942F" w14:textId="77777777" w:rsidR="007B1791" w:rsidRDefault="007B1791" w:rsidP="00823B10">
      <w:pPr>
        <w:rPr>
          <w:rFonts w:asciiTheme="minorHAnsi" w:hAnsiTheme="minorHAnsi" w:cstheme="minorHAnsi"/>
          <w:sz w:val="24"/>
          <w:szCs w:val="24"/>
        </w:rPr>
      </w:pPr>
    </w:p>
    <w:p w14:paraId="41CBE66E" w14:textId="5AA33F05" w:rsidR="007B1791" w:rsidRDefault="007B1791" w:rsidP="00823B10">
      <w:pPr>
        <w:rPr>
          <w:rFonts w:asciiTheme="minorHAnsi" w:hAnsiTheme="minorHAnsi" w:cstheme="minorHAnsi"/>
          <w:b/>
          <w:bCs/>
          <w:sz w:val="24"/>
          <w:szCs w:val="24"/>
          <w:u w:val="single"/>
        </w:rPr>
      </w:pPr>
      <w:r w:rsidRPr="007B1791">
        <w:rPr>
          <w:rFonts w:asciiTheme="minorHAnsi" w:hAnsiTheme="minorHAnsi" w:cstheme="minorHAnsi"/>
          <w:b/>
          <w:bCs/>
          <w:sz w:val="24"/>
          <w:szCs w:val="24"/>
          <w:u w:val="single"/>
        </w:rPr>
        <w:t>RESPONSIBILITY</w:t>
      </w:r>
    </w:p>
    <w:p w14:paraId="2C5B9758" w14:textId="77777777" w:rsidR="007B1791" w:rsidRDefault="007B1791" w:rsidP="00823B10">
      <w:pPr>
        <w:rPr>
          <w:rFonts w:asciiTheme="minorHAnsi" w:hAnsiTheme="minorHAnsi" w:cstheme="minorHAnsi"/>
          <w:b/>
          <w:bCs/>
          <w:sz w:val="24"/>
          <w:szCs w:val="24"/>
          <w:u w:val="single"/>
        </w:rPr>
      </w:pPr>
    </w:p>
    <w:p w14:paraId="0631AAEC" w14:textId="7F1E0B25" w:rsidR="005740E1" w:rsidRDefault="005740E1" w:rsidP="00823B10">
      <w:pPr>
        <w:rPr>
          <w:rFonts w:asciiTheme="minorHAnsi" w:hAnsiTheme="minorHAnsi" w:cstheme="minorHAnsi"/>
          <w:sz w:val="24"/>
          <w:szCs w:val="24"/>
        </w:rPr>
      </w:pPr>
      <w:r>
        <w:rPr>
          <w:rFonts w:asciiTheme="minorHAnsi" w:hAnsiTheme="minorHAnsi" w:cstheme="minorHAnsi"/>
          <w:sz w:val="24"/>
          <w:szCs w:val="24"/>
        </w:rPr>
        <w:t>The Spices, Inc. Senior Management Team</w:t>
      </w:r>
      <w:r w:rsidR="00D92E14">
        <w:rPr>
          <w:rFonts w:asciiTheme="minorHAnsi" w:hAnsiTheme="minorHAnsi" w:cstheme="minorHAnsi"/>
          <w:sz w:val="24"/>
          <w:szCs w:val="24"/>
        </w:rPr>
        <w:t xml:space="preserve">, </w:t>
      </w:r>
      <w:r w:rsidR="00BF3C7F">
        <w:rPr>
          <w:rFonts w:asciiTheme="minorHAnsi" w:hAnsiTheme="minorHAnsi" w:cstheme="minorHAnsi"/>
          <w:sz w:val="24"/>
          <w:szCs w:val="24"/>
        </w:rPr>
        <w:t>the SQF Practi</w:t>
      </w:r>
      <w:r w:rsidR="00240B74">
        <w:rPr>
          <w:rFonts w:asciiTheme="minorHAnsi" w:hAnsiTheme="minorHAnsi" w:cstheme="minorHAnsi"/>
          <w:sz w:val="24"/>
          <w:szCs w:val="24"/>
        </w:rPr>
        <w:t xml:space="preserve">tioner </w:t>
      </w:r>
      <w:r w:rsidR="00CF5E25">
        <w:rPr>
          <w:rFonts w:asciiTheme="minorHAnsi" w:hAnsiTheme="minorHAnsi" w:cstheme="minorHAnsi"/>
          <w:sz w:val="24"/>
          <w:szCs w:val="24"/>
        </w:rPr>
        <w:t>(s)</w:t>
      </w:r>
      <w:r w:rsidR="00D92E14">
        <w:rPr>
          <w:rFonts w:asciiTheme="minorHAnsi" w:hAnsiTheme="minorHAnsi" w:cstheme="minorHAnsi"/>
          <w:sz w:val="24"/>
          <w:szCs w:val="24"/>
        </w:rPr>
        <w:t>, and Department Managers</w:t>
      </w:r>
    </w:p>
    <w:p w14:paraId="3BDEC518" w14:textId="77777777" w:rsidR="00823B10" w:rsidRPr="00BB6BFE" w:rsidRDefault="00823B10" w:rsidP="00823B10">
      <w:pPr>
        <w:rPr>
          <w:rFonts w:asciiTheme="minorHAnsi" w:hAnsiTheme="minorHAnsi" w:cstheme="minorHAnsi"/>
          <w:sz w:val="24"/>
          <w:szCs w:val="24"/>
        </w:rPr>
      </w:pPr>
    </w:p>
    <w:p w14:paraId="6C3BF7CB" w14:textId="556CE5B9" w:rsidR="00823B10" w:rsidRPr="00BB6BFE" w:rsidRDefault="007B1791" w:rsidP="00823B10">
      <w:pPr>
        <w:rPr>
          <w:rFonts w:asciiTheme="minorHAnsi" w:hAnsiTheme="minorHAnsi" w:cstheme="minorHAnsi"/>
          <w:b/>
          <w:bCs/>
          <w:sz w:val="24"/>
          <w:szCs w:val="24"/>
          <w:u w:val="single"/>
        </w:rPr>
      </w:pPr>
      <w:r>
        <w:rPr>
          <w:rFonts w:asciiTheme="minorHAnsi" w:hAnsiTheme="minorHAnsi" w:cstheme="minorHAnsi"/>
          <w:b/>
          <w:bCs/>
          <w:sz w:val="24"/>
          <w:szCs w:val="24"/>
          <w:u w:val="single"/>
        </w:rPr>
        <w:t>PROCEDURE</w:t>
      </w:r>
    </w:p>
    <w:p w14:paraId="01599CAE" w14:textId="093EB155" w:rsidR="007E7BBA" w:rsidRPr="00FB4725" w:rsidRDefault="007E7BBA" w:rsidP="007E7BBA">
      <w:pPr>
        <w:pStyle w:val="Heading3"/>
        <w:rPr>
          <w:rFonts w:asciiTheme="minorHAnsi" w:hAnsiTheme="minorHAnsi" w:cstheme="minorHAnsi"/>
          <w:b w:val="0"/>
          <w:bCs w:val="0"/>
          <w:color w:val="auto"/>
          <w:sz w:val="24"/>
          <w:szCs w:val="24"/>
          <w:u w:val="single"/>
        </w:rPr>
      </w:pPr>
      <w:r w:rsidRPr="00FB4725">
        <w:rPr>
          <w:rStyle w:val="Strong"/>
          <w:rFonts w:asciiTheme="minorHAnsi" w:hAnsiTheme="minorHAnsi" w:cstheme="minorHAnsi"/>
          <w:b/>
          <w:bCs/>
          <w:sz w:val="24"/>
          <w:szCs w:val="24"/>
          <w:u w:val="single"/>
        </w:rPr>
        <w:t>Annual Review of the SQF System</w:t>
      </w:r>
    </w:p>
    <w:p w14:paraId="0C211465" w14:textId="77777777" w:rsidR="002E56AD" w:rsidRPr="0048142E" w:rsidRDefault="002E56AD" w:rsidP="00762CB4">
      <w:pPr>
        <w:autoSpaceDE w:val="0"/>
        <w:autoSpaceDN w:val="0"/>
        <w:adjustRightInd w:val="0"/>
        <w:rPr>
          <w:rFonts w:ascii="Calibri" w:hAnsi="Calibri" w:cs="Calibri"/>
          <w:b/>
          <w:bCs/>
          <w:sz w:val="24"/>
          <w:szCs w:val="24"/>
        </w:rPr>
      </w:pPr>
      <w:r w:rsidRPr="0048142E">
        <w:rPr>
          <w:rFonts w:ascii="Calibri" w:hAnsi="Calibri" w:cs="Calibri"/>
          <w:b/>
          <w:bCs/>
          <w:sz w:val="24"/>
          <w:szCs w:val="24"/>
        </w:rPr>
        <w:t>Inputs to the Review</w:t>
      </w:r>
    </w:p>
    <w:p w14:paraId="6C1828DA" w14:textId="689D0E5A" w:rsidR="002E56AD" w:rsidRPr="00274943" w:rsidRDefault="002E56AD" w:rsidP="00DB20D5">
      <w:pPr>
        <w:autoSpaceDE w:val="0"/>
        <w:autoSpaceDN w:val="0"/>
        <w:adjustRightInd w:val="0"/>
        <w:rPr>
          <w:rFonts w:ascii="Calibri" w:hAnsi="Calibri" w:cs="Calibri"/>
          <w:sz w:val="24"/>
          <w:szCs w:val="24"/>
        </w:rPr>
      </w:pPr>
      <w:r w:rsidRPr="00274943">
        <w:rPr>
          <w:rFonts w:ascii="Calibri" w:hAnsi="Calibri" w:cs="Calibri"/>
          <w:sz w:val="24"/>
          <w:szCs w:val="24"/>
        </w:rPr>
        <w:t xml:space="preserve">The following information </w:t>
      </w:r>
      <w:ins w:id="5" w:author="Arlen Keller" w:date="2025-12-06T21:44:00Z" w16du:dateUtc="2025-12-07T02:44:00Z">
        <w:r w:rsidR="00EB3830">
          <w:rPr>
            <w:rFonts w:ascii="Calibri" w:hAnsi="Calibri" w:cs="Calibri"/>
            <w:sz w:val="24"/>
            <w:szCs w:val="24"/>
          </w:rPr>
          <w:t>is</w:t>
        </w:r>
      </w:ins>
      <w:r w:rsidRPr="00274943">
        <w:rPr>
          <w:rFonts w:ascii="Calibri" w:hAnsi="Calibri" w:cs="Calibri"/>
          <w:sz w:val="24"/>
          <w:szCs w:val="24"/>
        </w:rPr>
        <w:t xml:space="preserve"> reviewed and discussed during each meeting:</w:t>
      </w:r>
    </w:p>
    <w:p w14:paraId="75E41BF1"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Results of internal and external audits.</w:t>
      </w:r>
    </w:p>
    <w:p w14:paraId="4B10EA35"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Corrective and preventive action status.</w:t>
      </w:r>
    </w:p>
    <w:p w14:paraId="62F5BE41"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Verification and validation results, including environmental and product testing (if applicable).</w:t>
      </w:r>
    </w:p>
    <w:p w14:paraId="0890BD00"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Customer feedback, complaints, and satisfaction trends.</w:t>
      </w:r>
    </w:p>
    <w:p w14:paraId="33AF665E"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Supplier performance and material nonconformance.</w:t>
      </w:r>
    </w:p>
    <w:p w14:paraId="6AF6F4EB"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Food safety objectives and progress toward achieving them.</w:t>
      </w:r>
    </w:p>
    <w:p w14:paraId="1F1ED43C"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Adequacy of resources (personnel, equipment, training, facilities).</w:t>
      </w:r>
    </w:p>
    <w:p w14:paraId="7CC0B4D2"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Effectiveness of employee training programs.</w:t>
      </w:r>
    </w:p>
    <w:p w14:paraId="07E5D0E2"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Changes that could affect the FSMS (processes, equipment, materials, regulations).</w:t>
      </w:r>
    </w:p>
    <w:p w14:paraId="168B137E" w14:textId="77777777" w:rsidR="002E56AD" w:rsidRPr="00762CB4" w:rsidRDefault="002E56AD" w:rsidP="00762CB4">
      <w:pPr>
        <w:pStyle w:val="ListParagraph"/>
        <w:numPr>
          <w:ilvl w:val="0"/>
          <w:numId w:val="42"/>
        </w:numPr>
        <w:autoSpaceDE w:val="0"/>
        <w:autoSpaceDN w:val="0"/>
        <w:adjustRightInd w:val="0"/>
        <w:rPr>
          <w:rFonts w:ascii="Calibri" w:hAnsi="Calibri" w:cs="Calibri"/>
          <w:sz w:val="24"/>
          <w:szCs w:val="24"/>
        </w:rPr>
      </w:pPr>
      <w:r w:rsidRPr="00762CB4">
        <w:rPr>
          <w:rFonts w:ascii="Calibri" w:hAnsi="Calibri" w:cs="Calibri"/>
          <w:sz w:val="24"/>
          <w:szCs w:val="24"/>
        </w:rPr>
        <w:t>Any other factors impacting food safety and system performance.</w:t>
      </w:r>
    </w:p>
    <w:p w14:paraId="31A8FDA8" w14:textId="77777777" w:rsidR="0048142E" w:rsidRDefault="0048142E" w:rsidP="00274943">
      <w:pPr>
        <w:autoSpaceDE w:val="0"/>
        <w:autoSpaceDN w:val="0"/>
        <w:adjustRightInd w:val="0"/>
        <w:rPr>
          <w:rFonts w:ascii="Calibri" w:hAnsi="Calibri" w:cs="Calibri"/>
          <w:b/>
          <w:bCs/>
          <w:sz w:val="24"/>
          <w:szCs w:val="24"/>
        </w:rPr>
      </w:pPr>
    </w:p>
    <w:p w14:paraId="580ABAB1" w14:textId="68CA3D92" w:rsidR="00274943" w:rsidRPr="0048142E" w:rsidRDefault="00274943" w:rsidP="00274943">
      <w:pPr>
        <w:autoSpaceDE w:val="0"/>
        <w:autoSpaceDN w:val="0"/>
        <w:adjustRightInd w:val="0"/>
        <w:rPr>
          <w:rFonts w:ascii="Calibri" w:hAnsi="Calibri" w:cs="Calibri"/>
          <w:b/>
          <w:bCs/>
          <w:sz w:val="24"/>
          <w:szCs w:val="24"/>
        </w:rPr>
      </w:pPr>
      <w:r w:rsidRPr="0048142E">
        <w:rPr>
          <w:rFonts w:ascii="Calibri" w:hAnsi="Calibri" w:cs="Calibri"/>
          <w:b/>
          <w:bCs/>
          <w:sz w:val="24"/>
          <w:szCs w:val="24"/>
        </w:rPr>
        <w:t>Outputs of the Review</w:t>
      </w:r>
    </w:p>
    <w:p w14:paraId="2EA90985" w14:textId="0FF94C30" w:rsidR="00274943" w:rsidRPr="006F58B3" w:rsidRDefault="00274943" w:rsidP="00DB20D5">
      <w:pPr>
        <w:autoSpaceDE w:val="0"/>
        <w:autoSpaceDN w:val="0"/>
        <w:adjustRightInd w:val="0"/>
        <w:rPr>
          <w:rFonts w:ascii="Calibri" w:hAnsi="Calibri" w:cs="Calibri"/>
          <w:sz w:val="24"/>
          <w:szCs w:val="24"/>
        </w:rPr>
      </w:pPr>
      <w:r w:rsidRPr="006F58B3">
        <w:rPr>
          <w:rFonts w:ascii="Calibri" w:hAnsi="Calibri" w:cs="Calibri"/>
          <w:sz w:val="24"/>
          <w:szCs w:val="24"/>
        </w:rPr>
        <w:t>The management review generate</w:t>
      </w:r>
      <w:ins w:id="6" w:author="Arlen Keller" w:date="2025-12-06T21:46:00Z" w16du:dateUtc="2025-12-07T02:46:00Z">
        <w:r w:rsidR="00EB3830">
          <w:rPr>
            <w:rFonts w:ascii="Calibri" w:hAnsi="Calibri" w:cs="Calibri"/>
            <w:sz w:val="24"/>
            <w:szCs w:val="24"/>
          </w:rPr>
          <w:t>s</w:t>
        </w:r>
      </w:ins>
      <w:r w:rsidRPr="006F58B3">
        <w:rPr>
          <w:rFonts w:ascii="Calibri" w:hAnsi="Calibri" w:cs="Calibri"/>
          <w:sz w:val="24"/>
          <w:szCs w:val="24"/>
        </w:rPr>
        <w:t xml:space="preserve"> documented outputs, including:</w:t>
      </w:r>
    </w:p>
    <w:p w14:paraId="25DEF867" w14:textId="77777777" w:rsidR="00274943" w:rsidRPr="00762CB4" w:rsidRDefault="00274943" w:rsidP="006F58B3">
      <w:pPr>
        <w:pStyle w:val="ListParagraph"/>
        <w:numPr>
          <w:ilvl w:val="0"/>
          <w:numId w:val="44"/>
        </w:numPr>
        <w:autoSpaceDE w:val="0"/>
        <w:autoSpaceDN w:val="0"/>
        <w:adjustRightInd w:val="0"/>
        <w:rPr>
          <w:rFonts w:ascii="Calibri" w:hAnsi="Calibri" w:cs="Calibri"/>
          <w:sz w:val="24"/>
          <w:szCs w:val="24"/>
        </w:rPr>
      </w:pPr>
      <w:r w:rsidRPr="00762CB4">
        <w:rPr>
          <w:rFonts w:ascii="Calibri" w:hAnsi="Calibri" w:cs="Calibri"/>
          <w:sz w:val="24"/>
          <w:szCs w:val="24"/>
        </w:rPr>
        <w:t>Decisions and actions related to:</w:t>
      </w:r>
    </w:p>
    <w:p w14:paraId="75EC4D06" w14:textId="77777777" w:rsidR="00274943" w:rsidRPr="00762CB4" w:rsidRDefault="00274943" w:rsidP="006F58B3">
      <w:pPr>
        <w:pStyle w:val="ListParagraph"/>
        <w:numPr>
          <w:ilvl w:val="1"/>
          <w:numId w:val="44"/>
        </w:numPr>
        <w:autoSpaceDE w:val="0"/>
        <w:autoSpaceDN w:val="0"/>
        <w:adjustRightInd w:val="0"/>
        <w:rPr>
          <w:rFonts w:ascii="Calibri" w:hAnsi="Calibri" w:cs="Calibri"/>
          <w:sz w:val="24"/>
          <w:szCs w:val="24"/>
        </w:rPr>
      </w:pPr>
      <w:r w:rsidRPr="00762CB4">
        <w:rPr>
          <w:rFonts w:ascii="Calibri" w:hAnsi="Calibri" w:cs="Calibri"/>
          <w:sz w:val="24"/>
          <w:szCs w:val="24"/>
        </w:rPr>
        <w:t>Improvement of the FSMS and its processes.</w:t>
      </w:r>
    </w:p>
    <w:p w14:paraId="0553D592" w14:textId="77777777" w:rsidR="00274943" w:rsidRPr="00762CB4" w:rsidRDefault="00274943" w:rsidP="006F58B3">
      <w:pPr>
        <w:pStyle w:val="ListParagraph"/>
        <w:numPr>
          <w:ilvl w:val="1"/>
          <w:numId w:val="44"/>
        </w:numPr>
        <w:autoSpaceDE w:val="0"/>
        <w:autoSpaceDN w:val="0"/>
        <w:adjustRightInd w:val="0"/>
        <w:rPr>
          <w:rFonts w:ascii="Calibri" w:hAnsi="Calibri" w:cs="Calibri"/>
          <w:sz w:val="24"/>
          <w:szCs w:val="24"/>
        </w:rPr>
      </w:pPr>
      <w:r w:rsidRPr="00762CB4">
        <w:rPr>
          <w:rFonts w:ascii="Calibri" w:hAnsi="Calibri" w:cs="Calibri"/>
          <w:sz w:val="24"/>
          <w:szCs w:val="24"/>
        </w:rPr>
        <w:t>Allocation of necessary resources.</w:t>
      </w:r>
    </w:p>
    <w:p w14:paraId="7C34F536" w14:textId="77777777" w:rsidR="00274943" w:rsidRPr="00762CB4" w:rsidRDefault="00274943" w:rsidP="006F58B3">
      <w:pPr>
        <w:pStyle w:val="ListParagraph"/>
        <w:numPr>
          <w:ilvl w:val="1"/>
          <w:numId w:val="44"/>
        </w:numPr>
        <w:autoSpaceDE w:val="0"/>
        <w:autoSpaceDN w:val="0"/>
        <w:adjustRightInd w:val="0"/>
        <w:rPr>
          <w:rFonts w:ascii="Calibri" w:hAnsi="Calibri" w:cs="Calibri"/>
          <w:sz w:val="24"/>
          <w:szCs w:val="24"/>
        </w:rPr>
      </w:pPr>
      <w:r w:rsidRPr="00762CB4">
        <w:rPr>
          <w:rFonts w:ascii="Calibri" w:hAnsi="Calibri" w:cs="Calibri"/>
          <w:sz w:val="24"/>
          <w:szCs w:val="24"/>
        </w:rPr>
        <w:lastRenderedPageBreak/>
        <w:t>Revisions to food safety objectives and policies.</w:t>
      </w:r>
    </w:p>
    <w:p w14:paraId="16B01B25" w14:textId="77777777" w:rsidR="00274943" w:rsidRPr="00762CB4" w:rsidRDefault="00274943" w:rsidP="006F58B3">
      <w:pPr>
        <w:pStyle w:val="ListParagraph"/>
        <w:numPr>
          <w:ilvl w:val="0"/>
          <w:numId w:val="44"/>
        </w:numPr>
        <w:autoSpaceDE w:val="0"/>
        <w:autoSpaceDN w:val="0"/>
        <w:adjustRightInd w:val="0"/>
        <w:rPr>
          <w:rFonts w:ascii="Calibri" w:hAnsi="Calibri" w:cs="Calibri"/>
          <w:sz w:val="24"/>
          <w:szCs w:val="24"/>
        </w:rPr>
      </w:pPr>
      <w:r w:rsidRPr="00762CB4">
        <w:rPr>
          <w:rFonts w:ascii="Calibri" w:hAnsi="Calibri" w:cs="Calibri"/>
          <w:sz w:val="24"/>
          <w:szCs w:val="24"/>
        </w:rPr>
        <w:t>Assignments of responsibility and deadlines for follow-up actions.</w:t>
      </w:r>
    </w:p>
    <w:p w14:paraId="7D0E1DF3" w14:textId="77777777" w:rsidR="00274943" w:rsidRPr="00762CB4" w:rsidRDefault="00274943" w:rsidP="006F58B3">
      <w:pPr>
        <w:pStyle w:val="ListParagraph"/>
        <w:numPr>
          <w:ilvl w:val="0"/>
          <w:numId w:val="44"/>
        </w:numPr>
        <w:autoSpaceDE w:val="0"/>
        <w:autoSpaceDN w:val="0"/>
        <w:adjustRightInd w:val="0"/>
        <w:rPr>
          <w:rFonts w:ascii="Calibri" w:hAnsi="Calibri" w:cs="Calibri"/>
          <w:sz w:val="24"/>
          <w:szCs w:val="24"/>
        </w:rPr>
      </w:pPr>
      <w:r w:rsidRPr="00762CB4">
        <w:rPr>
          <w:rFonts w:ascii="Calibri" w:hAnsi="Calibri" w:cs="Calibri"/>
          <w:sz w:val="24"/>
          <w:szCs w:val="24"/>
        </w:rPr>
        <w:t>Verification of completion and effectiveness of actions from previous reviews.</w:t>
      </w:r>
    </w:p>
    <w:p w14:paraId="1C29DFED" w14:textId="77777777" w:rsidR="0048142E" w:rsidRDefault="0048142E" w:rsidP="00274943">
      <w:pPr>
        <w:autoSpaceDE w:val="0"/>
        <w:autoSpaceDN w:val="0"/>
        <w:adjustRightInd w:val="0"/>
        <w:rPr>
          <w:rFonts w:ascii="Calibri" w:hAnsi="Calibri" w:cs="Calibri"/>
          <w:b/>
          <w:bCs/>
          <w:sz w:val="24"/>
          <w:szCs w:val="24"/>
        </w:rPr>
      </w:pPr>
    </w:p>
    <w:p w14:paraId="219FE65F" w14:textId="3B17D3EC" w:rsidR="00274943" w:rsidRPr="0048142E" w:rsidRDefault="00274943" w:rsidP="00274943">
      <w:pPr>
        <w:autoSpaceDE w:val="0"/>
        <w:autoSpaceDN w:val="0"/>
        <w:adjustRightInd w:val="0"/>
        <w:rPr>
          <w:rFonts w:ascii="Calibri" w:hAnsi="Calibri" w:cs="Calibri"/>
          <w:b/>
          <w:bCs/>
          <w:sz w:val="24"/>
          <w:szCs w:val="24"/>
        </w:rPr>
      </w:pPr>
      <w:r w:rsidRPr="0048142E">
        <w:rPr>
          <w:rFonts w:ascii="Calibri" w:hAnsi="Calibri" w:cs="Calibri"/>
          <w:b/>
          <w:bCs/>
          <w:sz w:val="24"/>
          <w:szCs w:val="24"/>
        </w:rPr>
        <w:t>Documentation</w:t>
      </w:r>
    </w:p>
    <w:p w14:paraId="0E557DFE" w14:textId="69EC7419" w:rsidR="00274943" w:rsidRPr="00852FD8" w:rsidRDefault="00274943" w:rsidP="00852FD8">
      <w:pPr>
        <w:pStyle w:val="ListParagraph"/>
        <w:numPr>
          <w:ilvl w:val="0"/>
          <w:numId w:val="45"/>
        </w:numPr>
        <w:autoSpaceDE w:val="0"/>
        <w:autoSpaceDN w:val="0"/>
        <w:adjustRightInd w:val="0"/>
        <w:rPr>
          <w:rFonts w:ascii="Calibri" w:hAnsi="Calibri" w:cs="Calibri"/>
          <w:sz w:val="24"/>
          <w:szCs w:val="24"/>
        </w:rPr>
      </w:pPr>
      <w:r w:rsidRPr="00852FD8">
        <w:rPr>
          <w:rFonts w:ascii="Calibri" w:hAnsi="Calibri" w:cs="Calibri"/>
          <w:sz w:val="24"/>
          <w:szCs w:val="24"/>
        </w:rPr>
        <w:t>The SQF Practitioner maintain</w:t>
      </w:r>
      <w:ins w:id="7" w:author="Arlen Keller" w:date="2025-12-06T21:47:00Z" w16du:dateUtc="2025-12-07T02:47:00Z">
        <w:r w:rsidR="00EB3830">
          <w:rPr>
            <w:rFonts w:ascii="Calibri" w:hAnsi="Calibri" w:cs="Calibri"/>
            <w:sz w:val="24"/>
            <w:szCs w:val="24"/>
          </w:rPr>
          <w:t>s</w:t>
        </w:r>
      </w:ins>
      <w:r w:rsidRPr="00852FD8">
        <w:rPr>
          <w:rFonts w:ascii="Calibri" w:hAnsi="Calibri" w:cs="Calibri"/>
          <w:sz w:val="24"/>
          <w:szCs w:val="24"/>
        </w:rPr>
        <w:t xml:space="preserve"> Management Review Meeting Minutes, including the date, attendees, agenda, summary of discussions, decisions, and assigned actions.</w:t>
      </w:r>
    </w:p>
    <w:p w14:paraId="00CF2496" w14:textId="2F2ED8CC" w:rsidR="00274943" w:rsidRPr="00852FD8" w:rsidRDefault="00274943" w:rsidP="00852FD8">
      <w:pPr>
        <w:pStyle w:val="ListParagraph"/>
        <w:numPr>
          <w:ilvl w:val="0"/>
          <w:numId w:val="45"/>
        </w:numPr>
        <w:autoSpaceDE w:val="0"/>
        <w:autoSpaceDN w:val="0"/>
        <w:adjustRightInd w:val="0"/>
        <w:rPr>
          <w:rFonts w:ascii="Calibri" w:hAnsi="Calibri" w:cs="Calibri"/>
          <w:sz w:val="24"/>
          <w:szCs w:val="24"/>
        </w:rPr>
      </w:pPr>
      <w:r w:rsidRPr="00852FD8">
        <w:rPr>
          <w:rFonts w:ascii="Calibri" w:hAnsi="Calibri" w:cs="Calibri"/>
          <w:sz w:val="24"/>
          <w:szCs w:val="24"/>
        </w:rPr>
        <w:t xml:space="preserve">All records </w:t>
      </w:r>
      <w:r w:rsidR="00EB3830">
        <w:rPr>
          <w:rFonts w:ascii="Calibri" w:hAnsi="Calibri" w:cs="Calibri"/>
          <w:sz w:val="24"/>
          <w:szCs w:val="24"/>
        </w:rPr>
        <w:t>are</w:t>
      </w:r>
      <w:r w:rsidRPr="00852FD8">
        <w:rPr>
          <w:rFonts w:ascii="Calibri" w:hAnsi="Calibri" w:cs="Calibri"/>
          <w:sz w:val="24"/>
          <w:szCs w:val="24"/>
        </w:rPr>
        <w:t xml:space="preserve"> retained per the Record Retention Policy (2.2.3) for a minimum of two years or as otherwise specified.</w:t>
      </w:r>
    </w:p>
    <w:p w14:paraId="4C3A1852" w14:textId="77777777" w:rsidR="00AB311B" w:rsidRDefault="00AB311B" w:rsidP="00AB311B">
      <w:pPr>
        <w:autoSpaceDE w:val="0"/>
        <w:autoSpaceDN w:val="0"/>
        <w:adjustRightInd w:val="0"/>
        <w:rPr>
          <w:rFonts w:ascii="Calibri" w:hAnsi="Calibri" w:cs="Calibri"/>
          <w:b/>
          <w:sz w:val="24"/>
          <w:szCs w:val="24"/>
          <w:u w:val="single"/>
        </w:rPr>
      </w:pPr>
    </w:p>
    <w:p w14:paraId="6FCFAED1" w14:textId="4B27AD8F" w:rsidR="00AB311B" w:rsidRDefault="00055984" w:rsidP="00AB311B">
      <w:pPr>
        <w:autoSpaceDE w:val="0"/>
        <w:autoSpaceDN w:val="0"/>
        <w:adjustRightInd w:val="0"/>
        <w:rPr>
          <w:rFonts w:ascii="Calibri" w:hAnsi="Calibri" w:cs="Calibri"/>
          <w:sz w:val="24"/>
          <w:szCs w:val="24"/>
        </w:rPr>
      </w:pPr>
      <w:r w:rsidRPr="00AB311B">
        <w:rPr>
          <w:rFonts w:ascii="Calibri" w:hAnsi="Calibri" w:cs="Calibri"/>
          <w:b/>
          <w:sz w:val="24"/>
          <w:szCs w:val="24"/>
          <w:u w:val="single"/>
        </w:rPr>
        <w:t>SUPPORTING DOCUMENTATION</w:t>
      </w:r>
    </w:p>
    <w:p w14:paraId="3A3E0006" w14:textId="3517DEEB" w:rsidR="00055984" w:rsidRPr="00AB311B" w:rsidRDefault="00055984" w:rsidP="00AB311B">
      <w:pPr>
        <w:pStyle w:val="ListParagraph"/>
        <w:numPr>
          <w:ilvl w:val="0"/>
          <w:numId w:val="46"/>
        </w:numPr>
        <w:autoSpaceDE w:val="0"/>
        <w:autoSpaceDN w:val="0"/>
        <w:adjustRightInd w:val="0"/>
        <w:rPr>
          <w:rFonts w:ascii="Calibri" w:hAnsi="Calibri" w:cs="Calibri"/>
          <w:sz w:val="24"/>
          <w:szCs w:val="24"/>
        </w:rPr>
      </w:pPr>
      <w:r w:rsidRPr="00AB311B">
        <w:rPr>
          <w:rFonts w:ascii="Calibri" w:hAnsi="Calibri" w:cs="Calibri"/>
          <w:sz w:val="24"/>
          <w:szCs w:val="24"/>
        </w:rPr>
        <w:t>Spices, Inc. Food Safety Policy</w:t>
      </w:r>
    </w:p>
    <w:p w14:paraId="7793BA9F" w14:textId="26CE90E6" w:rsidR="00055984" w:rsidRPr="00055984" w:rsidRDefault="00055984" w:rsidP="00055984">
      <w:pPr>
        <w:pStyle w:val="ListParagraph"/>
        <w:numPr>
          <w:ilvl w:val="0"/>
          <w:numId w:val="45"/>
        </w:numPr>
        <w:autoSpaceDE w:val="0"/>
        <w:autoSpaceDN w:val="0"/>
        <w:adjustRightInd w:val="0"/>
        <w:rPr>
          <w:rFonts w:ascii="Calibri" w:hAnsi="Calibri" w:cs="Calibri"/>
          <w:sz w:val="24"/>
          <w:szCs w:val="24"/>
        </w:rPr>
      </w:pPr>
      <w:r w:rsidRPr="00055984">
        <w:rPr>
          <w:rFonts w:ascii="Calibri" w:hAnsi="Calibri" w:cs="Calibri"/>
          <w:sz w:val="24"/>
          <w:szCs w:val="24"/>
        </w:rPr>
        <w:t>Record Retention and Document Control Policy</w:t>
      </w:r>
    </w:p>
    <w:p w14:paraId="796B5ACC" w14:textId="0F75791D" w:rsidR="00055984" w:rsidRPr="00055984" w:rsidRDefault="00055984" w:rsidP="00055984">
      <w:pPr>
        <w:pStyle w:val="ListParagraph"/>
        <w:numPr>
          <w:ilvl w:val="0"/>
          <w:numId w:val="45"/>
        </w:numPr>
        <w:autoSpaceDE w:val="0"/>
        <w:autoSpaceDN w:val="0"/>
        <w:adjustRightInd w:val="0"/>
        <w:rPr>
          <w:rFonts w:ascii="Calibri" w:hAnsi="Calibri" w:cs="Calibri"/>
          <w:sz w:val="24"/>
          <w:szCs w:val="24"/>
        </w:rPr>
      </w:pPr>
      <w:r w:rsidRPr="00055984">
        <w:rPr>
          <w:rFonts w:ascii="Calibri" w:hAnsi="Calibri" w:cs="Calibri"/>
          <w:sz w:val="24"/>
          <w:szCs w:val="24"/>
        </w:rPr>
        <w:t>Internal Audit Procedure (2.5.5)</w:t>
      </w:r>
    </w:p>
    <w:p w14:paraId="268739AC" w14:textId="6282B35C" w:rsidR="00055984" w:rsidRPr="00055984" w:rsidRDefault="00055984" w:rsidP="00055984">
      <w:pPr>
        <w:pStyle w:val="ListParagraph"/>
        <w:numPr>
          <w:ilvl w:val="0"/>
          <w:numId w:val="45"/>
        </w:numPr>
        <w:autoSpaceDE w:val="0"/>
        <w:autoSpaceDN w:val="0"/>
        <w:adjustRightInd w:val="0"/>
        <w:rPr>
          <w:rFonts w:ascii="Calibri" w:hAnsi="Calibri" w:cs="Calibri"/>
          <w:sz w:val="24"/>
          <w:szCs w:val="24"/>
        </w:rPr>
      </w:pPr>
      <w:r w:rsidRPr="00055984">
        <w:rPr>
          <w:rFonts w:ascii="Calibri" w:hAnsi="Calibri" w:cs="Calibri"/>
          <w:sz w:val="24"/>
          <w:szCs w:val="24"/>
        </w:rPr>
        <w:t>Corrective and Preventive Action Procedure (2.5.3)</w:t>
      </w:r>
    </w:p>
    <w:p w14:paraId="181C9B9D" w14:textId="2CBC552D" w:rsidR="00055984" w:rsidRDefault="00055984" w:rsidP="00055984">
      <w:pPr>
        <w:autoSpaceDE w:val="0"/>
        <w:autoSpaceDN w:val="0"/>
        <w:adjustRightInd w:val="0"/>
        <w:rPr>
          <w:rFonts w:ascii="Calibri" w:hAnsi="Calibri" w:cs="Calibri"/>
          <w:b/>
          <w:sz w:val="24"/>
          <w:szCs w:val="24"/>
          <w:u w:val="single"/>
        </w:rPr>
      </w:pPr>
    </w:p>
    <w:p w14:paraId="7A26E663" w14:textId="4FB97078" w:rsidR="00CF6795" w:rsidRPr="00FC6CAC" w:rsidRDefault="00CF6795" w:rsidP="00055984">
      <w:pPr>
        <w:autoSpaceDE w:val="0"/>
        <w:autoSpaceDN w:val="0"/>
        <w:adjustRightInd w:val="0"/>
        <w:rPr>
          <w:rFonts w:ascii="Calibri" w:hAnsi="Calibri" w:cs="Calibri"/>
          <w:sz w:val="24"/>
          <w:szCs w:val="24"/>
          <w:u w:val="single"/>
        </w:rPr>
      </w:pPr>
      <w:r w:rsidRPr="00FC6CAC">
        <w:rPr>
          <w:rFonts w:ascii="Calibri" w:hAnsi="Calibri" w:cs="Calibri"/>
          <w:b/>
          <w:sz w:val="24"/>
          <w:szCs w:val="24"/>
          <w:u w:val="single"/>
        </w:rPr>
        <w:t>DOCUMENT HISTORY</w:t>
      </w:r>
      <w:r w:rsidRPr="00FC6CAC">
        <w:rPr>
          <w:rFonts w:ascii="Calibri" w:hAnsi="Calibri" w:cs="Calibri"/>
          <w:sz w:val="24"/>
          <w:szCs w:val="24"/>
          <w:u w:val="single"/>
        </w:rPr>
        <w:t xml:space="preserve"> </w:t>
      </w:r>
    </w:p>
    <w:p w14:paraId="51076EE3" w14:textId="5A2D9FD3" w:rsidR="00CF6795" w:rsidRPr="007E3D49" w:rsidRDefault="00CF6795" w:rsidP="007E3D49">
      <w:pPr>
        <w:autoSpaceDE w:val="0"/>
        <w:autoSpaceDN w:val="0"/>
        <w:adjustRightInd w:val="0"/>
        <w:rPr>
          <w:rFonts w:ascii="Calibri" w:hAnsi="Calibri" w:cs="Calibri"/>
          <w:sz w:val="24"/>
          <w:szCs w:val="24"/>
        </w:rPr>
      </w:pPr>
      <w:r w:rsidRPr="00FC6CAC">
        <w:rPr>
          <w:rFonts w:ascii="Calibri" w:hAnsi="Calibri" w:cs="Calibri"/>
          <w:sz w:val="24"/>
          <w:szCs w:val="24"/>
        </w:rPr>
        <w:t xml:space="preserve">NOTE: Only record </w:t>
      </w:r>
      <w:r w:rsidRPr="00FC6CAC">
        <w:rPr>
          <w:rFonts w:ascii="Calibri" w:hAnsi="Calibri" w:cs="Calibri"/>
          <w:i/>
          <w:sz w:val="24"/>
          <w:szCs w:val="24"/>
        </w:rPr>
        <w:t>revisions</w:t>
      </w:r>
      <w:r w:rsidRPr="00FC6CAC">
        <w:rPr>
          <w:rFonts w:ascii="Calibri" w:hAnsi="Calibri" w:cs="Calibri"/>
          <w:sz w:val="24"/>
          <w:szCs w:val="24"/>
        </w:rPr>
        <w:t xml:space="preserve"> to this document. </w:t>
      </w:r>
      <w:r w:rsidRPr="00FC6CAC">
        <w:rPr>
          <w:rFonts w:ascii="Calibri" w:hAnsi="Calibri" w:cs="Calibri"/>
          <w:i/>
          <w:sz w:val="24"/>
          <w:szCs w:val="24"/>
        </w:rPr>
        <w:t>Reviews</w:t>
      </w:r>
      <w:r w:rsidRPr="00FC6CAC">
        <w:rPr>
          <w:rFonts w:ascii="Calibri" w:hAnsi="Calibri" w:cs="Calibri"/>
          <w:sz w:val="24"/>
          <w:szCs w:val="24"/>
        </w:rPr>
        <w:t xml:space="preserve"> are recorded only in the central Document Register.</w:t>
      </w:r>
    </w:p>
    <w:p w14:paraId="2535D488" w14:textId="1F4B679C" w:rsidR="00CF6795" w:rsidRPr="00C933C2" w:rsidRDefault="00CF6795" w:rsidP="00CF6795">
      <w:pPr>
        <w:pStyle w:val="NormalWeb"/>
        <w:rPr>
          <w:rFonts w:asciiTheme="minorHAnsi" w:hAnsiTheme="minorHAnsi" w:cstheme="minorHAnsi"/>
          <w:b/>
          <w:bCs/>
          <w:u w:val="single"/>
        </w:rPr>
      </w:pPr>
      <w:r w:rsidRPr="00FD30E9">
        <w:rPr>
          <w:rFonts w:asciiTheme="minorHAnsi" w:hAnsiTheme="minorHAnsi" w:cstheme="minorHAnsi"/>
          <w:b/>
          <w:bCs/>
          <w:u w:val="single"/>
        </w:rPr>
        <w:t>REFERENCES</w:t>
      </w:r>
      <w:r>
        <w:rPr>
          <w:rFonts w:asciiTheme="minorHAnsi" w:hAnsiTheme="minorHAnsi" w:cstheme="minorHAnsi"/>
          <w:b/>
          <w:bCs/>
          <w:u w:val="single"/>
        </w:rPr>
        <w:br/>
      </w:r>
      <w:r w:rsidR="00145AAB" w:rsidRPr="0085776B">
        <w:rPr>
          <w:rFonts w:asciiTheme="minorHAnsi" w:hAnsiTheme="minorHAnsi" w:cstheme="minorHAnsi"/>
        </w:rPr>
        <w:t>SQF Fundamentals for Manufacturing - Intermediate EDITION 1.1</w:t>
      </w:r>
      <w:r w:rsidR="00145AAB">
        <w:rPr>
          <w:rFonts w:asciiTheme="minorHAnsi" w:hAnsiTheme="minorHAnsi" w:cstheme="minorHAnsi"/>
        </w:rPr>
        <w:t xml:space="preserve"> </w:t>
      </w:r>
      <w:r>
        <w:rPr>
          <w:rFonts w:asciiTheme="minorHAnsi" w:hAnsiTheme="minorHAnsi" w:cstheme="minorHAnsi"/>
        </w:rPr>
        <w:t>/ 2.1 Management Commitment</w:t>
      </w:r>
    </w:p>
    <w:p w14:paraId="247FD361" w14:textId="77777777" w:rsidR="006F6D80" w:rsidRPr="00BB6BFE" w:rsidRDefault="006F6D80" w:rsidP="00823B10">
      <w:pPr>
        <w:pStyle w:val="Header"/>
        <w:rPr>
          <w:rFonts w:asciiTheme="minorHAnsi" w:hAnsiTheme="minorHAnsi" w:cstheme="minorHAnsi"/>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6F6D80" w:rsidRPr="00BB6BFE" w14:paraId="22B82193" w14:textId="77777777">
        <w:tc>
          <w:tcPr>
            <w:tcW w:w="1722" w:type="dxa"/>
          </w:tcPr>
          <w:p w14:paraId="6E6B43FF" w14:textId="77777777" w:rsidR="006F6D80" w:rsidRPr="00BB6BFE" w:rsidRDefault="006F6D80">
            <w:pPr>
              <w:jc w:val="center"/>
              <w:rPr>
                <w:rFonts w:ascii="Calibri" w:hAnsi="Calibri"/>
                <w:sz w:val="22"/>
                <w:szCs w:val="22"/>
              </w:rPr>
            </w:pPr>
            <w:r w:rsidRPr="00BB6BFE">
              <w:rPr>
                <w:rFonts w:ascii="Calibri" w:hAnsi="Calibri"/>
                <w:sz w:val="22"/>
                <w:szCs w:val="22"/>
              </w:rPr>
              <w:t>Revision Date = Version #</w:t>
            </w:r>
          </w:p>
        </w:tc>
        <w:tc>
          <w:tcPr>
            <w:tcW w:w="8208" w:type="dxa"/>
          </w:tcPr>
          <w:p w14:paraId="241C726B" w14:textId="77777777" w:rsidR="006F6D80" w:rsidRPr="00BB6BFE" w:rsidRDefault="006F6D80">
            <w:pPr>
              <w:jc w:val="center"/>
              <w:rPr>
                <w:rFonts w:ascii="Calibri" w:hAnsi="Calibri"/>
                <w:sz w:val="22"/>
                <w:szCs w:val="22"/>
              </w:rPr>
            </w:pPr>
          </w:p>
          <w:p w14:paraId="725E322F" w14:textId="77777777" w:rsidR="006F6D80" w:rsidRPr="00BB6BFE" w:rsidRDefault="006F6D80">
            <w:pPr>
              <w:jc w:val="center"/>
              <w:rPr>
                <w:rFonts w:ascii="Calibri" w:hAnsi="Calibri"/>
                <w:sz w:val="22"/>
                <w:szCs w:val="22"/>
              </w:rPr>
            </w:pPr>
            <w:r w:rsidRPr="00BB6BFE">
              <w:rPr>
                <w:rFonts w:ascii="Calibri" w:hAnsi="Calibri"/>
                <w:sz w:val="22"/>
                <w:szCs w:val="22"/>
              </w:rPr>
              <w:t>Changes</w:t>
            </w:r>
          </w:p>
        </w:tc>
      </w:tr>
      <w:tr w:rsidR="006F6D80" w:rsidRPr="00BB6BFE" w14:paraId="478458A9" w14:textId="77777777">
        <w:tc>
          <w:tcPr>
            <w:tcW w:w="1722" w:type="dxa"/>
          </w:tcPr>
          <w:p w14:paraId="0CECB87B" w14:textId="0AADC4E7" w:rsidR="006F6D80" w:rsidRPr="00BB6BFE" w:rsidRDefault="006F6D80">
            <w:pPr>
              <w:jc w:val="center"/>
              <w:rPr>
                <w:rFonts w:ascii="Calibri" w:hAnsi="Calibri"/>
                <w:sz w:val="22"/>
                <w:szCs w:val="22"/>
              </w:rPr>
            </w:pPr>
            <w:r w:rsidRPr="00BB6BFE">
              <w:rPr>
                <w:rFonts w:ascii="Calibri" w:hAnsi="Calibri"/>
                <w:sz w:val="22"/>
                <w:szCs w:val="22"/>
              </w:rPr>
              <w:t>202</w:t>
            </w:r>
            <w:r w:rsidR="003B43E2">
              <w:rPr>
                <w:rFonts w:ascii="Calibri" w:hAnsi="Calibri"/>
                <w:sz w:val="22"/>
                <w:szCs w:val="22"/>
              </w:rPr>
              <w:t>5</w:t>
            </w:r>
            <w:r w:rsidRPr="00BB6BFE">
              <w:rPr>
                <w:rFonts w:ascii="Calibri" w:hAnsi="Calibri"/>
                <w:sz w:val="22"/>
                <w:szCs w:val="22"/>
              </w:rPr>
              <w:t>-04-</w:t>
            </w:r>
            <w:r w:rsidR="003B43E2">
              <w:rPr>
                <w:rFonts w:ascii="Calibri" w:hAnsi="Calibri"/>
                <w:sz w:val="22"/>
                <w:szCs w:val="22"/>
              </w:rPr>
              <w:t>09</w:t>
            </w:r>
          </w:p>
        </w:tc>
        <w:tc>
          <w:tcPr>
            <w:tcW w:w="8208" w:type="dxa"/>
          </w:tcPr>
          <w:p w14:paraId="706E035F" w14:textId="77777777" w:rsidR="006F6D80" w:rsidRPr="00BB6BFE" w:rsidRDefault="006F6D80">
            <w:pPr>
              <w:rPr>
                <w:rFonts w:ascii="Calibri" w:hAnsi="Calibri"/>
                <w:sz w:val="22"/>
                <w:szCs w:val="22"/>
              </w:rPr>
            </w:pPr>
            <w:r w:rsidRPr="00BB6BFE">
              <w:rPr>
                <w:rFonts w:ascii="Calibri" w:hAnsi="Calibri"/>
                <w:sz w:val="22"/>
                <w:szCs w:val="22"/>
              </w:rPr>
              <w:t>New program.</w:t>
            </w:r>
          </w:p>
        </w:tc>
      </w:tr>
      <w:tr w:rsidR="006F6D80" w:rsidRPr="00BB6BFE" w14:paraId="78F1ED72" w14:textId="77777777">
        <w:trPr>
          <w:trHeight w:val="224"/>
        </w:trPr>
        <w:tc>
          <w:tcPr>
            <w:tcW w:w="1722" w:type="dxa"/>
          </w:tcPr>
          <w:p w14:paraId="3B4A1CB1" w14:textId="4883FEC8" w:rsidR="006F6D80" w:rsidRPr="00BB6BFE" w:rsidRDefault="00DF13A3">
            <w:pPr>
              <w:jc w:val="center"/>
              <w:rPr>
                <w:rFonts w:ascii="Calibri" w:hAnsi="Calibri"/>
                <w:sz w:val="22"/>
                <w:szCs w:val="22"/>
              </w:rPr>
            </w:pPr>
            <w:ins w:id="8" w:author="Penny Patterson" w:date="2026-02-24T14:31:00Z" w16du:dateUtc="2026-02-24T19:31:00Z">
              <w:r>
                <w:rPr>
                  <w:rFonts w:ascii="Calibri" w:hAnsi="Calibri"/>
                  <w:sz w:val="22"/>
                  <w:szCs w:val="22"/>
                </w:rPr>
                <w:t>01/29/</w:t>
              </w:r>
            </w:ins>
            <w:ins w:id="9" w:author="Penny Patterson" w:date="2026-02-24T14:32:00Z" w16du:dateUtc="2026-02-24T19:32:00Z">
              <w:r>
                <w:rPr>
                  <w:rFonts w:ascii="Calibri" w:hAnsi="Calibri"/>
                  <w:sz w:val="22"/>
                  <w:szCs w:val="22"/>
                </w:rPr>
                <w:t>2026</w:t>
              </w:r>
            </w:ins>
          </w:p>
        </w:tc>
        <w:tc>
          <w:tcPr>
            <w:tcW w:w="8208" w:type="dxa"/>
          </w:tcPr>
          <w:p w14:paraId="253B8F37" w14:textId="4C82ADA8" w:rsidR="006F6D80" w:rsidRPr="00BB6BFE" w:rsidRDefault="00DF13A3">
            <w:pPr>
              <w:rPr>
                <w:rFonts w:ascii="Calibri" w:hAnsi="Calibri"/>
                <w:sz w:val="22"/>
                <w:szCs w:val="22"/>
              </w:rPr>
            </w:pPr>
            <w:ins w:id="10" w:author="Penny Patterson" w:date="2026-02-24T14:32:00Z" w16du:dateUtc="2026-02-24T19:32:00Z">
              <w:r>
                <w:rPr>
                  <w:rFonts w:ascii="Calibri" w:hAnsi="Calibri"/>
                  <w:sz w:val="22"/>
                  <w:szCs w:val="22"/>
                </w:rPr>
                <w:t>Reviewed and revised to add review of SQF System and GMPs</w:t>
              </w:r>
            </w:ins>
          </w:p>
        </w:tc>
      </w:tr>
    </w:tbl>
    <w:p w14:paraId="73C52D64" w14:textId="77777777" w:rsidR="006F6D80" w:rsidRPr="00BB6BFE" w:rsidRDefault="006F6D80" w:rsidP="00823B10">
      <w:pPr>
        <w:pStyle w:val="Header"/>
        <w:rPr>
          <w:rFonts w:asciiTheme="minorHAnsi" w:hAnsiTheme="minorHAnsi" w:cstheme="minorHAnsi"/>
          <w:sz w:val="24"/>
          <w:szCs w:val="24"/>
        </w:rPr>
      </w:pPr>
    </w:p>
    <w:p w14:paraId="57DC41FE" w14:textId="77777777" w:rsidR="00512A52" w:rsidRPr="00BB6BFE" w:rsidRDefault="00512A52" w:rsidP="00B368FA">
      <w:pPr>
        <w:rPr>
          <w:rFonts w:asciiTheme="minorHAnsi" w:hAnsiTheme="minorHAnsi" w:cstheme="minorHAnsi"/>
          <w:sz w:val="24"/>
          <w:szCs w:val="24"/>
        </w:rPr>
      </w:pPr>
    </w:p>
    <w:sectPr w:rsidR="00512A52" w:rsidRPr="00BB6BFE" w:rsidSect="00F9606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5-12-06T21:51:00Z" w:initials="AK">
    <w:p w14:paraId="3448C2FD" w14:textId="77777777" w:rsidR="00B35608" w:rsidRDefault="00B35608" w:rsidP="00B35608">
      <w:pPr>
        <w:pStyle w:val="CommentText"/>
      </w:pPr>
      <w:r>
        <w:rPr>
          <w:rStyle w:val="CommentReference"/>
        </w:rPr>
        <w:annotationRef/>
      </w:r>
      <w:r>
        <w:t>Thee SQF Code specifically calls out review of the SQF System and GMPs. An auditor may be looking for the term “SQF System”. Be prepared to explain that your FSMS is modeled after and is your implementation of the SQF System and GMPS.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8C2F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E41F27" w16cex:dateUtc="2025-12-07T0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8C2FD" w16cid:durableId="44E41F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9E342" w14:textId="77777777" w:rsidR="004469D8" w:rsidRDefault="004469D8">
      <w:r>
        <w:separator/>
      </w:r>
    </w:p>
  </w:endnote>
  <w:endnote w:type="continuationSeparator" w:id="0">
    <w:p w14:paraId="7377B5A3" w14:textId="77777777" w:rsidR="004469D8" w:rsidRDefault="004469D8">
      <w:r>
        <w:continuationSeparator/>
      </w:r>
    </w:p>
  </w:endnote>
  <w:endnote w:type="continuationNotice" w:id="1">
    <w:p w14:paraId="16150393" w14:textId="77777777" w:rsidR="004469D8" w:rsidRDefault="004469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1ADAD" w14:textId="77777777" w:rsidR="00B664C5" w:rsidRDefault="00B664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F9C9" w14:textId="77777777" w:rsidR="00B664C5" w:rsidRDefault="00B664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96AF" w14:textId="77777777" w:rsidR="00B664C5" w:rsidRDefault="00B664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DB200" w14:textId="77777777" w:rsidR="004469D8" w:rsidRDefault="004469D8">
      <w:r>
        <w:separator/>
      </w:r>
    </w:p>
  </w:footnote>
  <w:footnote w:type="continuationSeparator" w:id="0">
    <w:p w14:paraId="1D3912C2" w14:textId="77777777" w:rsidR="004469D8" w:rsidRDefault="004469D8">
      <w:r>
        <w:continuationSeparator/>
      </w:r>
    </w:p>
  </w:footnote>
  <w:footnote w:type="continuationNotice" w:id="1">
    <w:p w14:paraId="2E421A7D" w14:textId="77777777" w:rsidR="004469D8" w:rsidRDefault="004469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7B8C" w14:textId="77777777" w:rsidR="00B664C5" w:rsidRDefault="00B664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7EF60741" w:rsidR="00A912F2" w:rsidRDefault="00390965" w:rsidP="00A912F2">
          <w:pPr>
            <w:jc w:val="center"/>
            <w:rPr>
              <w:rFonts w:asciiTheme="minorHAnsi" w:hAnsiTheme="minorHAnsi" w:cstheme="minorHAnsi"/>
              <w:color w:val="auto"/>
              <w:sz w:val="22"/>
              <w:szCs w:val="22"/>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A912F2">
            <w:rPr>
              <w:rFonts w:asciiTheme="minorHAnsi" w:hAnsiTheme="minorHAnsi" w:cstheme="minorHAnsi"/>
              <w:color w:val="auto"/>
              <w:sz w:val="22"/>
              <w:szCs w:val="22"/>
            </w:rPr>
            <w:t>315 Point Township Dr</w:t>
          </w:r>
        </w:p>
        <w:p w14:paraId="5DA54DBE" w14:textId="1B9FB387" w:rsidR="00A912F2" w:rsidRPr="00EE205C" w:rsidRDefault="00A912F2" w:rsidP="00A912F2">
          <w:pPr>
            <w:jc w:val="center"/>
            <w:rPr>
              <w:rFonts w:asciiTheme="minorHAnsi" w:hAnsiTheme="minorHAnsi" w:cstheme="minorHAnsi"/>
              <w:color w:val="auto"/>
              <w:sz w:val="22"/>
              <w:szCs w:val="22"/>
            </w:rPr>
          </w:pPr>
          <w:r>
            <w:rPr>
              <w:rFonts w:asciiTheme="minorHAnsi" w:hAnsiTheme="minorHAnsi" w:cstheme="minorHAnsi"/>
              <w:color w:val="auto"/>
              <w:sz w:val="22"/>
              <w:szCs w:val="22"/>
            </w:rPr>
            <w:t>Northumberland Pa 17857</w:t>
          </w:r>
        </w:p>
        <w:p w14:paraId="7FB9D9A0" w14:textId="56197CC7" w:rsidR="00B24E2B" w:rsidRPr="00EE205C" w:rsidRDefault="00B24E2B" w:rsidP="00E27D77">
          <w:pPr>
            <w:jc w:val="center"/>
            <w:rPr>
              <w:rFonts w:asciiTheme="minorHAnsi" w:hAnsiTheme="minorHAnsi" w:cstheme="minorHAns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2AB2D6B4" w:rsidR="00B24E2B" w:rsidRPr="0066470D" w:rsidRDefault="00995162" w:rsidP="005A79B2">
          <w:pPr>
            <w:jc w:val="center"/>
            <w:rPr>
              <w:rFonts w:ascii="Calibri" w:hAnsi="Calibri"/>
              <w:b/>
              <w:bCs/>
              <w:color w:val="auto"/>
              <w:sz w:val="24"/>
              <w:szCs w:val="24"/>
            </w:rPr>
          </w:pPr>
          <w:r>
            <w:rPr>
              <w:rFonts w:ascii="Calibri" w:hAnsi="Calibri"/>
              <w:b/>
              <w:bCs/>
              <w:color w:val="auto"/>
              <w:sz w:val="24"/>
              <w:szCs w:val="24"/>
            </w:rPr>
            <w:t xml:space="preserve">MC </w:t>
          </w:r>
          <w:r w:rsidR="00811034">
            <w:rPr>
              <w:rFonts w:ascii="Calibri" w:hAnsi="Calibri"/>
              <w:b/>
              <w:bCs/>
              <w:color w:val="auto"/>
              <w:sz w:val="24"/>
              <w:szCs w:val="24"/>
            </w:rPr>
            <w:t>2.</w:t>
          </w:r>
          <w:r w:rsidR="00DB01E3">
            <w:rPr>
              <w:rFonts w:ascii="Calibri" w:hAnsi="Calibri"/>
              <w:b/>
              <w:bCs/>
              <w:color w:val="auto"/>
              <w:sz w:val="24"/>
              <w:szCs w:val="24"/>
            </w:rPr>
            <w:t>1</w:t>
          </w:r>
          <w:r w:rsidR="00811034">
            <w:rPr>
              <w:rFonts w:ascii="Calibri" w:hAnsi="Calibri"/>
              <w:b/>
              <w:bCs/>
              <w:color w:val="auto"/>
              <w:sz w:val="24"/>
              <w:szCs w:val="24"/>
            </w:rPr>
            <w:t>.</w:t>
          </w:r>
          <w:r w:rsidR="00E77F1B">
            <w:rPr>
              <w:rFonts w:ascii="Calibri" w:hAnsi="Calibri"/>
              <w:b/>
              <w:bCs/>
              <w:color w:val="auto"/>
              <w:sz w:val="24"/>
              <w:szCs w:val="24"/>
            </w:rPr>
            <w:t>3</w:t>
          </w:r>
          <w:r w:rsidR="00811034">
            <w:rPr>
              <w:rFonts w:ascii="Calibri" w:hAnsi="Calibri"/>
              <w:b/>
              <w:bCs/>
              <w:color w:val="auto"/>
              <w:sz w:val="24"/>
              <w:szCs w:val="24"/>
            </w:rPr>
            <w:t xml:space="preserve"> Management Review</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52CC9FEE" w:rsidR="00B24E2B" w:rsidRPr="00B368FA" w:rsidRDefault="00995162" w:rsidP="005A79B2">
          <w:pPr>
            <w:rPr>
              <w:rFonts w:ascii="Calibri" w:hAnsi="Calibri" w:cs="Calibri"/>
              <w:sz w:val="22"/>
              <w:szCs w:val="22"/>
            </w:rPr>
          </w:pPr>
          <w:r>
            <w:rPr>
              <w:rFonts w:ascii="Calibri" w:hAnsi="Calibri" w:cs="Calibri"/>
              <w:sz w:val="22"/>
              <w:szCs w:val="22"/>
            </w:rPr>
            <w:t xml:space="preserve">MC </w:t>
          </w:r>
          <w:r w:rsidR="00B368FA">
            <w:rPr>
              <w:rFonts w:ascii="Calibri" w:hAnsi="Calibri" w:cs="Calibri"/>
              <w:sz w:val="22"/>
              <w:szCs w:val="22"/>
            </w:rPr>
            <w:t>2.1.</w:t>
          </w:r>
          <w:r w:rsidR="00E77F1B">
            <w:rPr>
              <w:rFonts w:ascii="Calibri" w:hAnsi="Calibri" w:cs="Calibri"/>
              <w:sz w:val="22"/>
              <w:szCs w:val="22"/>
            </w:rPr>
            <w:t>3</w:t>
          </w:r>
          <w:r w:rsidR="00B368FA">
            <w:rPr>
              <w:rFonts w:ascii="Calibri" w:hAnsi="Calibri" w:cs="Calibri"/>
              <w:sz w:val="22"/>
              <w:szCs w:val="22"/>
            </w:rPr>
            <w:t xml:space="preserve"> Management Review</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312C13EB" w:rsidR="00B368FA" w:rsidRPr="0066470D" w:rsidRDefault="003B43E2" w:rsidP="005A79B2">
          <w:pPr>
            <w:rPr>
              <w:rFonts w:ascii="Calibri" w:hAnsi="Calibri"/>
              <w:color w:val="auto"/>
              <w:sz w:val="22"/>
              <w:szCs w:val="22"/>
            </w:rPr>
          </w:pPr>
          <w:del w:id="11" w:author="Penny Patterson" w:date="2026-02-24T14:33:00Z" w16du:dateUtc="2026-02-24T19:33:00Z">
            <w:r w:rsidDel="00B664C5">
              <w:rPr>
                <w:rFonts w:ascii="Calibri" w:hAnsi="Calibri"/>
                <w:color w:val="auto"/>
                <w:sz w:val="22"/>
                <w:szCs w:val="22"/>
              </w:rPr>
              <w:delText>04.09.2025</w:delText>
            </w:r>
          </w:del>
          <w:ins w:id="12" w:author="Penny Patterson" w:date="2026-02-24T14:33:00Z" w16du:dateUtc="2026-02-24T19:33:00Z">
            <w:r w:rsidR="00B664C5">
              <w:rPr>
                <w:rFonts w:ascii="Calibri" w:hAnsi="Calibri"/>
                <w:color w:val="auto"/>
                <w:sz w:val="22"/>
                <w:szCs w:val="22"/>
              </w:rPr>
              <w:t>01/29/2026</w:t>
            </w:r>
          </w:ins>
        </w:p>
      </w:tc>
    </w:tr>
  </w:tbl>
  <w:p w14:paraId="7F915058" w14:textId="017F39E9" w:rsidR="00B24E2B" w:rsidRDefault="00B24E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51ED" w14:textId="77777777" w:rsidR="00B664C5" w:rsidRDefault="00B664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F513F"/>
    <w:multiLevelType w:val="multilevel"/>
    <w:tmpl w:val="4406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84362"/>
    <w:multiLevelType w:val="hybridMultilevel"/>
    <w:tmpl w:val="73EA3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D05C5"/>
    <w:multiLevelType w:val="hybridMultilevel"/>
    <w:tmpl w:val="CA628C12"/>
    <w:lvl w:ilvl="0" w:tplc="BBD21D8C">
      <w:start w:val="5"/>
      <w:numFmt w:val="bullet"/>
      <w:lvlText w:val="-"/>
      <w:lvlJc w:val="left"/>
      <w:pPr>
        <w:ind w:left="1080" w:hanging="360"/>
      </w:pPr>
      <w:rPr>
        <w:rFonts w:ascii="Arial" w:eastAsia="Times New Roman" w:hAnsi="Arial" w:cs="Aria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752A4A"/>
    <w:multiLevelType w:val="multilevel"/>
    <w:tmpl w:val="25C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453AB5"/>
    <w:multiLevelType w:val="hybridMultilevel"/>
    <w:tmpl w:val="C5BEB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F33E2B"/>
    <w:multiLevelType w:val="multilevel"/>
    <w:tmpl w:val="76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15A16"/>
    <w:multiLevelType w:val="hybridMultilevel"/>
    <w:tmpl w:val="B0AA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A14EDF"/>
    <w:multiLevelType w:val="multilevel"/>
    <w:tmpl w:val="F33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17DB9"/>
    <w:multiLevelType w:val="hybridMultilevel"/>
    <w:tmpl w:val="BBE4939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88E4F17"/>
    <w:multiLevelType w:val="multilevel"/>
    <w:tmpl w:val="E278D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34"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594214"/>
    <w:multiLevelType w:val="hybridMultilevel"/>
    <w:tmpl w:val="9C9CB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A05EDC"/>
    <w:multiLevelType w:val="hybridMultilevel"/>
    <w:tmpl w:val="BC882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8"/>
  </w:num>
  <w:num w:numId="2" w16cid:durableId="342585067">
    <w:abstractNumId w:val="33"/>
  </w:num>
  <w:num w:numId="3" w16cid:durableId="323439066">
    <w:abstractNumId w:val="27"/>
  </w:num>
  <w:num w:numId="4" w16cid:durableId="1622608280">
    <w:abstractNumId w:val="8"/>
  </w:num>
  <w:num w:numId="5" w16cid:durableId="252975491">
    <w:abstractNumId w:val="6"/>
  </w:num>
  <w:num w:numId="6" w16cid:durableId="1906600213">
    <w:abstractNumId w:val="34"/>
  </w:num>
  <w:num w:numId="7" w16cid:durableId="2051958243">
    <w:abstractNumId w:val="45"/>
  </w:num>
  <w:num w:numId="8" w16cid:durableId="2037273784">
    <w:abstractNumId w:val="18"/>
  </w:num>
  <w:num w:numId="9" w16cid:durableId="1255823844">
    <w:abstractNumId w:val="35"/>
  </w:num>
  <w:num w:numId="10" w16cid:durableId="346060841">
    <w:abstractNumId w:val="16"/>
  </w:num>
  <w:num w:numId="11" w16cid:durableId="1433168523">
    <w:abstractNumId w:val="9"/>
  </w:num>
  <w:num w:numId="12" w16cid:durableId="1920946959">
    <w:abstractNumId w:val="4"/>
  </w:num>
  <w:num w:numId="13" w16cid:durableId="1029374730">
    <w:abstractNumId w:val="12"/>
  </w:num>
  <w:num w:numId="14" w16cid:durableId="819999672">
    <w:abstractNumId w:val="11"/>
  </w:num>
  <w:num w:numId="15" w16cid:durableId="652299058">
    <w:abstractNumId w:val="23"/>
  </w:num>
  <w:num w:numId="16" w16cid:durableId="1304578134">
    <w:abstractNumId w:val="30"/>
  </w:num>
  <w:num w:numId="17" w16cid:durableId="1384670203">
    <w:abstractNumId w:val="40"/>
  </w:num>
  <w:num w:numId="18" w16cid:durableId="254871154">
    <w:abstractNumId w:val="17"/>
  </w:num>
  <w:num w:numId="19" w16cid:durableId="429471899">
    <w:abstractNumId w:val="22"/>
  </w:num>
  <w:num w:numId="20" w16cid:durableId="1781606046">
    <w:abstractNumId w:val="10"/>
  </w:num>
  <w:num w:numId="21" w16cid:durableId="467819272">
    <w:abstractNumId w:val="19"/>
  </w:num>
  <w:num w:numId="22" w16cid:durableId="1459299141">
    <w:abstractNumId w:val="36"/>
  </w:num>
  <w:num w:numId="23" w16cid:durableId="1809543791">
    <w:abstractNumId w:val="42"/>
  </w:num>
  <w:num w:numId="24" w16cid:durableId="78522186">
    <w:abstractNumId w:val="1"/>
  </w:num>
  <w:num w:numId="25" w16cid:durableId="1034111923">
    <w:abstractNumId w:val="39"/>
  </w:num>
  <w:num w:numId="26" w16cid:durableId="180360488">
    <w:abstractNumId w:val="26"/>
  </w:num>
  <w:num w:numId="27" w16cid:durableId="513878971">
    <w:abstractNumId w:val="14"/>
  </w:num>
  <w:num w:numId="28" w16cid:durableId="594246576">
    <w:abstractNumId w:val="20"/>
  </w:num>
  <w:num w:numId="29" w16cid:durableId="17197311">
    <w:abstractNumId w:val="0"/>
  </w:num>
  <w:num w:numId="30" w16cid:durableId="881478068">
    <w:abstractNumId w:val="41"/>
  </w:num>
  <w:num w:numId="31" w16cid:durableId="936672454">
    <w:abstractNumId w:val="38"/>
  </w:num>
  <w:num w:numId="32" w16cid:durableId="421533499">
    <w:abstractNumId w:val="31"/>
  </w:num>
  <w:num w:numId="33" w16cid:durableId="1734624899">
    <w:abstractNumId w:val="44"/>
  </w:num>
  <w:num w:numId="34" w16cid:durableId="1276214944">
    <w:abstractNumId w:val="29"/>
  </w:num>
  <w:num w:numId="35" w16cid:durableId="559512844">
    <w:abstractNumId w:val="5"/>
  </w:num>
  <w:num w:numId="36" w16cid:durableId="316497694">
    <w:abstractNumId w:val="7"/>
  </w:num>
  <w:num w:numId="37" w16cid:durableId="1252935367">
    <w:abstractNumId w:val="24"/>
  </w:num>
  <w:num w:numId="38" w16cid:durableId="1586838441">
    <w:abstractNumId w:val="2"/>
  </w:num>
  <w:num w:numId="39" w16cid:durableId="1442841060">
    <w:abstractNumId w:val="32"/>
  </w:num>
  <w:num w:numId="40" w16cid:durableId="249003983">
    <w:abstractNumId w:val="15"/>
  </w:num>
  <w:num w:numId="41" w16cid:durableId="362444033">
    <w:abstractNumId w:val="3"/>
  </w:num>
  <w:num w:numId="42" w16cid:durableId="1560938598">
    <w:abstractNumId w:val="37"/>
  </w:num>
  <w:num w:numId="43" w16cid:durableId="134370040">
    <w:abstractNumId w:val="13"/>
  </w:num>
  <w:num w:numId="44" w16cid:durableId="1665354015">
    <w:abstractNumId w:val="25"/>
  </w:num>
  <w:num w:numId="45" w16cid:durableId="1616209696">
    <w:abstractNumId w:val="43"/>
  </w:num>
  <w:num w:numId="46" w16cid:durableId="170940604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nny Patterson">
    <w15:presenceInfo w15:providerId="AD" w15:userId="S::penny@spicesinc.com::7bec89d0-993f-48ca-b90d-5a06f578d1d0"/>
  </w15:person>
  <w15:person w15:author="Arlen Keller">
    <w15:presenceInfo w15:providerId="Windows Live" w15:userId="e787f13c9889a1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5E5D"/>
    <w:rsid w:val="00016B35"/>
    <w:rsid w:val="000173FA"/>
    <w:rsid w:val="000250BB"/>
    <w:rsid w:val="00031003"/>
    <w:rsid w:val="00046C5F"/>
    <w:rsid w:val="0004733A"/>
    <w:rsid w:val="000501C9"/>
    <w:rsid w:val="0005179C"/>
    <w:rsid w:val="00055984"/>
    <w:rsid w:val="00060C52"/>
    <w:rsid w:val="00063D6F"/>
    <w:rsid w:val="000838CB"/>
    <w:rsid w:val="00093FC1"/>
    <w:rsid w:val="000A033A"/>
    <w:rsid w:val="000C3DFB"/>
    <w:rsid w:val="000C4DBF"/>
    <w:rsid w:val="000C5195"/>
    <w:rsid w:val="000E1F57"/>
    <w:rsid w:val="000E5771"/>
    <w:rsid w:val="000E753E"/>
    <w:rsid w:val="000E7DF9"/>
    <w:rsid w:val="000F650D"/>
    <w:rsid w:val="00101B29"/>
    <w:rsid w:val="00106B38"/>
    <w:rsid w:val="00110795"/>
    <w:rsid w:val="00111A0F"/>
    <w:rsid w:val="00120C95"/>
    <w:rsid w:val="0012400C"/>
    <w:rsid w:val="00125CC0"/>
    <w:rsid w:val="001276D5"/>
    <w:rsid w:val="00127DF3"/>
    <w:rsid w:val="00135663"/>
    <w:rsid w:val="00135869"/>
    <w:rsid w:val="0014552F"/>
    <w:rsid w:val="00145AAB"/>
    <w:rsid w:val="00145C63"/>
    <w:rsid w:val="00151E5E"/>
    <w:rsid w:val="00153A0B"/>
    <w:rsid w:val="00160A7B"/>
    <w:rsid w:val="00172A59"/>
    <w:rsid w:val="00173C6B"/>
    <w:rsid w:val="00177A35"/>
    <w:rsid w:val="00183E0A"/>
    <w:rsid w:val="00184332"/>
    <w:rsid w:val="0018745A"/>
    <w:rsid w:val="001A22D8"/>
    <w:rsid w:val="001A6359"/>
    <w:rsid w:val="001B57D6"/>
    <w:rsid w:val="001C5395"/>
    <w:rsid w:val="001D10A0"/>
    <w:rsid w:val="001D4B90"/>
    <w:rsid w:val="001D56CE"/>
    <w:rsid w:val="001F16DC"/>
    <w:rsid w:val="001F1B09"/>
    <w:rsid w:val="001F42B4"/>
    <w:rsid w:val="001F606C"/>
    <w:rsid w:val="00206719"/>
    <w:rsid w:val="00220C73"/>
    <w:rsid w:val="002211F2"/>
    <w:rsid w:val="00226655"/>
    <w:rsid w:val="00240B74"/>
    <w:rsid w:val="00251235"/>
    <w:rsid w:val="00252605"/>
    <w:rsid w:val="0025756B"/>
    <w:rsid w:val="00274943"/>
    <w:rsid w:val="00280A98"/>
    <w:rsid w:val="002A2587"/>
    <w:rsid w:val="002B5B44"/>
    <w:rsid w:val="002D1B2C"/>
    <w:rsid w:val="002D1CEE"/>
    <w:rsid w:val="002D45E7"/>
    <w:rsid w:val="002E271B"/>
    <w:rsid w:val="002E56AD"/>
    <w:rsid w:val="002E7946"/>
    <w:rsid w:val="002F1CA6"/>
    <w:rsid w:val="002F28A9"/>
    <w:rsid w:val="00304AE3"/>
    <w:rsid w:val="00324C53"/>
    <w:rsid w:val="0034769E"/>
    <w:rsid w:val="0035095C"/>
    <w:rsid w:val="00351E25"/>
    <w:rsid w:val="00364498"/>
    <w:rsid w:val="00364E80"/>
    <w:rsid w:val="00365C13"/>
    <w:rsid w:val="003717A2"/>
    <w:rsid w:val="00390965"/>
    <w:rsid w:val="00397926"/>
    <w:rsid w:val="003A5CE5"/>
    <w:rsid w:val="003B43E2"/>
    <w:rsid w:val="003B50E2"/>
    <w:rsid w:val="003B7B02"/>
    <w:rsid w:val="003C1E5F"/>
    <w:rsid w:val="003C6842"/>
    <w:rsid w:val="003D4DFD"/>
    <w:rsid w:val="003E17D2"/>
    <w:rsid w:val="003E784E"/>
    <w:rsid w:val="003F1E0C"/>
    <w:rsid w:val="003F7B66"/>
    <w:rsid w:val="003F7C16"/>
    <w:rsid w:val="0040047C"/>
    <w:rsid w:val="00400FAF"/>
    <w:rsid w:val="00414D25"/>
    <w:rsid w:val="00417159"/>
    <w:rsid w:val="00417538"/>
    <w:rsid w:val="00420274"/>
    <w:rsid w:val="00423AB7"/>
    <w:rsid w:val="00423B51"/>
    <w:rsid w:val="0042563B"/>
    <w:rsid w:val="00433D71"/>
    <w:rsid w:val="004411FB"/>
    <w:rsid w:val="004469D8"/>
    <w:rsid w:val="00450A01"/>
    <w:rsid w:val="00457CE3"/>
    <w:rsid w:val="00467EB0"/>
    <w:rsid w:val="0048142E"/>
    <w:rsid w:val="004A3C89"/>
    <w:rsid w:val="004A5D73"/>
    <w:rsid w:val="004C6FCC"/>
    <w:rsid w:val="004D5181"/>
    <w:rsid w:val="004E51DD"/>
    <w:rsid w:val="004E567E"/>
    <w:rsid w:val="004F27FD"/>
    <w:rsid w:val="00512A52"/>
    <w:rsid w:val="00522432"/>
    <w:rsid w:val="00522D80"/>
    <w:rsid w:val="00535B3C"/>
    <w:rsid w:val="0054390F"/>
    <w:rsid w:val="005461EE"/>
    <w:rsid w:val="005548EB"/>
    <w:rsid w:val="005559F2"/>
    <w:rsid w:val="00557FAE"/>
    <w:rsid w:val="00573E35"/>
    <w:rsid w:val="005740E1"/>
    <w:rsid w:val="00583F1B"/>
    <w:rsid w:val="00594E40"/>
    <w:rsid w:val="0059683B"/>
    <w:rsid w:val="005A3C66"/>
    <w:rsid w:val="005A62C3"/>
    <w:rsid w:val="005A79B2"/>
    <w:rsid w:val="005B6E30"/>
    <w:rsid w:val="005C1050"/>
    <w:rsid w:val="005C2BA7"/>
    <w:rsid w:val="005C3987"/>
    <w:rsid w:val="005C696F"/>
    <w:rsid w:val="005E237E"/>
    <w:rsid w:val="005E7CFD"/>
    <w:rsid w:val="005F1C85"/>
    <w:rsid w:val="005F3260"/>
    <w:rsid w:val="00612C0E"/>
    <w:rsid w:val="00621021"/>
    <w:rsid w:val="00646F66"/>
    <w:rsid w:val="00655BD4"/>
    <w:rsid w:val="00655F1B"/>
    <w:rsid w:val="006662CD"/>
    <w:rsid w:val="006757AA"/>
    <w:rsid w:val="00686974"/>
    <w:rsid w:val="00687C54"/>
    <w:rsid w:val="006945F8"/>
    <w:rsid w:val="006B6D1C"/>
    <w:rsid w:val="006B6ECF"/>
    <w:rsid w:val="006D06A8"/>
    <w:rsid w:val="006D2B70"/>
    <w:rsid w:val="006D404B"/>
    <w:rsid w:val="006E399B"/>
    <w:rsid w:val="006F58B3"/>
    <w:rsid w:val="006F5C3E"/>
    <w:rsid w:val="006F6237"/>
    <w:rsid w:val="006F6D80"/>
    <w:rsid w:val="00700074"/>
    <w:rsid w:val="00707621"/>
    <w:rsid w:val="00713B79"/>
    <w:rsid w:val="00725BC8"/>
    <w:rsid w:val="00735571"/>
    <w:rsid w:val="00736BB2"/>
    <w:rsid w:val="00740887"/>
    <w:rsid w:val="00747794"/>
    <w:rsid w:val="00754AD1"/>
    <w:rsid w:val="00762CB4"/>
    <w:rsid w:val="00767A95"/>
    <w:rsid w:val="007707AD"/>
    <w:rsid w:val="00771934"/>
    <w:rsid w:val="007959E8"/>
    <w:rsid w:val="007A1F22"/>
    <w:rsid w:val="007A42EF"/>
    <w:rsid w:val="007A5318"/>
    <w:rsid w:val="007A6ABC"/>
    <w:rsid w:val="007B0229"/>
    <w:rsid w:val="007B06A7"/>
    <w:rsid w:val="007B1791"/>
    <w:rsid w:val="007B1AAA"/>
    <w:rsid w:val="007C7270"/>
    <w:rsid w:val="007C7643"/>
    <w:rsid w:val="007D53D1"/>
    <w:rsid w:val="007D7203"/>
    <w:rsid w:val="007E00CC"/>
    <w:rsid w:val="007E3D49"/>
    <w:rsid w:val="007E5159"/>
    <w:rsid w:val="007E5680"/>
    <w:rsid w:val="007E7BBA"/>
    <w:rsid w:val="007F3998"/>
    <w:rsid w:val="00802C60"/>
    <w:rsid w:val="00810830"/>
    <w:rsid w:val="00811034"/>
    <w:rsid w:val="00821259"/>
    <w:rsid w:val="00823B10"/>
    <w:rsid w:val="00825A93"/>
    <w:rsid w:val="00837058"/>
    <w:rsid w:val="008431FA"/>
    <w:rsid w:val="00852FD8"/>
    <w:rsid w:val="0086279A"/>
    <w:rsid w:val="0086404A"/>
    <w:rsid w:val="00873C77"/>
    <w:rsid w:val="008843F4"/>
    <w:rsid w:val="0089363F"/>
    <w:rsid w:val="00893651"/>
    <w:rsid w:val="00893782"/>
    <w:rsid w:val="00894432"/>
    <w:rsid w:val="008A094C"/>
    <w:rsid w:val="008C1A8F"/>
    <w:rsid w:val="008D0CFC"/>
    <w:rsid w:val="008D654E"/>
    <w:rsid w:val="008E51F2"/>
    <w:rsid w:val="008E5AFE"/>
    <w:rsid w:val="00904752"/>
    <w:rsid w:val="0090517F"/>
    <w:rsid w:val="00920B5A"/>
    <w:rsid w:val="009269CF"/>
    <w:rsid w:val="009301A3"/>
    <w:rsid w:val="0094405B"/>
    <w:rsid w:val="00944842"/>
    <w:rsid w:val="009532D6"/>
    <w:rsid w:val="00953C68"/>
    <w:rsid w:val="0096298E"/>
    <w:rsid w:val="00971AA6"/>
    <w:rsid w:val="0097225C"/>
    <w:rsid w:val="00973646"/>
    <w:rsid w:val="009812F3"/>
    <w:rsid w:val="009828CF"/>
    <w:rsid w:val="0098523F"/>
    <w:rsid w:val="009924D1"/>
    <w:rsid w:val="00995162"/>
    <w:rsid w:val="009B7183"/>
    <w:rsid w:val="009F0698"/>
    <w:rsid w:val="009F0932"/>
    <w:rsid w:val="009F2F92"/>
    <w:rsid w:val="009F7682"/>
    <w:rsid w:val="00A119C8"/>
    <w:rsid w:val="00A168C5"/>
    <w:rsid w:val="00A26C01"/>
    <w:rsid w:val="00A60633"/>
    <w:rsid w:val="00A639C6"/>
    <w:rsid w:val="00A71B9E"/>
    <w:rsid w:val="00A81B8F"/>
    <w:rsid w:val="00A869D6"/>
    <w:rsid w:val="00A912F2"/>
    <w:rsid w:val="00A94675"/>
    <w:rsid w:val="00A9568C"/>
    <w:rsid w:val="00AA51B5"/>
    <w:rsid w:val="00AB311B"/>
    <w:rsid w:val="00AC1140"/>
    <w:rsid w:val="00AC4C0B"/>
    <w:rsid w:val="00AD2945"/>
    <w:rsid w:val="00AD366B"/>
    <w:rsid w:val="00AE226B"/>
    <w:rsid w:val="00AF047B"/>
    <w:rsid w:val="00AF4814"/>
    <w:rsid w:val="00AF550B"/>
    <w:rsid w:val="00B14DF5"/>
    <w:rsid w:val="00B24E2B"/>
    <w:rsid w:val="00B337C1"/>
    <w:rsid w:val="00B35608"/>
    <w:rsid w:val="00B368FA"/>
    <w:rsid w:val="00B47ABC"/>
    <w:rsid w:val="00B50B41"/>
    <w:rsid w:val="00B6214A"/>
    <w:rsid w:val="00B664C5"/>
    <w:rsid w:val="00B66D99"/>
    <w:rsid w:val="00B737E9"/>
    <w:rsid w:val="00B756B5"/>
    <w:rsid w:val="00B77905"/>
    <w:rsid w:val="00B85FDB"/>
    <w:rsid w:val="00B954D7"/>
    <w:rsid w:val="00BA23E6"/>
    <w:rsid w:val="00BB1640"/>
    <w:rsid w:val="00BB3374"/>
    <w:rsid w:val="00BB6BFE"/>
    <w:rsid w:val="00BC32BF"/>
    <w:rsid w:val="00BC73CC"/>
    <w:rsid w:val="00BD6434"/>
    <w:rsid w:val="00BF3C7F"/>
    <w:rsid w:val="00C01DEE"/>
    <w:rsid w:val="00C2104D"/>
    <w:rsid w:val="00C211DC"/>
    <w:rsid w:val="00C313E3"/>
    <w:rsid w:val="00C33DA5"/>
    <w:rsid w:val="00C42DE8"/>
    <w:rsid w:val="00C519C5"/>
    <w:rsid w:val="00C536EE"/>
    <w:rsid w:val="00C5633F"/>
    <w:rsid w:val="00C7121C"/>
    <w:rsid w:val="00C72929"/>
    <w:rsid w:val="00C74DEB"/>
    <w:rsid w:val="00C757D0"/>
    <w:rsid w:val="00C826CF"/>
    <w:rsid w:val="00C852AD"/>
    <w:rsid w:val="00CA01CF"/>
    <w:rsid w:val="00CA29EF"/>
    <w:rsid w:val="00CC3396"/>
    <w:rsid w:val="00CC3F27"/>
    <w:rsid w:val="00CC50DA"/>
    <w:rsid w:val="00CC6445"/>
    <w:rsid w:val="00CC695D"/>
    <w:rsid w:val="00CD07BC"/>
    <w:rsid w:val="00CE4622"/>
    <w:rsid w:val="00CE53E2"/>
    <w:rsid w:val="00CF4826"/>
    <w:rsid w:val="00CF5E25"/>
    <w:rsid w:val="00CF6795"/>
    <w:rsid w:val="00D0729C"/>
    <w:rsid w:val="00D207B6"/>
    <w:rsid w:val="00D32F6F"/>
    <w:rsid w:val="00D331B3"/>
    <w:rsid w:val="00D40E80"/>
    <w:rsid w:val="00D45F88"/>
    <w:rsid w:val="00D46A65"/>
    <w:rsid w:val="00D47774"/>
    <w:rsid w:val="00D57F77"/>
    <w:rsid w:val="00D700B7"/>
    <w:rsid w:val="00D727EC"/>
    <w:rsid w:val="00D72F10"/>
    <w:rsid w:val="00D76814"/>
    <w:rsid w:val="00D842E6"/>
    <w:rsid w:val="00D85BF2"/>
    <w:rsid w:val="00D87612"/>
    <w:rsid w:val="00D92E14"/>
    <w:rsid w:val="00DA701D"/>
    <w:rsid w:val="00DA7AA7"/>
    <w:rsid w:val="00DB01E3"/>
    <w:rsid w:val="00DB20D5"/>
    <w:rsid w:val="00DB58AE"/>
    <w:rsid w:val="00DB635C"/>
    <w:rsid w:val="00DB7AE2"/>
    <w:rsid w:val="00DC74CA"/>
    <w:rsid w:val="00DE312D"/>
    <w:rsid w:val="00DE3A16"/>
    <w:rsid w:val="00DE55DE"/>
    <w:rsid w:val="00DE6423"/>
    <w:rsid w:val="00DF13A3"/>
    <w:rsid w:val="00DF3C51"/>
    <w:rsid w:val="00E13EBE"/>
    <w:rsid w:val="00E15433"/>
    <w:rsid w:val="00E1701C"/>
    <w:rsid w:val="00E21932"/>
    <w:rsid w:val="00E27D77"/>
    <w:rsid w:val="00E35DF7"/>
    <w:rsid w:val="00E52B31"/>
    <w:rsid w:val="00E549EF"/>
    <w:rsid w:val="00E63278"/>
    <w:rsid w:val="00E7118E"/>
    <w:rsid w:val="00E77F1B"/>
    <w:rsid w:val="00E83C1F"/>
    <w:rsid w:val="00E8536D"/>
    <w:rsid w:val="00EB0D03"/>
    <w:rsid w:val="00EB3830"/>
    <w:rsid w:val="00EB5412"/>
    <w:rsid w:val="00EC19CC"/>
    <w:rsid w:val="00ED04B7"/>
    <w:rsid w:val="00EE01D1"/>
    <w:rsid w:val="00EE2036"/>
    <w:rsid w:val="00EE205C"/>
    <w:rsid w:val="00EE3CA7"/>
    <w:rsid w:val="00EF1662"/>
    <w:rsid w:val="00EF2C12"/>
    <w:rsid w:val="00EF51EB"/>
    <w:rsid w:val="00F25ECE"/>
    <w:rsid w:val="00F30039"/>
    <w:rsid w:val="00F35287"/>
    <w:rsid w:val="00F47860"/>
    <w:rsid w:val="00F508CF"/>
    <w:rsid w:val="00F51BB4"/>
    <w:rsid w:val="00F543B6"/>
    <w:rsid w:val="00F64965"/>
    <w:rsid w:val="00F71C41"/>
    <w:rsid w:val="00F73178"/>
    <w:rsid w:val="00F7505C"/>
    <w:rsid w:val="00F8394B"/>
    <w:rsid w:val="00F90E0F"/>
    <w:rsid w:val="00F96065"/>
    <w:rsid w:val="00FB44B8"/>
    <w:rsid w:val="00FB4725"/>
    <w:rsid w:val="00FC7DC2"/>
    <w:rsid w:val="00FD0330"/>
    <w:rsid w:val="00FD789C"/>
    <w:rsid w:val="00FE3A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1B924EFE-4D95-4F30-8899-E6C40420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2E56A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NormalWeb">
    <w:name w:val="Normal (Web)"/>
    <w:basedOn w:val="Normal"/>
    <w:uiPriority w:val="99"/>
    <w:unhideWhenUsed/>
    <w:rsid w:val="009301A3"/>
    <w:pPr>
      <w:spacing w:before="100" w:beforeAutospacing="1" w:after="100" w:afterAutospacing="1"/>
    </w:pPr>
    <w:rPr>
      <w:rFonts w:ascii="Times New Roman" w:hAnsi="Times New Roman"/>
      <w:color w:val="auto"/>
      <w:sz w:val="24"/>
      <w:szCs w:val="24"/>
    </w:rPr>
  </w:style>
  <w:style w:type="character" w:customStyle="1" w:styleId="Heading4Char">
    <w:name w:val="Heading 4 Char"/>
    <w:basedOn w:val="DefaultParagraphFont"/>
    <w:link w:val="Heading4"/>
    <w:uiPriority w:val="9"/>
    <w:semiHidden/>
    <w:rsid w:val="002E56AD"/>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EB3830"/>
    <w:rPr>
      <w:rFonts w:ascii="Arial" w:hAnsi="Arial"/>
      <w:color w:val="000000"/>
    </w:rPr>
  </w:style>
  <w:style w:type="character" w:styleId="CommentReference">
    <w:name w:val="annotation reference"/>
    <w:basedOn w:val="DefaultParagraphFont"/>
    <w:uiPriority w:val="99"/>
    <w:semiHidden/>
    <w:unhideWhenUsed/>
    <w:rsid w:val="00B35608"/>
    <w:rPr>
      <w:sz w:val="16"/>
      <w:szCs w:val="16"/>
    </w:rPr>
  </w:style>
  <w:style w:type="paragraph" w:styleId="CommentText">
    <w:name w:val="annotation text"/>
    <w:basedOn w:val="Normal"/>
    <w:link w:val="CommentTextChar"/>
    <w:uiPriority w:val="99"/>
    <w:unhideWhenUsed/>
    <w:rsid w:val="00B35608"/>
  </w:style>
  <w:style w:type="character" w:customStyle="1" w:styleId="CommentTextChar">
    <w:name w:val="Comment Text Char"/>
    <w:basedOn w:val="DefaultParagraphFont"/>
    <w:link w:val="CommentText"/>
    <w:uiPriority w:val="99"/>
    <w:rsid w:val="00B35608"/>
    <w:rPr>
      <w:rFonts w:ascii="Arial" w:hAnsi="Arial"/>
      <w:color w:val="000000"/>
    </w:rPr>
  </w:style>
  <w:style w:type="paragraph" w:styleId="CommentSubject">
    <w:name w:val="annotation subject"/>
    <w:basedOn w:val="CommentText"/>
    <w:next w:val="CommentText"/>
    <w:link w:val="CommentSubjectChar"/>
    <w:uiPriority w:val="99"/>
    <w:semiHidden/>
    <w:unhideWhenUsed/>
    <w:rsid w:val="00B35608"/>
    <w:rPr>
      <w:b/>
      <w:bCs/>
    </w:rPr>
  </w:style>
  <w:style w:type="character" w:customStyle="1" w:styleId="CommentSubjectChar">
    <w:name w:val="Comment Subject Char"/>
    <w:basedOn w:val="CommentTextChar"/>
    <w:link w:val="CommentSubject"/>
    <w:uiPriority w:val="99"/>
    <w:semiHidden/>
    <w:rsid w:val="00B35608"/>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359867210">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433858-932E-477D-969C-D085BCB7B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5C9F34-F0FF-4626-938D-1E4D073EB8E6}">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3.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4.xml><?xml version="1.0" encoding="utf-8"?>
<ds:datastoreItem xmlns:ds="http://schemas.openxmlformats.org/officeDocument/2006/customXml" ds:itemID="{7CD636F6-9415-4369-870E-E0394597A3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370</Words>
  <Characters>2371</Characters>
  <Application>Microsoft Office Word</Application>
  <DocSecurity>0</DocSecurity>
  <Lines>71</Lines>
  <Paragraphs>51</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68</cp:revision>
  <cp:lastPrinted>2026-02-24T19:34:00Z</cp:lastPrinted>
  <dcterms:created xsi:type="dcterms:W3CDTF">2022-04-11T18:10:00Z</dcterms:created>
  <dcterms:modified xsi:type="dcterms:W3CDTF">2026-03-23T16:56:00Z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