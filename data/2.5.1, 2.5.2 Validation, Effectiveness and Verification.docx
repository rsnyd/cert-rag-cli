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BBDC" w14:textId="75A7823F" w:rsidR="00B570E5" w:rsidRPr="00076DAA" w:rsidRDefault="00937113" w:rsidP="00B570E5">
      <w:pPr>
        <w:outlineLvl w:val="0"/>
        <w:rPr>
          <w:rFonts w:asciiTheme="minorHAnsi" w:hAnsiTheme="minorHAnsi" w:cstheme="minorHAnsi"/>
          <w:b/>
          <w:bCs/>
          <w:color w:val="auto"/>
          <w:sz w:val="24"/>
          <w:szCs w:val="24"/>
          <w:u w:val="single"/>
          <w:lang w:val="en-GB"/>
        </w:rPr>
      </w:pPr>
      <w:r w:rsidRPr="00076DAA">
        <w:rPr>
          <w:rFonts w:asciiTheme="minorHAnsi" w:hAnsiTheme="minorHAnsi" w:cstheme="minorHAnsi"/>
          <w:b/>
          <w:bCs/>
          <w:color w:val="auto"/>
          <w:sz w:val="24"/>
          <w:szCs w:val="24"/>
          <w:u w:val="single"/>
          <w:lang w:val="en-GB"/>
        </w:rPr>
        <w:t>INTRODUCTION</w:t>
      </w:r>
    </w:p>
    <w:p w14:paraId="60CFE087" w14:textId="77777777" w:rsidR="00B570E5" w:rsidRPr="00076DAA" w:rsidRDefault="00B570E5" w:rsidP="00B570E5">
      <w:pPr>
        <w:rPr>
          <w:rFonts w:asciiTheme="minorHAnsi" w:hAnsiTheme="minorHAnsi" w:cstheme="minorHAnsi"/>
          <w:color w:val="auto"/>
          <w:sz w:val="24"/>
          <w:szCs w:val="24"/>
          <w:u w:val="single"/>
          <w:lang w:val="en-GB"/>
        </w:rPr>
      </w:pPr>
    </w:p>
    <w:p w14:paraId="7F621E7D" w14:textId="5E23244F" w:rsidR="00B570E5" w:rsidRDefault="005332F0" w:rsidP="00B570E5">
      <w:pPr>
        <w:rPr>
          <w:rFonts w:asciiTheme="minorHAnsi" w:hAnsiTheme="minorHAnsi" w:cstheme="minorHAnsi"/>
          <w:color w:val="auto"/>
          <w:sz w:val="24"/>
          <w:szCs w:val="24"/>
          <w:lang w:val="en-GB"/>
        </w:rPr>
      </w:pPr>
      <w:r w:rsidRPr="005332F0">
        <w:rPr>
          <w:rFonts w:asciiTheme="minorHAnsi" w:hAnsiTheme="minorHAnsi" w:cstheme="minorHAnsi"/>
          <w:color w:val="auto"/>
          <w:sz w:val="24"/>
          <w:szCs w:val="24"/>
          <w:lang w:val="en-GB"/>
        </w:rPr>
        <w:t>Spices, Inc. has planned, documented, and implemented applicable methods of validation, verification, and measurement of effectiveness of the relevant parts of the food safety management system to ensure ongoing control of food safety hazards.</w:t>
      </w:r>
    </w:p>
    <w:p w14:paraId="5602A12E" w14:textId="77777777" w:rsidR="005332F0" w:rsidRPr="00076DAA" w:rsidRDefault="005332F0" w:rsidP="00B570E5">
      <w:pPr>
        <w:rPr>
          <w:rFonts w:asciiTheme="minorHAnsi" w:hAnsiTheme="minorHAnsi" w:cstheme="minorHAnsi"/>
          <w:color w:val="auto"/>
          <w:sz w:val="24"/>
          <w:szCs w:val="24"/>
          <w:lang w:val="en-GB"/>
        </w:rPr>
      </w:pPr>
    </w:p>
    <w:p w14:paraId="72389745" w14:textId="2EDD5AA8" w:rsidR="00B570E5" w:rsidRPr="00076DAA" w:rsidRDefault="00937113" w:rsidP="00B570E5">
      <w:pPr>
        <w:outlineLvl w:val="0"/>
        <w:rPr>
          <w:rFonts w:asciiTheme="minorHAnsi" w:hAnsiTheme="minorHAnsi" w:cstheme="minorHAnsi"/>
          <w:b/>
          <w:bCs/>
          <w:color w:val="auto"/>
          <w:sz w:val="24"/>
          <w:szCs w:val="24"/>
          <w:u w:val="single"/>
          <w:lang w:val="en-GB"/>
        </w:rPr>
      </w:pPr>
      <w:r w:rsidRPr="00076DAA">
        <w:rPr>
          <w:rFonts w:asciiTheme="minorHAnsi" w:hAnsiTheme="minorHAnsi" w:cstheme="minorHAnsi"/>
          <w:b/>
          <w:bCs/>
          <w:color w:val="auto"/>
          <w:sz w:val="24"/>
          <w:szCs w:val="24"/>
          <w:u w:val="single"/>
          <w:lang w:val="en-GB"/>
        </w:rPr>
        <w:t>SCOPE</w:t>
      </w:r>
    </w:p>
    <w:p w14:paraId="001027A2" w14:textId="77777777" w:rsidR="00B570E5" w:rsidRPr="00076DAA" w:rsidRDefault="00B570E5" w:rsidP="00B570E5">
      <w:pPr>
        <w:rPr>
          <w:rFonts w:asciiTheme="minorHAnsi" w:hAnsiTheme="minorHAnsi" w:cstheme="minorHAnsi"/>
          <w:color w:val="auto"/>
          <w:sz w:val="24"/>
          <w:szCs w:val="24"/>
          <w:lang w:val="en-GB"/>
        </w:rPr>
      </w:pPr>
    </w:p>
    <w:p w14:paraId="06CD252E" w14:textId="77777777" w:rsidR="00B570E5" w:rsidRPr="00076DAA" w:rsidRDefault="00B570E5" w:rsidP="00B570E5">
      <w:pPr>
        <w:rPr>
          <w:rFonts w:asciiTheme="minorHAnsi" w:hAnsiTheme="minorHAnsi" w:cstheme="minorHAnsi"/>
          <w:color w:val="auto"/>
          <w:sz w:val="24"/>
          <w:szCs w:val="24"/>
          <w:lang w:val="en-GB"/>
        </w:rPr>
      </w:pPr>
      <w:r w:rsidRPr="00076DAA">
        <w:rPr>
          <w:rFonts w:asciiTheme="minorHAnsi" w:hAnsiTheme="minorHAnsi" w:cstheme="minorHAnsi"/>
          <w:color w:val="auto"/>
          <w:sz w:val="24"/>
          <w:szCs w:val="24"/>
          <w:lang w:val="en-GB"/>
        </w:rPr>
        <w:t>The scope of this procedure includes all the products manufactured on site and the activities conducted on site.</w:t>
      </w:r>
    </w:p>
    <w:p w14:paraId="775FD45E" w14:textId="77777777" w:rsidR="00937113" w:rsidRPr="00076DAA" w:rsidRDefault="00937113" w:rsidP="00B570E5">
      <w:pPr>
        <w:rPr>
          <w:rFonts w:asciiTheme="minorHAnsi" w:hAnsiTheme="minorHAnsi" w:cstheme="minorHAnsi"/>
          <w:color w:val="auto"/>
          <w:sz w:val="24"/>
          <w:szCs w:val="24"/>
          <w:lang w:val="en-GB"/>
        </w:rPr>
      </w:pPr>
    </w:p>
    <w:p w14:paraId="4C7F8B1D" w14:textId="7D2BD745" w:rsidR="00E90A54" w:rsidRPr="00076DAA" w:rsidRDefault="00937113" w:rsidP="00344B3E">
      <w:pPr>
        <w:outlineLvl w:val="0"/>
        <w:rPr>
          <w:rFonts w:asciiTheme="minorHAnsi" w:hAnsiTheme="minorHAnsi" w:cstheme="minorHAnsi"/>
          <w:b/>
          <w:bCs/>
          <w:color w:val="auto"/>
          <w:sz w:val="24"/>
          <w:szCs w:val="24"/>
          <w:u w:val="single"/>
          <w:lang w:val="en-GB"/>
        </w:rPr>
      </w:pPr>
      <w:r w:rsidRPr="00076DAA">
        <w:rPr>
          <w:rFonts w:asciiTheme="minorHAnsi" w:hAnsiTheme="minorHAnsi" w:cstheme="minorHAnsi"/>
          <w:b/>
          <w:bCs/>
          <w:color w:val="auto"/>
          <w:sz w:val="24"/>
          <w:szCs w:val="24"/>
          <w:u w:val="single"/>
          <w:lang w:val="en-GB"/>
        </w:rPr>
        <w:t>RESPONSIBILITY</w:t>
      </w:r>
    </w:p>
    <w:p w14:paraId="09E45B21" w14:textId="77777777" w:rsidR="00937113" w:rsidRPr="00076DAA" w:rsidRDefault="00937113" w:rsidP="00B570E5">
      <w:pPr>
        <w:rPr>
          <w:rFonts w:asciiTheme="minorHAnsi" w:hAnsiTheme="minorHAnsi" w:cstheme="minorHAnsi"/>
          <w:color w:val="auto"/>
          <w:sz w:val="24"/>
          <w:szCs w:val="24"/>
          <w:lang w:val="en-GB"/>
        </w:rPr>
      </w:pPr>
    </w:p>
    <w:p w14:paraId="43A7957B" w14:textId="285332D1" w:rsidR="00EA7532" w:rsidRDefault="000D1304" w:rsidP="00B570E5">
      <w:pPr>
        <w:rPr>
          <w:rFonts w:asciiTheme="minorHAnsi" w:hAnsiTheme="minorHAnsi" w:cstheme="minorHAnsi"/>
          <w:color w:val="auto"/>
          <w:sz w:val="24"/>
          <w:szCs w:val="24"/>
          <w:lang w:val="en-GB"/>
        </w:rPr>
      </w:pPr>
      <w:r w:rsidRPr="000D1304">
        <w:rPr>
          <w:rFonts w:asciiTheme="minorHAnsi" w:hAnsiTheme="minorHAnsi" w:cstheme="minorHAnsi"/>
          <w:color w:val="auto"/>
          <w:sz w:val="24"/>
          <w:szCs w:val="24"/>
          <w:lang w:val="en-GB"/>
        </w:rPr>
        <w:t xml:space="preserve">The Chief Operations Officer </w:t>
      </w:r>
      <w:r w:rsidR="00B2506B">
        <w:rPr>
          <w:rFonts w:asciiTheme="minorHAnsi" w:hAnsiTheme="minorHAnsi" w:cstheme="minorHAnsi"/>
          <w:color w:val="auto"/>
          <w:sz w:val="24"/>
          <w:szCs w:val="24"/>
          <w:lang w:val="en-GB"/>
        </w:rPr>
        <w:t>or Quality Assurance Manager</w:t>
      </w:r>
      <w:r w:rsidRPr="000D1304">
        <w:rPr>
          <w:rFonts w:asciiTheme="minorHAnsi" w:hAnsiTheme="minorHAnsi" w:cstheme="minorHAnsi"/>
          <w:color w:val="auto"/>
          <w:sz w:val="24"/>
          <w:szCs w:val="24"/>
          <w:lang w:val="en-GB"/>
        </w:rPr>
        <w:t xml:space="preserve"> is responsible for ensuring validation and revalidation of applicable food safety controls, justification of critical limits where regulatory standards apply, and evaluation of the effectiveness of Good Manufacturing Practices and all relevant elements of the SQF Program.</w:t>
      </w:r>
    </w:p>
    <w:p w14:paraId="5C5A37BD" w14:textId="77777777" w:rsidR="000D1304" w:rsidRPr="00076DAA" w:rsidRDefault="000D1304" w:rsidP="00B570E5">
      <w:pPr>
        <w:rPr>
          <w:rFonts w:asciiTheme="minorHAnsi" w:hAnsiTheme="minorHAnsi" w:cstheme="minorHAnsi"/>
          <w:color w:val="auto"/>
          <w:sz w:val="24"/>
          <w:szCs w:val="24"/>
          <w:lang w:val="en-GB"/>
        </w:rPr>
      </w:pPr>
    </w:p>
    <w:p w14:paraId="1E8C16CB" w14:textId="3B157434" w:rsidR="00EA7532" w:rsidRPr="00076DAA" w:rsidRDefault="00EA7532" w:rsidP="00344B3E">
      <w:pPr>
        <w:outlineLvl w:val="0"/>
        <w:rPr>
          <w:rFonts w:asciiTheme="minorHAnsi" w:hAnsiTheme="minorHAnsi" w:cstheme="minorHAnsi"/>
          <w:b/>
          <w:bCs/>
          <w:color w:val="auto"/>
          <w:sz w:val="24"/>
          <w:szCs w:val="24"/>
          <w:u w:val="single"/>
          <w:lang w:val="en-GB"/>
        </w:rPr>
      </w:pPr>
      <w:r w:rsidRPr="00076DAA">
        <w:rPr>
          <w:rFonts w:asciiTheme="minorHAnsi" w:hAnsiTheme="minorHAnsi" w:cstheme="minorHAnsi"/>
          <w:b/>
          <w:bCs/>
          <w:color w:val="auto"/>
          <w:sz w:val="24"/>
          <w:szCs w:val="24"/>
          <w:u w:val="single"/>
          <w:lang w:val="en-GB"/>
        </w:rPr>
        <w:t>PROCEDURE</w:t>
      </w:r>
    </w:p>
    <w:p w14:paraId="07181974" w14:textId="77777777" w:rsidR="00B570E5" w:rsidRPr="00B570E5" w:rsidRDefault="00B570E5" w:rsidP="00B570E5">
      <w:pPr>
        <w:rPr>
          <w:rFonts w:ascii="Calibri" w:hAnsi="Calibri" w:cs="Arial"/>
          <w:color w:val="auto"/>
          <w:sz w:val="24"/>
          <w:szCs w:val="24"/>
          <w:lang w:val="en-GB"/>
        </w:rPr>
      </w:pPr>
    </w:p>
    <w:p w14:paraId="72B0D4A9" w14:textId="0C951F5C" w:rsidR="0027119E" w:rsidRPr="00FC5734" w:rsidRDefault="0027119E" w:rsidP="0027119E">
      <w:pPr>
        <w:pStyle w:val="NormalWeb"/>
        <w:rPr>
          <w:ins w:id="0" w:author="Penny Patterson" w:date="2026-03-31T12:00:00Z" w16du:dateUtc="2026-03-31T16:00:00Z"/>
          <w:rFonts w:asciiTheme="minorHAnsi" w:hAnsiTheme="minorHAnsi" w:cstheme="minorHAnsi"/>
          <w:rPrChange w:id="1" w:author="Penny Patterson" w:date="2026-03-31T12:01:00Z" w16du:dateUtc="2026-03-31T16:01:00Z">
            <w:rPr>
              <w:ins w:id="2" w:author="Penny Patterson" w:date="2026-03-31T12:00:00Z" w16du:dateUtc="2026-03-31T16:00:00Z"/>
            </w:rPr>
          </w:rPrChange>
        </w:rPr>
      </w:pPr>
      <w:ins w:id="3" w:author="Penny Patterson" w:date="2026-03-31T12:00:00Z" w16du:dateUtc="2026-03-31T16:00:00Z">
        <w:r w:rsidRPr="00FC5734">
          <w:rPr>
            <w:rStyle w:val="Strong"/>
            <w:rFonts w:asciiTheme="minorHAnsi" w:hAnsiTheme="minorHAnsi" w:cstheme="minorHAnsi"/>
            <w:b w:val="0"/>
            <w:bCs w:val="0"/>
            <w:u w:val="single"/>
            <w:rPrChange w:id="4" w:author="Penny Patterson" w:date="2026-03-31T12:01:00Z" w16du:dateUtc="2026-03-31T16:01:00Z">
              <w:rPr>
                <w:rStyle w:val="Strong"/>
              </w:rPr>
            </w:rPrChange>
          </w:rPr>
          <w:t>Validation and Effectiveness Review Schedule</w:t>
        </w:r>
      </w:ins>
      <w:ins w:id="5" w:author="Penny Patterson" w:date="2026-03-31T12:01:00Z" w16du:dateUtc="2026-03-31T16:01:00Z">
        <w:r w:rsidR="00FC5734">
          <w:rPr>
            <w:rStyle w:val="Strong"/>
            <w:rFonts w:asciiTheme="minorHAnsi" w:hAnsiTheme="minorHAnsi" w:cstheme="minorHAnsi"/>
            <w:b w:val="0"/>
            <w:bCs w:val="0"/>
            <w:u w:val="single"/>
          </w:rPr>
          <w:br/>
        </w:r>
      </w:ins>
      <w:ins w:id="6" w:author="Penny Patterson" w:date="2026-03-31T12:00:00Z" w16du:dateUtc="2026-03-31T16:00:00Z">
        <w:r w:rsidRPr="00FC5734">
          <w:rPr>
            <w:rFonts w:asciiTheme="minorHAnsi" w:hAnsiTheme="minorHAnsi" w:cstheme="minorHAnsi"/>
            <w:rPrChange w:id="7" w:author="Penny Patterson" w:date="2026-03-31T12:01:00Z" w16du:dateUtc="2026-03-31T16:01:00Z">
              <w:rPr/>
            </w:rPrChange>
          </w:rPr>
          <w:br/>
          <w:t xml:space="preserve">The SQF System, including all applicable programs (GMPs, Sanitation, Allergen Control, Supplier Program, Environmental Monitoring, and HACCP Plan), shall be formally reviewed for effectiveness at least </w:t>
        </w:r>
        <w:r w:rsidRPr="00FC5734">
          <w:rPr>
            <w:rStyle w:val="Strong"/>
            <w:rFonts w:asciiTheme="minorHAnsi" w:hAnsiTheme="minorHAnsi" w:cstheme="minorHAnsi"/>
            <w:b w:val="0"/>
            <w:bCs w:val="0"/>
            <w:rPrChange w:id="8" w:author="Penny Patterson" w:date="2026-03-31T12:01:00Z" w16du:dateUtc="2026-03-31T16:01:00Z">
              <w:rPr>
                <w:rStyle w:val="Strong"/>
              </w:rPr>
            </w:rPrChange>
          </w:rPr>
          <w:t>annually</w:t>
        </w:r>
        <w:r w:rsidRPr="00FC5734">
          <w:rPr>
            <w:rFonts w:asciiTheme="minorHAnsi" w:hAnsiTheme="minorHAnsi" w:cstheme="minorHAnsi"/>
            <w:rPrChange w:id="9" w:author="Penny Patterson" w:date="2026-03-31T12:01:00Z" w16du:dateUtc="2026-03-31T16:01:00Z">
              <w:rPr/>
            </w:rPrChange>
          </w:rPr>
          <w:t xml:space="preserve"> and when significant changes occur.</w:t>
        </w:r>
      </w:ins>
    </w:p>
    <w:p w14:paraId="04DB482A" w14:textId="77777777" w:rsidR="0027119E" w:rsidRPr="00FC5734" w:rsidRDefault="0027119E" w:rsidP="0027119E">
      <w:pPr>
        <w:pStyle w:val="NormalWeb"/>
        <w:rPr>
          <w:ins w:id="10" w:author="Penny Patterson" w:date="2026-03-31T12:00:00Z" w16du:dateUtc="2026-03-31T16:00:00Z"/>
          <w:rFonts w:asciiTheme="minorHAnsi" w:hAnsiTheme="minorHAnsi" w:cstheme="minorHAnsi"/>
          <w:rPrChange w:id="11" w:author="Penny Patterson" w:date="2026-03-31T12:01:00Z" w16du:dateUtc="2026-03-31T16:01:00Z">
            <w:rPr>
              <w:ins w:id="12" w:author="Penny Patterson" w:date="2026-03-31T12:00:00Z" w16du:dateUtc="2026-03-31T16:00:00Z"/>
            </w:rPr>
          </w:rPrChange>
        </w:rPr>
      </w:pPr>
      <w:ins w:id="13" w:author="Penny Patterson" w:date="2026-03-31T12:00:00Z" w16du:dateUtc="2026-03-31T16:00:00Z">
        <w:r w:rsidRPr="00FC5734">
          <w:rPr>
            <w:rFonts w:asciiTheme="minorHAnsi" w:hAnsiTheme="minorHAnsi" w:cstheme="minorHAnsi"/>
            <w:rPrChange w:id="14" w:author="Penny Patterson" w:date="2026-03-31T12:01:00Z" w16du:dateUtc="2026-03-31T16:01:00Z">
              <w:rPr/>
            </w:rPrChange>
          </w:rPr>
          <w:t xml:space="preserve">Additional partial reviews may be conducted </w:t>
        </w:r>
        <w:r w:rsidRPr="00FC5734">
          <w:rPr>
            <w:rStyle w:val="Strong"/>
            <w:rFonts w:asciiTheme="minorHAnsi" w:hAnsiTheme="minorHAnsi" w:cstheme="minorHAnsi"/>
            <w:b w:val="0"/>
            <w:bCs w:val="0"/>
            <w:rPrChange w:id="15" w:author="Penny Patterson" w:date="2026-03-31T12:01:00Z" w16du:dateUtc="2026-03-31T16:01:00Z">
              <w:rPr>
                <w:rStyle w:val="Strong"/>
              </w:rPr>
            </w:rPrChange>
          </w:rPr>
          <w:t>quarterly or as needed</w:t>
        </w:r>
        <w:r w:rsidRPr="00FC5734">
          <w:rPr>
            <w:rFonts w:asciiTheme="minorHAnsi" w:hAnsiTheme="minorHAnsi" w:cstheme="minorHAnsi"/>
            <w:rPrChange w:id="16" w:author="Penny Patterson" w:date="2026-03-31T12:01:00Z" w16du:dateUtc="2026-03-31T16:01:00Z">
              <w:rPr/>
            </w:rPrChange>
          </w:rPr>
          <w:t xml:space="preserve"> based on risk, complaints, or non-conformances.</w:t>
        </w:r>
      </w:ins>
    </w:p>
    <w:p w14:paraId="429519B4" w14:textId="64DEFD0C" w:rsidR="00B570E5" w:rsidRPr="00B570E5" w:rsidRDefault="00B570E5" w:rsidP="00B570E5">
      <w:pPr>
        <w:outlineLvl w:val="0"/>
        <w:rPr>
          <w:rFonts w:ascii="Calibri" w:hAnsi="Calibri"/>
          <w:color w:val="auto"/>
          <w:sz w:val="24"/>
          <w:szCs w:val="24"/>
          <w:u w:val="single"/>
          <w:lang w:val="en-GB"/>
        </w:rPr>
      </w:pPr>
      <w:r w:rsidRPr="00B570E5">
        <w:rPr>
          <w:rFonts w:ascii="Calibri" w:hAnsi="Calibri"/>
          <w:color w:val="auto"/>
          <w:sz w:val="24"/>
          <w:szCs w:val="24"/>
          <w:u w:val="single"/>
          <w:lang w:val="en-GB"/>
        </w:rPr>
        <w:t>Validation of Control Measure Combinations</w:t>
      </w:r>
    </w:p>
    <w:p w14:paraId="6D07D643" w14:textId="77777777" w:rsidR="00B570E5" w:rsidRPr="00B570E5" w:rsidRDefault="00B570E5" w:rsidP="00B570E5">
      <w:pPr>
        <w:rPr>
          <w:rFonts w:ascii="Calibri" w:hAnsi="Calibri"/>
          <w:color w:val="auto"/>
          <w:sz w:val="24"/>
          <w:szCs w:val="24"/>
          <w:u w:val="single"/>
          <w:lang w:val="en-GB"/>
        </w:rPr>
      </w:pPr>
    </w:p>
    <w:p w14:paraId="576A46FD" w14:textId="280A98B4" w:rsidR="00B570E5" w:rsidRDefault="009F7876" w:rsidP="00B570E5">
      <w:pPr>
        <w:rPr>
          <w:rFonts w:ascii="Calibri" w:hAnsi="Calibri" w:cs="Arial"/>
          <w:color w:val="auto"/>
          <w:sz w:val="24"/>
          <w:szCs w:val="24"/>
          <w:lang w:val="en-GB"/>
        </w:rPr>
      </w:pPr>
      <w:r w:rsidRPr="009F7876">
        <w:rPr>
          <w:rFonts w:ascii="Calibri" w:hAnsi="Calibri" w:cs="Arial"/>
          <w:color w:val="auto"/>
          <w:sz w:val="24"/>
          <w:szCs w:val="24"/>
          <w:lang w:val="en-GB"/>
        </w:rPr>
        <w:t>The Food Safety Plan and Good Manufacturing Practices establish control measures to prevent, eliminate, or reduce hazards to acceptable levels. The Food Safety team ensures that all critical control measures meet these defined limits through validation activities, as outlined in the Food Safety Plan Procedure.</w:t>
      </w:r>
      <w:r w:rsidR="00C719A6">
        <w:rPr>
          <w:rFonts w:ascii="Calibri" w:hAnsi="Calibri" w:cs="Arial"/>
          <w:color w:val="auto"/>
          <w:sz w:val="24"/>
          <w:szCs w:val="24"/>
          <w:lang w:val="en-GB"/>
        </w:rPr>
        <w:t xml:space="preserve"> </w:t>
      </w:r>
      <w:r w:rsidR="00C719A6" w:rsidRPr="00C719A6">
        <w:rPr>
          <w:rFonts w:ascii="Calibri" w:hAnsi="Calibri" w:cs="Arial"/>
          <w:color w:val="auto"/>
          <w:sz w:val="24"/>
          <w:szCs w:val="24"/>
          <w:lang w:val="en-GB"/>
        </w:rPr>
        <w:t>For the purposes of this program, the Food Safety Team consists of the Chief Operations Officer and designated trained personnel as applicable.</w:t>
      </w:r>
    </w:p>
    <w:p w14:paraId="022FD208" w14:textId="77777777" w:rsidR="009F7876" w:rsidRPr="00B570E5" w:rsidRDefault="009F7876" w:rsidP="00B570E5">
      <w:pPr>
        <w:rPr>
          <w:rFonts w:ascii="Calibri" w:hAnsi="Calibri" w:cs="Arial"/>
          <w:color w:val="auto"/>
          <w:sz w:val="24"/>
          <w:szCs w:val="24"/>
          <w:lang w:val="en-GB"/>
        </w:rPr>
      </w:pPr>
    </w:p>
    <w:p w14:paraId="2332392B" w14:textId="26014311" w:rsidR="00B570E5" w:rsidRPr="00B570E5" w:rsidRDefault="00B570E5" w:rsidP="00B570E5">
      <w:pPr>
        <w:rPr>
          <w:rFonts w:ascii="Calibri" w:hAnsi="Calibri" w:cs="Arial"/>
          <w:color w:val="auto"/>
          <w:sz w:val="24"/>
          <w:szCs w:val="24"/>
          <w:lang w:val="en-GB"/>
        </w:rPr>
      </w:pPr>
      <w:r w:rsidRPr="00B570E5">
        <w:rPr>
          <w:rFonts w:ascii="Calibri" w:hAnsi="Calibri" w:cs="Arial"/>
          <w:color w:val="auto"/>
          <w:sz w:val="24"/>
          <w:szCs w:val="24"/>
          <w:lang w:val="en-GB"/>
        </w:rPr>
        <w:t>The Food Safety team is responsible for ensuring tha</w:t>
      </w:r>
      <w:r w:rsidR="00CA7614">
        <w:rPr>
          <w:rFonts w:ascii="Calibri" w:hAnsi="Calibri" w:cs="Arial"/>
          <w:color w:val="auto"/>
          <w:sz w:val="24"/>
          <w:szCs w:val="24"/>
          <w:lang w:val="en-GB"/>
        </w:rPr>
        <w:t>t</w:t>
      </w:r>
      <w:r w:rsidR="00C719A6">
        <w:rPr>
          <w:rFonts w:ascii="Calibri" w:hAnsi="Calibri" w:cs="Arial"/>
          <w:color w:val="auto"/>
          <w:sz w:val="24"/>
          <w:szCs w:val="24"/>
          <w:lang w:val="en-GB"/>
        </w:rPr>
        <w:t>:</w:t>
      </w:r>
    </w:p>
    <w:p w14:paraId="58C7F79E" w14:textId="77777777" w:rsidR="00B570E5" w:rsidRPr="00B570E5" w:rsidRDefault="00B570E5" w:rsidP="00B570E5">
      <w:pPr>
        <w:rPr>
          <w:rFonts w:ascii="Calibri" w:hAnsi="Calibri" w:cs="Arial"/>
          <w:color w:val="auto"/>
          <w:sz w:val="24"/>
          <w:szCs w:val="24"/>
          <w:lang w:val="en-GB"/>
        </w:rPr>
      </w:pPr>
    </w:p>
    <w:p w14:paraId="59B89CBC" w14:textId="77777777" w:rsidR="00586EA7" w:rsidRPr="00586EA7" w:rsidRDefault="00586EA7" w:rsidP="00586EA7">
      <w:pPr>
        <w:pStyle w:val="ListParagraph"/>
        <w:numPr>
          <w:ilvl w:val="0"/>
          <w:numId w:val="39"/>
        </w:numPr>
        <w:rPr>
          <w:rFonts w:ascii="Calibri" w:hAnsi="Calibri" w:cs="Arial"/>
          <w:color w:val="auto"/>
          <w:sz w:val="24"/>
          <w:szCs w:val="24"/>
          <w:lang w:val="en-GB"/>
        </w:rPr>
      </w:pPr>
      <w:r w:rsidRPr="00586EA7">
        <w:rPr>
          <w:rFonts w:ascii="Calibri" w:hAnsi="Calibri" w:cs="Arial"/>
          <w:color w:val="auto"/>
          <w:sz w:val="24"/>
          <w:szCs w:val="24"/>
          <w:lang w:val="en-GB"/>
        </w:rPr>
        <w:lastRenderedPageBreak/>
        <w:t>Good Manufacturing Practices are confirmed to ensure they achieve the required result during implementation and through ongoing review</w:t>
      </w:r>
    </w:p>
    <w:p w14:paraId="354E6899" w14:textId="77777777" w:rsidR="00586EA7" w:rsidRPr="00586EA7" w:rsidRDefault="00586EA7" w:rsidP="00586EA7">
      <w:pPr>
        <w:pStyle w:val="ListParagraph"/>
        <w:numPr>
          <w:ilvl w:val="0"/>
          <w:numId w:val="39"/>
        </w:numPr>
        <w:rPr>
          <w:rFonts w:ascii="Calibri" w:hAnsi="Calibri" w:cs="Arial"/>
          <w:color w:val="auto"/>
          <w:sz w:val="24"/>
          <w:szCs w:val="24"/>
          <w:lang w:val="en-GB"/>
        </w:rPr>
      </w:pPr>
      <w:r w:rsidRPr="00586EA7">
        <w:rPr>
          <w:rFonts w:ascii="Calibri" w:hAnsi="Calibri" w:cs="Arial"/>
          <w:color w:val="auto"/>
          <w:sz w:val="24"/>
          <w:szCs w:val="24"/>
          <w:lang w:val="en-GB"/>
        </w:rPr>
        <w:t>Critical limits are validated or justified to achieve the designated level of control of the identified food safety hazard(s)</w:t>
      </w:r>
    </w:p>
    <w:p w14:paraId="1D90CBC5" w14:textId="77777777" w:rsidR="00586EA7" w:rsidRDefault="00586EA7" w:rsidP="00586EA7">
      <w:pPr>
        <w:pStyle w:val="ListParagraph"/>
        <w:numPr>
          <w:ilvl w:val="0"/>
          <w:numId w:val="39"/>
        </w:numPr>
        <w:rPr>
          <w:rFonts w:ascii="Calibri" w:hAnsi="Calibri" w:cs="Arial"/>
          <w:color w:val="auto"/>
          <w:sz w:val="24"/>
          <w:szCs w:val="24"/>
          <w:lang w:val="en-GB"/>
        </w:rPr>
      </w:pPr>
      <w:r w:rsidRPr="00586EA7">
        <w:rPr>
          <w:rFonts w:ascii="Calibri" w:hAnsi="Calibri" w:cs="Arial"/>
          <w:color w:val="auto"/>
          <w:sz w:val="24"/>
          <w:szCs w:val="24"/>
          <w:lang w:val="en-GB"/>
        </w:rPr>
        <w:t>Critical food safety limits are re-validated or reviewed at least annually or when changes occur</w:t>
      </w:r>
    </w:p>
    <w:p w14:paraId="51C3E553" w14:textId="77777777" w:rsidR="00586EA7" w:rsidRDefault="00586EA7" w:rsidP="00586EA7">
      <w:pPr>
        <w:pStyle w:val="ListParagraph"/>
        <w:numPr>
          <w:ilvl w:val="0"/>
          <w:numId w:val="39"/>
        </w:numPr>
        <w:rPr>
          <w:rFonts w:ascii="Calibri" w:hAnsi="Calibri" w:cs="Arial"/>
          <w:color w:val="auto"/>
          <w:sz w:val="24"/>
          <w:szCs w:val="24"/>
          <w:lang w:val="en-GB"/>
        </w:rPr>
      </w:pPr>
      <w:r w:rsidRPr="00586EA7">
        <w:rPr>
          <w:rFonts w:ascii="Calibri" w:hAnsi="Calibri" w:cs="Arial"/>
          <w:color w:val="auto"/>
          <w:sz w:val="24"/>
          <w:szCs w:val="24"/>
          <w:lang w:val="en-GB"/>
        </w:rPr>
        <w:t>Changes to processes or procedures are assessed prior to or upon implementation</w:t>
      </w:r>
    </w:p>
    <w:p w14:paraId="6178618B" w14:textId="53ADE8AC" w:rsidR="00B570E5" w:rsidRPr="00586EA7" w:rsidRDefault="00586EA7" w:rsidP="00586EA7">
      <w:pPr>
        <w:pStyle w:val="ListParagraph"/>
        <w:numPr>
          <w:ilvl w:val="0"/>
          <w:numId w:val="39"/>
        </w:numPr>
        <w:rPr>
          <w:rFonts w:ascii="Calibri" w:hAnsi="Calibri" w:cs="Arial"/>
          <w:color w:val="auto"/>
          <w:sz w:val="24"/>
          <w:szCs w:val="24"/>
          <w:lang w:val="en-GB"/>
        </w:rPr>
      </w:pPr>
      <w:r w:rsidRPr="00586EA7">
        <w:rPr>
          <w:rFonts w:ascii="Calibri" w:hAnsi="Calibri" w:cs="Arial"/>
          <w:color w:val="auto"/>
          <w:sz w:val="24"/>
          <w:szCs w:val="24"/>
          <w:lang w:val="en-GB"/>
        </w:rPr>
        <w:t>All applicable elements of the SQF Program are implemented and effective</w:t>
      </w:r>
    </w:p>
    <w:p w14:paraId="6242EC28" w14:textId="5EFEEB33" w:rsidR="00B570E5" w:rsidRPr="00B570E5" w:rsidRDefault="00B570E5" w:rsidP="00B570E5">
      <w:pPr>
        <w:rPr>
          <w:rFonts w:ascii="Calibri" w:hAnsi="Calibri" w:cs="Arial"/>
          <w:color w:val="auto"/>
          <w:sz w:val="24"/>
          <w:szCs w:val="24"/>
          <w:lang w:val="en-GB"/>
        </w:rPr>
      </w:pPr>
      <w:r w:rsidRPr="00B570E5">
        <w:rPr>
          <w:rFonts w:ascii="Calibri" w:hAnsi="Calibri" w:cs="Arial"/>
          <w:color w:val="auto"/>
          <w:sz w:val="24"/>
          <w:szCs w:val="24"/>
          <w:lang w:val="en-GB"/>
        </w:rPr>
        <w:t xml:space="preserve">The validation provides documented proof that the established limits at </w:t>
      </w:r>
      <w:r w:rsidR="006B1F6F" w:rsidRPr="006B1F6F">
        <w:rPr>
          <w:rFonts w:ascii="Calibri" w:hAnsi="Calibri" w:cs="Arial"/>
          <w:color w:val="auto"/>
          <w:sz w:val="24"/>
          <w:szCs w:val="24"/>
          <w:lang w:val="en-GB"/>
        </w:rPr>
        <w:t>critical control points, control measures, or prerequisite programs, as applicable</w:t>
      </w:r>
      <w:r w:rsidR="006B1F6F">
        <w:rPr>
          <w:rFonts w:ascii="Calibri" w:hAnsi="Calibri" w:cs="Arial"/>
          <w:color w:val="auto"/>
          <w:sz w:val="24"/>
          <w:szCs w:val="24"/>
          <w:lang w:val="en-GB"/>
        </w:rPr>
        <w:t xml:space="preserve"> </w:t>
      </w:r>
      <w:r w:rsidRPr="00B570E5">
        <w:rPr>
          <w:rFonts w:ascii="Calibri" w:hAnsi="Calibri" w:cs="Arial"/>
          <w:color w:val="auto"/>
          <w:sz w:val="24"/>
          <w:szCs w:val="24"/>
          <w:lang w:val="en-GB"/>
        </w:rPr>
        <w:t xml:space="preserve">achieve the intended control for the designated food safety hazards. When validation results fail to confirm the above then the control measures are re-evaluated and appropriately modified by the Food Safety Team. </w:t>
      </w:r>
    </w:p>
    <w:p w14:paraId="3C6AB27E" w14:textId="77777777" w:rsidR="00B570E5" w:rsidRPr="00B570E5" w:rsidRDefault="00B570E5" w:rsidP="00B570E5">
      <w:pPr>
        <w:rPr>
          <w:rFonts w:ascii="Calibri" w:hAnsi="Calibri" w:cs="Arial"/>
          <w:color w:val="auto"/>
          <w:sz w:val="24"/>
          <w:szCs w:val="24"/>
          <w:lang w:val="en-GB"/>
        </w:rPr>
      </w:pPr>
    </w:p>
    <w:p w14:paraId="644E5E31" w14:textId="77777777" w:rsidR="00B570E5" w:rsidRPr="00B570E5" w:rsidRDefault="00B570E5" w:rsidP="00B570E5">
      <w:pPr>
        <w:rPr>
          <w:rFonts w:ascii="Calibri" w:hAnsi="Calibri" w:cs="Arial"/>
          <w:color w:val="auto"/>
          <w:sz w:val="24"/>
          <w:szCs w:val="24"/>
          <w:lang w:val="en-GB"/>
        </w:rPr>
      </w:pPr>
      <w:r w:rsidRPr="00B570E5">
        <w:rPr>
          <w:rFonts w:ascii="Calibri" w:hAnsi="Calibri" w:cs="Arial"/>
          <w:color w:val="auto"/>
          <w:sz w:val="24"/>
          <w:szCs w:val="24"/>
          <w:lang w:val="en-GB"/>
        </w:rPr>
        <w:t>These modifications may include changes to:</w:t>
      </w:r>
    </w:p>
    <w:p w14:paraId="2D807683" w14:textId="77777777" w:rsidR="00B570E5" w:rsidRPr="00B570E5" w:rsidRDefault="00B570E5" w:rsidP="00B570E5">
      <w:pPr>
        <w:rPr>
          <w:rFonts w:ascii="Calibri" w:hAnsi="Calibri" w:cs="Arial"/>
          <w:color w:val="auto"/>
          <w:sz w:val="24"/>
          <w:szCs w:val="24"/>
          <w:lang w:val="en-GB"/>
        </w:rPr>
      </w:pPr>
    </w:p>
    <w:p w14:paraId="344F4AF8"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Control measures</w:t>
      </w:r>
    </w:p>
    <w:p w14:paraId="60FBDB97"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Raw materials (Food Contact Packaging or Ingredients)</w:t>
      </w:r>
    </w:p>
    <w:p w14:paraId="39242558"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Processing methods</w:t>
      </w:r>
    </w:p>
    <w:p w14:paraId="3AB9739E"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Manufacturing methods</w:t>
      </w:r>
    </w:p>
    <w:p w14:paraId="77953549"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End product</w:t>
      </w:r>
    </w:p>
    <w:p w14:paraId="322A16E6" w14:textId="77777777" w:rsidR="00B570E5" w:rsidRPr="00B570E5" w:rsidRDefault="00B570E5" w:rsidP="00B570E5">
      <w:pPr>
        <w:numPr>
          <w:ilvl w:val="0"/>
          <w:numId w:val="36"/>
        </w:numPr>
        <w:contextualSpacing/>
        <w:rPr>
          <w:rFonts w:ascii="Calibri" w:hAnsi="Calibri" w:cs="Arial"/>
          <w:color w:val="auto"/>
          <w:sz w:val="24"/>
          <w:szCs w:val="24"/>
          <w:lang w:val="en-GB"/>
        </w:rPr>
      </w:pPr>
      <w:r w:rsidRPr="00B570E5">
        <w:rPr>
          <w:rFonts w:ascii="Calibri" w:hAnsi="Calibri" w:cs="Arial"/>
          <w:color w:val="auto"/>
          <w:sz w:val="24"/>
          <w:szCs w:val="24"/>
          <w:lang w:val="en-GB"/>
        </w:rPr>
        <w:t>Distribution methods</w:t>
      </w:r>
    </w:p>
    <w:p w14:paraId="13BD4641" w14:textId="77777777" w:rsidR="00B570E5" w:rsidRPr="00B570E5" w:rsidRDefault="00B570E5" w:rsidP="00B570E5">
      <w:pPr>
        <w:numPr>
          <w:ilvl w:val="0"/>
          <w:numId w:val="36"/>
        </w:numPr>
        <w:contextualSpacing/>
        <w:rPr>
          <w:rFonts w:ascii="Calibri" w:hAnsi="Calibri"/>
          <w:color w:val="auto"/>
          <w:sz w:val="24"/>
          <w:szCs w:val="24"/>
          <w:lang w:val="en-GB"/>
        </w:rPr>
      </w:pPr>
      <w:r w:rsidRPr="00B570E5">
        <w:rPr>
          <w:rFonts w:ascii="Calibri" w:hAnsi="Calibri" w:cs="Arial"/>
          <w:color w:val="auto"/>
          <w:sz w:val="24"/>
          <w:szCs w:val="24"/>
          <w:lang w:val="en-GB"/>
        </w:rPr>
        <w:t>Intended use of the product</w:t>
      </w:r>
    </w:p>
    <w:p w14:paraId="5F3CF724" w14:textId="77777777" w:rsidR="00B570E5" w:rsidRPr="00B570E5" w:rsidRDefault="00B570E5" w:rsidP="00B570E5">
      <w:pPr>
        <w:rPr>
          <w:rFonts w:ascii="Calibri" w:hAnsi="Calibri" w:cs="Arial"/>
          <w:color w:val="auto"/>
          <w:sz w:val="24"/>
          <w:szCs w:val="24"/>
          <w:lang w:val="en-GB"/>
        </w:rPr>
      </w:pPr>
    </w:p>
    <w:p w14:paraId="40E1FD84" w14:textId="77777777" w:rsidR="00B570E5" w:rsidRPr="00B570E5" w:rsidRDefault="00B570E5" w:rsidP="00B570E5">
      <w:pPr>
        <w:rPr>
          <w:rFonts w:ascii="Calibri" w:hAnsi="Calibri" w:cs="Arial"/>
          <w:color w:val="auto"/>
          <w:sz w:val="24"/>
          <w:szCs w:val="24"/>
          <w:lang w:val="en-GB"/>
        </w:rPr>
      </w:pPr>
    </w:p>
    <w:p w14:paraId="38C777D6" w14:textId="598595B3" w:rsidR="00B570E5" w:rsidRPr="00B570E5" w:rsidRDefault="00B570E5" w:rsidP="00B570E5">
      <w:pPr>
        <w:rPr>
          <w:rFonts w:ascii="Calibri" w:hAnsi="Calibri"/>
          <w:color w:val="auto"/>
          <w:sz w:val="24"/>
          <w:szCs w:val="24"/>
          <w:lang w:val="en-GB"/>
        </w:rPr>
      </w:pPr>
      <w:r w:rsidRPr="00B570E5">
        <w:rPr>
          <w:rFonts w:ascii="Calibri" w:hAnsi="Calibri" w:cs="Arial"/>
          <w:color w:val="auto"/>
          <w:sz w:val="24"/>
          <w:szCs w:val="24"/>
          <w:lang w:val="en-GB"/>
        </w:rPr>
        <w:t xml:space="preserve">Finished products are checked by the Food Safety Team to ensure that the control measures (or combination of control measures) are effective controlling the food safety hazard to the defined acceptable level. </w:t>
      </w:r>
      <w:r w:rsidR="009B765C" w:rsidRPr="009B765C">
        <w:rPr>
          <w:rFonts w:ascii="Calibri" w:hAnsi="Calibri" w:cs="Arial"/>
          <w:color w:val="auto"/>
          <w:sz w:val="24"/>
          <w:szCs w:val="24"/>
        </w:rPr>
        <w:t>Finished product checks may include label verification, allergen declaration review, packaging integrity checks, and review of applicable monitoring records.</w:t>
      </w:r>
    </w:p>
    <w:p w14:paraId="574D2023" w14:textId="77777777" w:rsidR="00B570E5" w:rsidRPr="00B570E5" w:rsidRDefault="00B570E5" w:rsidP="00B570E5">
      <w:pPr>
        <w:rPr>
          <w:rFonts w:ascii="Calibri" w:hAnsi="Calibri" w:cs="Arial"/>
          <w:color w:val="auto"/>
          <w:sz w:val="24"/>
          <w:szCs w:val="24"/>
          <w:u w:val="single"/>
          <w:lang w:val="en-GB"/>
        </w:rPr>
      </w:pPr>
    </w:p>
    <w:p w14:paraId="44D6BEEC" w14:textId="289C053C" w:rsidR="00B570E5" w:rsidRPr="00B570E5" w:rsidRDefault="00B570E5" w:rsidP="00B570E5">
      <w:pPr>
        <w:tabs>
          <w:tab w:val="center" w:pos="4513"/>
          <w:tab w:val="right" w:pos="9026"/>
        </w:tabs>
        <w:rPr>
          <w:rFonts w:ascii="Calibri" w:hAnsi="Calibri" w:cs="Arial"/>
          <w:color w:val="auto"/>
          <w:sz w:val="24"/>
          <w:szCs w:val="24"/>
          <w:lang w:val="en-GB"/>
        </w:rPr>
      </w:pPr>
      <w:r w:rsidRPr="00B570E5">
        <w:rPr>
          <w:rFonts w:ascii="Calibri" w:hAnsi="Calibri" w:cs="Arial"/>
          <w:color w:val="auto"/>
          <w:sz w:val="24"/>
          <w:szCs w:val="24"/>
          <w:lang w:val="en-GB"/>
        </w:rPr>
        <w:t xml:space="preserve">The Food Safety Team reviews the following information </w:t>
      </w:r>
      <w:r w:rsidR="009B765C" w:rsidRPr="00B570E5">
        <w:rPr>
          <w:rFonts w:ascii="Calibri" w:hAnsi="Calibri" w:cs="Arial"/>
          <w:color w:val="auto"/>
          <w:sz w:val="24"/>
          <w:szCs w:val="24"/>
          <w:lang w:val="en-GB"/>
        </w:rPr>
        <w:t>to</w:t>
      </w:r>
      <w:r w:rsidRPr="00B570E5">
        <w:rPr>
          <w:rFonts w:ascii="Calibri" w:hAnsi="Calibri" w:cs="Arial"/>
          <w:color w:val="auto"/>
          <w:sz w:val="24"/>
          <w:szCs w:val="24"/>
          <w:lang w:val="en-GB"/>
        </w:rPr>
        <w:t xml:space="preserve"> assess the effectiveness of Good Manufacturing Practices and all applicable elements of the SQF Program:</w:t>
      </w:r>
    </w:p>
    <w:p w14:paraId="7D674643" w14:textId="77777777" w:rsidR="00B570E5" w:rsidRPr="00B570E5" w:rsidRDefault="00B570E5" w:rsidP="00B570E5">
      <w:pPr>
        <w:rPr>
          <w:rFonts w:ascii="Calibri" w:hAnsi="Calibri" w:cs="Arial"/>
          <w:color w:val="auto"/>
          <w:sz w:val="24"/>
          <w:szCs w:val="24"/>
          <w:lang w:val="en-GB"/>
        </w:rPr>
      </w:pPr>
    </w:p>
    <w:p w14:paraId="7DFF7312"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Outstanding Non-conformances</w:t>
      </w:r>
    </w:p>
    <w:p w14:paraId="4BEE67C2" w14:textId="77777777" w:rsidR="00B570E5" w:rsidRPr="00B570E5" w:rsidRDefault="00B570E5" w:rsidP="00B570E5">
      <w:pPr>
        <w:numPr>
          <w:ilvl w:val="0"/>
          <w:numId w:val="35"/>
        </w:numPr>
        <w:tabs>
          <w:tab w:val="center" w:pos="4513"/>
          <w:tab w:val="right" w:pos="9026"/>
        </w:tabs>
        <w:rPr>
          <w:rFonts w:ascii="Calibri" w:hAnsi="Calibri" w:cs="Arial"/>
          <w:color w:val="auto"/>
          <w:sz w:val="24"/>
          <w:szCs w:val="24"/>
          <w:lang w:val="en-GB"/>
        </w:rPr>
      </w:pPr>
      <w:r w:rsidRPr="00B570E5">
        <w:rPr>
          <w:rFonts w:ascii="Calibri" w:hAnsi="Calibri" w:cs="Arial"/>
          <w:color w:val="auto"/>
          <w:sz w:val="24"/>
          <w:szCs w:val="24"/>
          <w:lang w:val="en-GB"/>
        </w:rPr>
        <w:t>Results of internal, hygiene, second and third-party audits</w:t>
      </w:r>
    </w:p>
    <w:p w14:paraId="140F5ED0"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Customer and Supplier complaints</w:t>
      </w:r>
    </w:p>
    <w:p w14:paraId="2CB5032B"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Actions from analysis of results of verification activities</w:t>
      </w:r>
    </w:p>
    <w:p w14:paraId="3747458A"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FSQMS updating requirements</w:t>
      </w:r>
    </w:p>
    <w:p w14:paraId="44438C75"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Key Performance Indicators</w:t>
      </w:r>
    </w:p>
    <w:p w14:paraId="6E704FB9"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Food Safety incidents, recalls, withdrawals</w:t>
      </w:r>
    </w:p>
    <w:p w14:paraId="65AF69A3"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lastRenderedPageBreak/>
        <w:t>Process performance and product conformity</w:t>
      </w:r>
    </w:p>
    <w:p w14:paraId="15746EC1" w14:textId="77777777" w:rsidR="00B570E5" w:rsidRPr="00B570E5" w:rsidRDefault="00B570E5" w:rsidP="00B570E5">
      <w:pPr>
        <w:numPr>
          <w:ilvl w:val="0"/>
          <w:numId w:val="35"/>
        </w:numPr>
        <w:contextualSpacing/>
        <w:rPr>
          <w:rFonts w:ascii="Calibri" w:hAnsi="Calibri" w:cs="Arial"/>
          <w:color w:val="auto"/>
          <w:sz w:val="24"/>
          <w:szCs w:val="24"/>
          <w:lang w:val="en-GB"/>
        </w:rPr>
      </w:pPr>
      <w:r w:rsidRPr="00B570E5">
        <w:rPr>
          <w:rFonts w:ascii="Calibri" w:hAnsi="Calibri" w:cs="Arial"/>
          <w:color w:val="auto"/>
          <w:sz w:val="24"/>
          <w:szCs w:val="24"/>
          <w:lang w:val="en-GB"/>
        </w:rPr>
        <w:t>Corrective and preventive action status</w:t>
      </w:r>
    </w:p>
    <w:p w14:paraId="2EC9A21A" w14:textId="77777777" w:rsidR="00B570E5" w:rsidRPr="00B570E5" w:rsidRDefault="00B570E5" w:rsidP="00B570E5">
      <w:pPr>
        <w:rPr>
          <w:rFonts w:ascii="Calibri" w:hAnsi="Calibri"/>
          <w:color w:val="auto"/>
          <w:sz w:val="24"/>
          <w:szCs w:val="24"/>
          <w:lang w:val="en-GB"/>
        </w:rPr>
      </w:pPr>
    </w:p>
    <w:p w14:paraId="085C9DEF" w14:textId="77777777" w:rsidR="00B570E5" w:rsidRPr="00B570E5" w:rsidRDefault="00B570E5" w:rsidP="00B570E5">
      <w:pPr>
        <w:rPr>
          <w:rFonts w:ascii="Calibri" w:hAnsi="Calibri" w:cs="Arial"/>
          <w:color w:val="auto"/>
          <w:sz w:val="24"/>
          <w:szCs w:val="24"/>
          <w:lang w:val="en-GB"/>
        </w:rPr>
      </w:pPr>
      <w:r w:rsidRPr="00B570E5">
        <w:rPr>
          <w:rFonts w:ascii="Calibri" w:hAnsi="Calibri" w:cs="Arial"/>
          <w:color w:val="auto"/>
          <w:sz w:val="24"/>
          <w:szCs w:val="24"/>
          <w:lang w:val="en-GB"/>
        </w:rPr>
        <w:t xml:space="preserve">Analysis of this data allows the food safety team to assess the effectiveness of the Good Manufacturing Practices and all applicable elements of the SQF Program. </w:t>
      </w:r>
    </w:p>
    <w:p w14:paraId="64238F2C" w14:textId="77777777" w:rsidR="00B570E5" w:rsidRPr="00B570E5" w:rsidRDefault="00B570E5" w:rsidP="00B570E5">
      <w:pPr>
        <w:rPr>
          <w:rFonts w:ascii="Calibri" w:hAnsi="Calibri" w:cs="Arial"/>
          <w:color w:val="auto"/>
          <w:sz w:val="24"/>
          <w:szCs w:val="24"/>
          <w:lang w:val="en-GB"/>
        </w:rPr>
      </w:pPr>
    </w:p>
    <w:p w14:paraId="43387169" w14:textId="77777777" w:rsidR="00B570E5" w:rsidRPr="00B570E5" w:rsidRDefault="00B570E5" w:rsidP="00B570E5">
      <w:pPr>
        <w:rPr>
          <w:rFonts w:ascii="Calibri" w:hAnsi="Calibri"/>
          <w:color w:val="auto"/>
          <w:sz w:val="24"/>
          <w:szCs w:val="24"/>
          <w:lang w:val="en-GB"/>
        </w:rPr>
      </w:pPr>
      <w:r w:rsidRPr="00B570E5">
        <w:rPr>
          <w:rFonts w:ascii="Calibri" w:hAnsi="Calibri"/>
          <w:color w:val="auto"/>
          <w:sz w:val="24"/>
          <w:szCs w:val="24"/>
          <w:lang w:val="en-GB"/>
        </w:rPr>
        <w:t>The aim of the review is to confirm that:</w:t>
      </w:r>
    </w:p>
    <w:p w14:paraId="6763AE98" w14:textId="77777777" w:rsidR="00B570E5" w:rsidRPr="00B570E5" w:rsidRDefault="00B570E5" w:rsidP="00B570E5">
      <w:pPr>
        <w:rPr>
          <w:rFonts w:ascii="Calibri" w:hAnsi="Calibri"/>
          <w:color w:val="auto"/>
          <w:sz w:val="24"/>
          <w:szCs w:val="24"/>
          <w:lang w:val="en-GB"/>
        </w:rPr>
      </w:pPr>
    </w:p>
    <w:p w14:paraId="762DFB2C" w14:textId="77777777" w:rsidR="00B570E5" w:rsidRPr="00B570E5" w:rsidRDefault="00B570E5" w:rsidP="00B570E5">
      <w:pPr>
        <w:numPr>
          <w:ilvl w:val="0"/>
          <w:numId w:val="38"/>
        </w:numPr>
        <w:ind w:left="1134" w:hanging="425"/>
        <w:contextualSpacing/>
        <w:rPr>
          <w:rFonts w:ascii="Calibri" w:hAnsi="Calibri"/>
          <w:color w:val="auto"/>
          <w:sz w:val="24"/>
          <w:szCs w:val="24"/>
          <w:lang w:val="en-GB"/>
        </w:rPr>
      </w:pPr>
      <w:r w:rsidRPr="00B570E5">
        <w:rPr>
          <w:rFonts w:ascii="Calibri" w:hAnsi="Calibri"/>
          <w:color w:val="auto"/>
          <w:sz w:val="24"/>
          <w:szCs w:val="24"/>
          <w:lang w:val="en-GB"/>
        </w:rPr>
        <w:t>HACCP plans are implemented and effective</w:t>
      </w:r>
    </w:p>
    <w:p w14:paraId="5D09ADC9" w14:textId="77777777" w:rsidR="00B570E5" w:rsidRPr="00B570E5" w:rsidRDefault="00B570E5" w:rsidP="00B570E5">
      <w:pPr>
        <w:numPr>
          <w:ilvl w:val="0"/>
          <w:numId w:val="38"/>
        </w:numPr>
        <w:ind w:left="1134" w:hanging="425"/>
        <w:contextualSpacing/>
        <w:rPr>
          <w:rFonts w:ascii="Calibri" w:hAnsi="Calibri"/>
          <w:color w:val="auto"/>
          <w:sz w:val="24"/>
          <w:szCs w:val="24"/>
          <w:lang w:val="en-GB"/>
        </w:rPr>
      </w:pPr>
      <w:r w:rsidRPr="00B570E5">
        <w:rPr>
          <w:rFonts w:ascii="Calibri" w:hAnsi="Calibri"/>
          <w:color w:val="auto"/>
          <w:sz w:val="24"/>
          <w:szCs w:val="24"/>
          <w:lang w:val="en-GB"/>
        </w:rPr>
        <w:t>GMP(s) are implemented and effective</w:t>
      </w:r>
    </w:p>
    <w:p w14:paraId="575CD9F3" w14:textId="77777777" w:rsidR="00B570E5" w:rsidRPr="00B570E5" w:rsidRDefault="00B570E5" w:rsidP="00B570E5">
      <w:pPr>
        <w:numPr>
          <w:ilvl w:val="0"/>
          <w:numId w:val="38"/>
        </w:numPr>
        <w:ind w:left="1134" w:hanging="425"/>
        <w:contextualSpacing/>
        <w:rPr>
          <w:rFonts w:ascii="Calibri" w:hAnsi="Calibri"/>
          <w:color w:val="auto"/>
          <w:sz w:val="24"/>
          <w:szCs w:val="24"/>
          <w:lang w:val="en-GB"/>
        </w:rPr>
      </w:pPr>
      <w:r w:rsidRPr="00B570E5">
        <w:rPr>
          <w:rFonts w:ascii="Calibri" w:hAnsi="Calibri"/>
          <w:color w:val="auto"/>
          <w:sz w:val="24"/>
          <w:szCs w:val="24"/>
          <w:lang w:val="en-GB"/>
        </w:rPr>
        <w:t>Infrastructure and Maintenance PRP’s are implemented</w:t>
      </w:r>
    </w:p>
    <w:p w14:paraId="202228A1" w14:textId="77777777" w:rsidR="00B570E5" w:rsidRPr="00B570E5" w:rsidRDefault="00B570E5" w:rsidP="00B570E5">
      <w:pPr>
        <w:numPr>
          <w:ilvl w:val="0"/>
          <w:numId w:val="38"/>
        </w:numPr>
        <w:ind w:left="1134" w:hanging="425"/>
        <w:contextualSpacing/>
        <w:rPr>
          <w:rFonts w:ascii="Calibri" w:hAnsi="Calibri"/>
          <w:color w:val="auto"/>
          <w:sz w:val="24"/>
          <w:szCs w:val="24"/>
          <w:lang w:val="en-GB"/>
        </w:rPr>
      </w:pPr>
      <w:r w:rsidRPr="00B570E5">
        <w:rPr>
          <w:rFonts w:ascii="Calibri" w:hAnsi="Calibri"/>
          <w:color w:val="auto"/>
          <w:sz w:val="24"/>
          <w:szCs w:val="24"/>
          <w:lang w:val="en-GB"/>
        </w:rPr>
        <w:t>Hazards are within critical food safety limits</w:t>
      </w:r>
    </w:p>
    <w:p w14:paraId="597D6ACC" w14:textId="77777777" w:rsidR="00B570E5" w:rsidRPr="00B570E5" w:rsidRDefault="00B570E5" w:rsidP="00B570E5">
      <w:pPr>
        <w:numPr>
          <w:ilvl w:val="0"/>
          <w:numId w:val="38"/>
        </w:numPr>
        <w:ind w:left="1134" w:hanging="425"/>
        <w:contextualSpacing/>
        <w:rPr>
          <w:rFonts w:ascii="Calibri" w:hAnsi="Calibri"/>
          <w:color w:val="auto"/>
          <w:sz w:val="24"/>
          <w:szCs w:val="24"/>
          <w:lang w:val="en-GB"/>
        </w:rPr>
      </w:pPr>
      <w:r w:rsidRPr="00B570E5">
        <w:rPr>
          <w:rFonts w:ascii="Calibri" w:hAnsi="Calibri"/>
          <w:color w:val="auto"/>
          <w:sz w:val="24"/>
          <w:szCs w:val="24"/>
          <w:lang w:val="en-GB"/>
        </w:rPr>
        <w:t>All other procedures required for the effective operation of the Food Safety Management system are implemented and effective</w:t>
      </w:r>
    </w:p>
    <w:p w14:paraId="3B770ACC" w14:textId="77777777" w:rsidR="00B570E5" w:rsidRPr="00B570E5" w:rsidRDefault="00B570E5" w:rsidP="00B570E5">
      <w:pPr>
        <w:numPr>
          <w:ilvl w:val="0"/>
          <w:numId w:val="38"/>
        </w:numPr>
        <w:ind w:left="1134"/>
        <w:contextualSpacing/>
        <w:rPr>
          <w:rFonts w:ascii="Calibri" w:hAnsi="Calibri"/>
          <w:color w:val="auto"/>
          <w:sz w:val="24"/>
          <w:szCs w:val="24"/>
          <w:lang w:val="en-GB"/>
        </w:rPr>
      </w:pPr>
      <w:r w:rsidRPr="00B570E5">
        <w:rPr>
          <w:rFonts w:ascii="Calibri" w:hAnsi="Calibri"/>
          <w:color w:val="auto"/>
          <w:sz w:val="24"/>
          <w:szCs w:val="24"/>
          <w:lang w:val="en-GB"/>
        </w:rPr>
        <w:t>Identify any requirement for improvement or updating</w:t>
      </w:r>
    </w:p>
    <w:p w14:paraId="60E60328" w14:textId="77777777" w:rsidR="00B570E5" w:rsidRPr="00CF0950" w:rsidRDefault="00B570E5" w:rsidP="00B570E5">
      <w:pPr>
        <w:numPr>
          <w:ilvl w:val="0"/>
          <w:numId w:val="38"/>
        </w:numPr>
        <w:ind w:left="1134"/>
        <w:contextualSpacing/>
        <w:rPr>
          <w:rFonts w:ascii="Calibri" w:hAnsi="Calibri" w:cs="Arial"/>
          <w:color w:val="auto"/>
          <w:sz w:val="24"/>
          <w:szCs w:val="24"/>
          <w:u w:val="single"/>
          <w:lang w:val="en-GB"/>
        </w:rPr>
      </w:pPr>
      <w:r w:rsidRPr="00B570E5">
        <w:rPr>
          <w:rFonts w:ascii="Calibri" w:hAnsi="Calibri"/>
          <w:color w:val="auto"/>
          <w:sz w:val="24"/>
          <w:szCs w:val="24"/>
          <w:lang w:val="en-GB"/>
        </w:rPr>
        <w:t>Confirm corrections and corrective actions are being effective</w:t>
      </w:r>
    </w:p>
    <w:p w14:paraId="08A016F8" w14:textId="080B83AE" w:rsidR="00CF0950" w:rsidRPr="00CF0950" w:rsidRDefault="00CF0950" w:rsidP="00B570E5">
      <w:pPr>
        <w:numPr>
          <w:ilvl w:val="0"/>
          <w:numId w:val="38"/>
        </w:numPr>
        <w:ind w:left="1134"/>
        <w:contextualSpacing/>
        <w:rPr>
          <w:rFonts w:ascii="Calibri" w:hAnsi="Calibri" w:cs="Arial"/>
          <w:color w:val="auto"/>
          <w:sz w:val="24"/>
          <w:szCs w:val="24"/>
          <w:lang w:val="en-GB"/>
        </w:rPr>
      </w:pPr>
      <w:r w:rsidRPr="00CF0950">
        <w:rPr>
          <w:rFonts w:ascii="Calibri" w:hAnsi="Calibri" w:cs="Arial"/>
          <w:color w:val="auto"/>
          <w:sz w:val="24"/>
          <w:szCs w:val="24"/>
        </w:rPr>
        <w:t>Verification records are reviewed and confirmed as complete and authorized.</w:t>
      </w:r>
    </w:p>
    <w:p w14:paraId="73140792" w14:textId="77777777" w:rsidR="00B570E5" w:rsidRPr="00B570E5" w:rsidRDefault="00B570E5" w:rsidP="00B570E5">
      <w:pPr>
        <w:ind w:left="1134"/>
        <w:contextualSpacing/>
        <w:rPr>
          <w:rFonts w:ascii="Calibri" w:hAnsi="Calibri"/>
          <w:color w:val="auto"/>
          <w:sz w:val="24"/>
          <w:szCs w:val="24"/>
          <w:lang w:val="en-GB"/>
        </w:rPr>
      </w:pPr>
    </w:p>
    <w:p w14:paraId="67801A55" w14:textId="09D46659" w:rsidR="00B570E5" w:rsidRDefault="00B570E5" w:rsidP="00B570E5">
      <w:pPr>
        <w:rPr>
          <w:rFonts w:ascii="Calibri" w:hAnsi="Calibri" w:cs="Arial"/>
          <w:color w:val="auto"/>
          <w:sz w:val="24"/>
          <w:szCs w:val="24"/>
        </w:rPr>
      </w:pPr>
      <w:r w:rsidRPr="00B570E5">
        <w:rPr>
          <w:rFonts w:ascii="Calibri" w:hAnsi="Calibri" w:cs="Arial"/>
          <w:color w:val="auto"/>
          <w:sz w:val="24"/>
          <w:szCs w:val="24"/>
          <w:lang w:val="en-GB"/>
        </w:rPr>
        <w:t>Adverse trends and areas for improvement are identified as a result of this review. Reviews are documented and the appropriate corrective action or preventative actions are raised.</w:t>
      </w:r>
      <w:r w:rsidR="00062442">
        <w:rPr>
          <w:rFonts w:ascii="Calibri" w:hAnsi="Calibri" w:cs="Arial"/>
          <w:color w:val="auto"/>
          <w:sz w:val="24"/>
          <w:szCs w:val="24"/>
          <w:lang w:val="en-GB"/>
        </w:rPr>
        <w:t xml:space="preserve"> </w:t>
      </w:r>
      <w:r w:rsidR="00062442" w:rsidRPr="00062442">
        <w:rPr>
          <w:rFonts w:ascii="Calibri" w:hAnsi="Calibri" w:cs="Arial"/>
          <w:color w:val="auto"/>
          <w:sz w:val="24"/>
          <w:szCs w:val="24"/>
        </w:rPr>
        <w:t>Records of validation reviews and resulting corrective actions are maintained in accordance with the document control and record retention program.</w:t>
      </w:r>
    </w:p>
    <w:p w14:paraId="4D9C12BA" w14:textId="77777777" w:rsidR="00EB41D5" w:rsidRDefault="00EB41D5" w:rsidP="00B570E5">
      <w:pPr>
        <w:rPr>
          <w:rFonts w:ascii="Calibri" w:hAnsi="Calibri" w:cs="Arial"/>
          <w:color w:val="auto"/>
          <w:sz w:val="24"/>
          <w:szCs w:val="24"/>
        </w:rPr>
      </w:pPr>
    </w:p>
    <w:p w14:paraId="1CE3F14A" w14:textId="76ADDE63" w:rsidR="00EB41D5" w:rsidRDefault="00516941" w:rsidP="00B570E5">
      <w:pPr>
        <w:rPr>
          <w:rFonts w:ascii="Calibri" w:hAnsi="Calibri" w:cs="Arial"/>
          <w:color w:val="auto"/>
          <w:sz w:val="24"/>
          <w:szCs w:val="24"/>
          <w:u w:val="single"/>
        </w:rPr>
      </w:pPr>
      <w:r w:rsidRPr="00516941">
        <w:rPr>
          <w:rFonts w:ascii="Calibri" w:hAnsi="Calibri" w:cs="Arial"/>
          <w:color w:val="auto"/>
          <w:sz w:val="24"/>
          <w:szCs w:val="24"/>
          <w:u w:val="single"/>
        </w:rPr>
        <w:t>Verification of Food Safety System Effectiveness</w:t>
      </w:r>
    </w:p>
    <w:p w14:paraId="06B8780C" w14:textId="77777777" w:rsidR="00516941" w:rsidRDefault="00516941" w:rsidP="00B570E5">
      <w:pPr>
        <w:rPr>
          <w:rFonts w:ascii="Calibri" w:hAnsi="Calibri" w:cs="Arial"/>
          <w:color w:val="auto"/>
          <w:sz w:val="24"/>
          <w:szCs w:val="24"/>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2820"/>
        <w:gridCol w:w="1860"/>
        <w:gridCol w:w="1386"/>
        <w:gridCol w:w="1809"/>
      </w:tblGrid>
      <w:tr w:rsidR="000B590C" w:rsidRPr="009C6B03" w14:paraId="2389263E" w14:textId="77777777" w:rsidTr="0071518C">
        <w:trPr>
          <w:tblHeader/>
          <w:tblCellSpacing w:w="15" w:type="dxa"/>
        </w:trPr>
        <w:tc>
          <w:tcPr>
            <w:tcW w:w="0" w:type="auto"/>
            <w:vAlign w:val="center"/>
            <w:hideMark/>
          </w:tcPr>
          <w:p w14:paraId="51A4CF4D" w14:textId="77777777" w:rsidR="000B590C" w:rsidRPr="009C6B03" w:rsidRDefault="000B590C" w:rsidP="000B590C">
            <w:pPr>
              <w:jc w:val="center"/>
              <w:rPr>
                <w:rFonts w:ascii="Calibri" w:hAnsi="Calibri" w:cs="Calibri"/>
                <w:b/>
                <w:bCs/>
                <w:color w:val="auto"/>
                <w:sz w:val="22"/>
                <w:szCs w:val="22"/>
              </w:rPr>
            </w:pPr>
            <w:r w:rsidRPr="009C6B03">
              <w:rPr>
                <w:rFonts w:ascii="Calibri" w:hAnsi="Calibri" w:cs="Calibri"/>
                <w:b/>
                <w:bCs/>
                <w:color w:val="auto"/>
                <w:sz w:val="22"/>
                <w:szCs w:val="22"/>
              </w:rPr>
              <w:t>Verification Activity</w:t>
            </w:r>
          </w:p>
        </w:tc>
        <w:tc>
          <w:tcPr>
            <w:tcW w:w="0" w:type="auto"/>
            <w:vAlign w:val="center"/>
            <w:hideMark/>
          </w:tcPr>
          <w:p w14:paraId="3AB18F3F" w14:textId="77777777" w:rsidR="000B590C" w:rsidRPr="009C6B03" w:rsidRDefault="000B590C" w:rsidP="000B590C">
            <w:pPr>
              <w:jc w:val="center"/>
              <w:rPr>
                <w:rFonts w:ascii="Calibri" w:hAnsi="Calibri" w:cs="Calibri"/>
                <w:b/>
                <w:bCs/>
                <w:color w:val="auto"/>
                <w:sz w:val="22"/>
                <w:szCs w:val="22"/>
              </w:rPr>
            </w:pPr>
            <w:r w:rsidRPr="009C6B03">
              <w:rPr>
                <w:rFonts w:ascii="Calibri" w:hAnsi="Calibri" w:cs="Calibri"/>
                <w:b/>
                <w:bCs/>
                <w:color w:val="auto"/>
                <w:sz w:val="22"/>
                <w:szCs w:val="22"/>
              </w:rPr>
              <w:t>What Is Being Verified</w:t>
            </w:r>
          </w:p>
        </w:tc>
        <w:tc>
          <w:tcPr>
            <w:tcW w:w="0" w:type="auto"/>
            <w:vAlign w:val="center"/>
            <w:hideMark/>
          </w:tcPr>
          <w:p w14:paraId="48D1284C" w14:textId="77777777" w:rsidR="000B590C" w:rsidRPr="009C6B03" w:rsidRDefault="000B590C" w:rsidP="000B590C">
            <w:pPr>
              <w:jc w:val="center"/>
              <w:rPr>
                <w:rFonts w:ascii="Calibri" w:hAnsi="Calibri" w:cs="Calibri"/>
                <w:b/>
                <w:bCs/>
                <w:color w:val="auto"/>
                <w:sz w:val="22"/>
                <w:szCs w:val="22"/>
              </w:rPr>
            </w:pPr>
            <w:r w:rsidRPr="009C6B03">
              <w:rPr>
                <w:rFonts w:ascii="Calibri" w:hAnsi="Calibri" w:cs="Calibri"/>
                <w:b/>
                <w:bCs/>
                <w:color w:val="auto"/>
                <w:sz w:val="22"/>
                <w:szCs w:val="22"/>
              </w:rPr>
              <w:t>Frequency</w:t>
            </w:r>
          </w:p>
        </w:tc>
        <w:tc>
          <w:tcPr>
            <w:tcW w:w="0" w:type="auto"/>
            <w:vAlign w:val="center"/>
            <w:hideMark/>
          </w:tcPr>
          <w:p w14:paraId="1B03BF3B" w14:textId="77777777" w:rsidR="000B590C" w:rsidRPr="009C6B03" w:rsidRDefault="000B590C" w:rsidP="000B590C">
            <w:pPr>
              <w:jc w:val="center"/>
              <w:rPr>
                <w:rFonts w:ascii="Calibri" w:hAnsi="Calibri" w:cs="Calibri"/>
                <w:b/>
                <w:bCs/>
                <w:color w:val="auto"/>
                <w:sz w:val="22"/>
                <w:szCs w:val="22"/>
              </w:rPr>
            </w:pPr>
            <w:r w:rsidRPr="009C6B03">
              <w:rPr>
                <w:rFonts w:ascii="Calibri" w:hAnsi="Calibri" w:cs="Calibri"/>
                <w:b/>
                <w:bCs/>
                <w:color w:val="auto"/>
                <w:sz w:val="22"/>
                <w:szCs w:val="22"/>
              </w:rPr>
              <w:t>Responsible Person</w:t>
            </w:r>
          </w:p>
        </w:tc>
        <w:tc>
          <w:tcPr>
            <w:tcW w:w="0" w:type="auto"/>
            <w:vAlign w:val="center"/>
            <w:hideMark/>
          </w:tcPr>
          <w:p w14:paraId="79CC092E" w14:textId="77777777" w:rsidR="000B590C" w:rsidRPr="009C6B03" w:rsidRDefault="000B590C" w:rsidP="000B590C">
            <w:pPr>
              <w:jc w:val="center"/>
              <w:rPr>
                <w:rFonts w:ascii="Calibri" w:hAnsi="Calibri" w:cs="Calibri"/>
                <w:b/>
                <w:bCs/>
                <w:color w:val="auto"/>
                <w:sz w:val="22"/>
                <w:szCs w:val="22"/>
              </w:rPr>
            </w:pPr>
            <w:r w:rsidRPr="009C6B03">
              <w:rPr>
                <w:rFonts w:ascii="Calibri" w:hAnsi="Calibri" w:cs="Calibri"/>
                <w:b/>
                <w:bCs/>
                <w:color w:val="auto"/>
                <w:sz w:val="22"/>
                <w:szCs w:val="22"/>
              </w:rPr>
              <w:t>Record / Evidence</w:t>
            </w:r>
          </w:p>
        </w:tc>
      </w:tr>
      <w:tr w:rsidR="000B590C" w:rsidRPr="009C6B03" w14:paraId="56ABFE57" w14:textId="77777777" w:rsidTr="0071518C">
        <w:trPr>
          <w:tblCellSpacing w:w="15" w:type="dxa"/>
        </w:trPr>
        <w:tc>
          <w:tcPr>
            <w:tcW w:w="0" w:type="auto"/>
            <w:vAlign w:val="center"/>
            <w:hideMark/>
          </w:tcPr>
          <w:p w14:paraId="5F8CEE2A"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GMP Monitoring Review</w:t>
            </w:r>
          </w:p>
        </w:tc>
        <w:tc>
          <w:tcPr>
            <w:tcW w:w="0" w:type="auto"/>
            <w:vAlign w:val="center"/>
            <w:hideMark/>
          </w:tcPr>
          <w:p w14:paraId="3C99B2B3"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Personnel practices, hygiene, housekeeping, pest prevention, facility conditions</w:t>
            </w:r>
          </w:p>
        </w:tc>
        <w:tc>
          <w:tcPr>
            <w:tcW w:w="0" w:type="auto"/>
            <w:vAlign w:val="center"/>
            <w:hideMark/>
          </w:tcPr>
          <w:p w14:paraId="6F695703"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Daily / Weekly (as applicable)</w:t>
            </w:r>
          </w:p>
        </w:tc>
        <w:tc>
          <w:tcPr>
            <w:tcW w:w="0" w:type="auto"/>
            <w:vAlign w:val="center"/>
            <w:hideMark/>
          </w:tcPr>
          <w:p w14:paraId="373C1410"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 or Designee</w:t>
            </w:r>
          </w:p>
        </w:tc>
        <w:tc>
          <w:tcPr>
            <w:tcW w:w="0" w:type="auto"/>
            <w:vAlign w:val="center"/>
            <w:hideMark/>
          </w:tcPr>
          <w:p w14:paraId="16DA7AF6"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GMP checklists, sanitation logs</w:t>
            </w:r>
          </w:p>
        </w:tc>
      </w:tr>
      <w:tr w:rsidR="000B590C" w:rsidRPr="009C6B03" w14:paraId="37E32807" w14:textId="77777777" w:rsidTr="0071518C">
        <w:trPr>
          <w:tblCellSpacing w:w="15" w:type="dxa"/>
        </w:trPr>
        <w:tc>
          <w:tcPr>
            <w:tcW w:w="0" w:type="auto"/>
            <w:vAlign w:val="center"/>
            <w:hideMark/>
          </w:tcPr>
          <w:p w14:paraId="1F493AAE"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Sanitation Verification</w:t>
            </w:r>
          </w:p>
        </w:tc>
        <w:tc>
          <w:tcPr>
            <w:tcW w:w="0" w:type="auto"/>
            <w:vAlign w:val="center"/>
            <w:hideMark/>
          </w:tcPr>
          <w:p w14:paraId="575CEE57"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Cleaning and sanitizing activities completed as required</w:t>
            </w:r>
          </w:p>
        </w:tc>
        <w:tc>
          <w:tcPr>
            <w:tcW w:w="0" w:type="auto"/>
            <w:vAlign w:val="center"/>
            <w:hideMark/>
          </w:tcPr>
          <w:p w14:paraId="2330643C"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Daily</w:t>
            </w:r>
          </w:p>
        </w:tc>
        <w:tc>
          <w:tcPr>
            <w:tcW w:w="0" w:type="auto"/>
            <w:vAlign w:val="center"/>
            <w:hideMark/>
          </w:tcPr>
          <w:p w14:paraId="12822977"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 or Designee</w:t>
            </w:r>
          </w:p>
        </w:tc>
        <w:tc>
          <w:tcPr>
            <w:tcW w:w="0" w:type="auto"/>
            <w:vAlign w:val="center"/>
            <w:hideMark/>
          </w:tcPr>
          <w:p w14:paraId="267D81A4"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Sanitation logs, allergen cleaning records</w:t>
            </w:r>
          </w:p>
        </w:tc>
      </w:tr>
      <w:tr w:rsidR="000B590C" w:rsidRPr="009C6B03" w14:paraId="0CDEB5CD" w14:textId="77777777" w:rsidTr="0071518C">
        <w:trPr>
          <w:tblCellSpacing w:w="15" w:type="dxa"/>
        </w:trPr>
        <w:tc>
          <w:tcPr>
            <w:tcW w:w="0" w:type="auto"/>
            <w:vAlign w:val="center"/>
            <w:hideMark/>
          </w:tcPr>
          <w:p w14:paraId="208357E8"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Allergen Control Verification</w:t>
            </w:r>
          </w:p>
        </w:tc>
        <w:tc>
          <w:tcPr>
            <w:tcW w:w="0" w:type="auto"/>
            <w:vAlign w:val="center"/>
            <w:hideMark/>
          </w:tcPr>
          <w:p w14:paraId="69D01E12"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Proper segregation, designated equipment, apron/glove changes, and cleaning after allergen use</w:t>
            </w:r>
          </w:p>
        </w:tc>
        <w:tc>
          <w:tcPr>
            <w:tcW w:w="0" w:type="auto"/>
            <w:vAlign w:val="center"/>
            <w:hideMark/>
          </w:tcPr>
          <w:p w14:paraId="701E7A9E"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Each allergen run</w:t>
            </w:r>
          </w:p>
        </w:tc>
        <w:tc>
          <w:tcPr>
            <w:tcW w:w="0" w:type="auto"/>
            <w:vAlign w:val="center"/>
            <w:hideMark/>
          </w:tcPr>
          <w:p w14:paraId="5C52F6AF"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 or Designee</w:t>
            </w:r>
          </w:p>
        </w:tc>
        <w:tc>
          <w:tcPr>
            <w:tcW w:w="0" w:type="auto"/>
            <w:vAlign w:val="center"/>
            <w:hideMark/>
          </w:tcPr>
          <w:p w14:paraId="75CE7801"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Allergen logs, production records</w:t>
            </w:r>
          </w:p>
        </w:tc>
      </w:tr>
      <w:tr w:rsidR="000B590C" w:rsidRPr="009C6B03" w14:paraId="47C6F45C" w14:textId="77777777" w:rsidTr="0071518C">
        <w:trPr>
          <w:tblCellSpacing w:w="15" w:type="dxa"/>
        </w:trPr>
        <w:tc>
          <w:tcPr>
            <w:tcW w:w="0" w:type="auto"/>
            <w:vAlign w:val="center"/>
            <w:hideMark/>
          </w:tcPr>
          <w:p w14:paraId="56F141A1"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lastRenderedPageBreak/>
              <w:t>Label &amp; Packaging Verification</w:t>
            </w:r>
          </w:p>
        </w:tc>
        <w:tc>
          <w:tcPr>
            <w:tcW w:w="0" w:type="auto"/>
            <w:vAlign w:val="center"/>
            <w:hideMark/>
          </w:tcPr>
          <w:p w14:paraId="006F9442"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Correct label, allergen declaration, and packaging integrity</w:t>
            </w:r>
          </w:p>
        </w:tc>
        <w:tc>
          <w:tcPr>
            <w:tcW w:w="0" w:type="auto"/>
            <w:vAlign w:val="center"/>
            <w:hideMark/>
          </w:tcPr>
          <w:p w14:paraId="5397687D"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Each production run</w:t>
            </w:r>
          </w:p>
        </w:tc>
        <w:tc>
          <w:tcPr>
            <w:tcW w:w="0" w:type="auto"/>
            <w:vAlign w:val="center"/>
            <w:hideMark/>
          </w:tcPr>
          <w:p w14:paraId="72906C4F"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 or Designee</w:t>
            </w:r>
          </w:p>
        </w:tc>
        <w:tc>
          <w:tcPr>
            <w:tcW w:w="0" w:type="auto"/>
            <w:vAlign w:val="center"/>
            <w:hideMark/>
          </w:tcPr>
          <w:p w14:paraId="29980365"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Label approval records, batch records</w:t>
            </w:r>
          </w:p>
        </w:tc>
      </w:tr>
      <w:tr w:rsidR="000B590C" w:rsidRPr="009C6B03" w14:paraId="72123046" w14:textId="77777777" w:rsidTr="0071518C">
        <w:trPr>
          <w:tblCellSpacing w:w="15" w:type="dxa"/>
        </w:trPr>
        <w:tc>
          <w:tcPr>
            <w:tcW w:w="0" w:type="auto"/>
            <w:vAlign w:val="center"/>
            <w:hideMark/>
          </w:tcPr>
          <w:p w14:paraId="36994FE1"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Internal Audits &amp; Inspections</w:t>
            </w:r>
          </w:p>
        </w:tc>
        <w:tc>
          <w:tcPr>
            <w:tcW w:w="0" w:type="auto"/>
            <w:vAlign w:val="center"/>
            <w:hideMark/>
          </w:tcPr>
          <w:p w14:paraId="329A3824"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Compliance with SQF programs, GMPs, and food safety procedures</w:t>
            </w:r>
          </w:p>
        </w:tc>
        <w:tc>
          <w:tcPr>
            <w:tcW w:w="0" w:type="auto"/>
            <w:vAlign w:val="center"/>
            <w:hideMark/>
          </w:tcPr>
          <w:p w14:paraId="616888E7"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At least annually (audits); risk-based (inspections)</w:t>
            </w:r>
          </w:p>
        </w:tc>
        <w:tc>
          <w:tcPr>
            <w:tcW w:w="0" w:type="auto"/>
            <w:vAlign w:val="center"/>
            <w:hideMark/>
          </w:tcPr>
          <w:p w14:paraId="0258FF3B"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Trained Internal Auditor</w:t>
            </w:r>
          </w:p>
        </w:tc>
        <w:tc>
          <w:tcPr>
            <w:tcW w:w="0" w:type="auto"/>
            <w:vAlign w:val="center"/>
            <w:hideMark/>
          </w:tcPr>
          <w:p w14:paraId="2B4430D5"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Internal audit reports, inspection checklists</w:t>
            </w:r>
          </w:p>
        </w:tc>
      </w:tr>
      <w:tr w:rsidR="000B590C" w:rsidRPr="009C6B03" w14:paraId="7ED9442A" w14:textId="77777777" w:rsidTr="0071518C">
        <w:trPr>
          <w:tblCellSpacing w:w="15" w:type="dxa"/>
        </w:trPr>
        <w:tc>
          <w:tcPr>
            <w:tcW w:w="0" w:type="auto"/>
            <w:vAlign w:val="center"/>
            <w:hideMark/>
          </w:tcPr>
          <w:p w14:paraId="3ED2D68E"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Corrective Action Verification</w:t>
            </w:r>
          </w:p>
        </w:tc>
        <w:tc>
          <w:tcPr>
            <w:tcW w:w="0" w:type="auto"/>
            <w:vAlign w:val="center"/>
            <w:hideMark/>
          </w:tcPr>
          <w:p w14:paraId="397DD96E"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Corrective actions implemented and effective</w:t>
            </w:r>
          </w:p>
        </w:tc>
        <w:tc>
          <w:tcPr>
            <w:tcW w:w="0" w:type="auto"/>
            <w:vAlign w:val="center"/>
            <w:hideMark/>
          </w:tcPr>
          <w:p w14:paraId="2C0B349E" w14:textId="4C38518D" w:rsidR="000B590C" w:rsidRPr="009C6B03" w:rsidRDefault="000B590C" w:rsidP="000B590C">
            <w:pPr>
              <w:rPr>
                <w:rFonts w:ascii="Calibri" w:hAnsi="Calibri" w:cs="Calibri"/>
                <w:color w:val="auto"/>
                <w:sz w:val="22"/>
                <w:szCs w:val="22"/>
              </w:rPr>
            </w:pPr>
            <w:del w:id="17" w:author="Penny Patterson" w:date="2026-02-11T13:48:00Z" w16du:dateUtc="2026-02-11T18:48:00Z">
              <w:r w:rsidRPr="009C6B03" w:rsidDel="00EC159A">
                <w:rPr>
                  <w:rFonts w:ascii="Calibri" w:hAnsi="Calibri" w:cs="Calibri"/>
                  <w:color w:val="auto"/>
                  <w:sz w:val="22"/>
                  <w:szCs w:val="22"/>
                </w:rPr>
                <w:delText xml:space="preserve">As </w:delText>
              </w:r>
              <w:commentRangeStart w:id="18"/>
              <w:r w:rsidRPr="009C6B03" w:rsidDel="00EC159A">
                <w:rPr>
                  <w:rFonts w:ascii="Calibri" w:hAnsi="Calibri" w:cs="Calibri"/>
                  <w:color w:val="auto"/>
                  <w:sz w:val="22"/>
                  <w:szCs w:val="22"/>
                </w:rPr>
                <w:delText>needed</w:delText>
              </w:r>
              <w:commentRangeEnd w:id="18"/>
              <w:r w:rsidR="007278FD" w:rsidDel="00EC159A">
                <w:rPr>
                  <w:rStyle w:val="CommentReference"/>
                  <w:rFonts w:ascii="Calibri" w:hAnsi="Calibri" w:cs="Calibri"/>
                  <w:color w:val="auto"/>
                  <w:sz w:val="22"/>
                  <w:szCs w:val="22"/>
                </w:rPr>
                <w:commentReference w:id="18"/>
              </w:r>
            </w:del>
            <w:ins w:id="19" w:author="Penny Patterson" w:date="2026-02-11T13:48:00Z" w16du:dateUtc="2026-02-11T18:48:00Z">
              <w:r w:rsidR="00EC159A">
                <w:rPr>
                  <w:rFonts w:ascii="Calibri" w:hAnsi="Calibri" w:cs="Calibri"/>
                  <w:color w:val="auto"/>
                  <w:sz w:val="22"/>
                  <w:szCs w:val="22"/>
                </w:rPr>
                <w:t>At least annually</w:t>
              </w:r>
            </w:ins>
          </w:p>
        </w:tc>
        <w:tc>
          <w:tcPr>
            <w:tcW w:w="0" w:type="auto"/>
            <w:vAlign w:val="center"/>
            <w:hideMark/>
          </w:tcPr>
          <w:p w14:paraId="44EE5B34"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 or Designee</w:t>
            </w:r>
          </w:p>
        </w:tc>
        <w:tc>
          <w:tcPr>
            <w:tcW w:w="0" w:type="auto"/>
            <w:vAlign w:val="center"/>
            <w:hideMark/>
          </w:tcPr>
          <w:p w14:paraId="072DB083"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CAPA records</w:t>
            </w:r>
          </w:p>
        </w:tc>
      </w:tr>
      <w:tr w:rsidR="000B590C" w:rsidRPr="009C6B03" w14:paraId="509293FE" w14:textId="77777777" w:rsidTr="0071518C">
        <w:trPr>
          <w:tblCellSpacing w:w="15" w:type="dxa"/>
        </w:trPr>
        <w:tc>
          <w:tcPr>
            <w:tcW w:w="0" w:type="auto"/>
            <w:vAlign w:val="center"/>
            <w:hideMark/>
          </w:tcPr>
          <w:p w14:paraId="7018F066"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Trend &amp; System Review</w:t>
            </w:r>
          </w:p>
        </w:tc>
        <w:tc>
          <w:tcPr>
            <w:tcW w:w="0" w:type="auto"/>
            <w:vAlign w:val="center"/>
            <w:hideMark/>
          </w:tcPr>
          <w:p w14:paraId="07CB5DB0"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Complaints, audit findings, non-conformances, recalls, performance indicators</w:t>
            </w:r>
          </w:p>
        </w:tc>
        <w:tc>
          <w:tcPr>
            <w:tcW w:w="0" w:type="auto"/>
            <w:vAlign w:val="center"/>
            <w:hideMark/>
          </w:tcPr>
          <w:p w14:paraId="1FD5DA51"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At least annually</w:t>
            </w:r>
          </w:p>
        </w:tc>
        <w:tc>
          <w:tcPr>
            <w:tcW w:w="0" w:type="auto"/>
            <w:vAlign w:val="center"/>
            <w:hideMark/>
          </w:tcPr>
          <w:p w14:paraId="6A2523CC"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COO</w:t>
            </w:r>
          </w:p>
        </w:tc>
        <w:tc>
          <w:tcPr>
            <w:tcW w:w="0" w:type="auto"/>
            <w:vAlign w:val="center"/>
            <w:hideMark/>
          </w:tcPr>
          <w:p w14:paraId="2DDB492A" w14:textId="77777777" w:rsidR="000B590C" w:rsidRPr="009C6B03" w:rsidRDefault="000B590C" w:rsidP="000B590C">
            <w:pPr>
              <w:rPr>
                <w:rFonts w:ascii="Calibri" w:hAnsi="Calibri" w:cs="Calibri"/>
                <w:color w:val="auto"/>
                <w:sz w:val="22"/>
                <w:szCs w:val="22"/>
              </w:rPr>
            </w:pPr>
            <w:r w:rsidRPr="009C6B03">
              <w:rPr>
                <w:rFonts w:ascii="Calibri" w:hAnsi="Calibri" w:cs="Calibri"/>
                <w:color w:val="auto"/>
                <w:sz w:val="22"/>
                <w:szCs w:val="22"/>
              </w:rPr>
              <w:t>Management review notes</w:t>
            </w:r>
          </w:p>
        </w:tc>
      </w:tr>
    </w:tbl>
    <w:p w14:paraId="16C1B285" w14:textId="77777777" w:rsidR="00516941" w:rsidRDefault="00516941" w:rsidP="00B570E5">
      <w:pPr>
        <w:rPr>
          <w:ins w:id="20" w:author="Penny Patterson" w:date="2026-03-31T12:02:00Z" w16du:dateUtc="2026-03-31T16:02:00Z"/>
          <w:rFonts w:ascii="Calibri" w:hAnsi="Calibri" w:cs="Arial"/>
          <w:color w:val="auto"/>
          <w:sz w:val="24"/>
          <w:szCs w:val="24"/>
          <w:u w:val="single"/>
          <w:lang w:val="en-GB"/>
        </w:rPr>
      </w:pPr>
    </w:p>
    <w:p w14:paraId="2E0B6F3D" w14:textId="4D724414" w:rsidR="00814F73" w:rsidRPr="00814F73" w:rsidRDefault="00814F73" w:rsidP="00B570E5">
      <w:pPr>
        <w:rPr>
          <w:rFonts w:asciiTheme="minorHAnsi" w:hAnsiTheme="minorHAnsi" w:cstheme="minorHAnsi"/>
          <w:color w:val="auto"/>
          <w:sz w:val="24"/>
          <w:szCs w:val="24"/>
          <w:u w:val="single"/>
          <w:lang w:val="en-GB"/>
          <w:rPrChange w:id="21" w:author="Penny Patterson" w:date="2026-03-31T12:03:00Z" w16du:dateUtc="2026-03-31T16:03:00Z">
            <w:rPr>
              <w:rFonts w:ascii="Calibri" w:hAnsi="Calibri" w:cs="Arial"/>
              <w:color w:val="auto"/>
              <w:sz w:val="24"/>
              <w:szCs w:val="24"/>
              <w:u w:val="single"/>
              <w:lang w:val="en-GB"/>
            </w:rPr>
          </w:rPrChange>
        </w:rPr>
      </w:pPr>
      <w:ins w:id="22" w:author="Penny Patterson" w:date="2026-03-31T12:02:00Z" w16du:dateUtc="2026-03-31T16:02:00Z">
        <w:r w:rsidRPr="00814F73">
          <w:rPr>
            <w:rFonts w:asciiTheme="minorHAnsi" w:hAnsiTheme="minorHAnsi" w:cstheme="minorHAnsi"/>
            <w:sz w:val="24"/>
            <w:szCs w:val="24"/>
            <w:rPrChange w:id="23" w:author="Penny Patterson" w:date="2026-03-31T12:03:00Z" w16du:dateUtc="2026-03-31T16:03:00Z">
              <w:rPr/>
            </w:rPrChange>
          </w:rPr>
          <w:t>All verification activities are trended and reviewed as part of the scheduled SQF System Effectiveness Review to determine if programs are functioning as intended.</w:t>
        </w:r>
      </w:ins>
    </w:p>
    <w:p w14:paraId="11C38DF1" w14:textId="77777777" w:rsidR="002A7B01" w:rsidRDefault="002A7B01" w:rsidP="00B570E5">
      <w:pPr>
        <w:rPr>
          <w:rFonts w:ascii="Calibri" w:hAnsi="Calibri" w:cs="Arial"/>
          <w:color w:val="auto"/>
          <w:sz w:val="24"/>
          <w:szCs w:val="24"/>
          <w:lang w:val="en-GB"/>
        </w:rPr>
      </w:pPr>
    </w:p>
    <w:p w14:paraId="24C6B34F" w14:textId="77777777" w:rsidR="002A7B01" w:rsidRPr="002A7B01" w:rsidRDefault="002A7B01" w:rsidP="002A7B01">
      <w:pPr>
        <w:autoSpaceDE w:val="0"/>
        <w:autoSpaceDN w:val="0"/>
        <w:adjustRightInd w:val="0"/>
        <w:rPr>
          <w:rFonts w:asciiTheme="minorHAnsi" w:hAnsiTheme="minorHAnsi" w:cstheme="minorHAnsi"/>
          <w:sz w:val="24"/>
          <w:szCs w:val="24"/>
          <w:u w:val="single"/>
        </w:rPr>
      </w:pPr>
      <w:r w:rsidRPr="002A7B01">
        <w:rPr>
          <w:rFonts w:asciiTheme="minorHAnsi" w:hAnsiTheme="minorHAnsi" w:cstheme="minorHAnsi"/>
          <w:b/>
          <w:sz w:val="24"/>
          <w:szCs w:val="24"/>
          <w:u w:val="single"/>
        </w:rPr>
        <w:t>DOCUMENT HISTORY</w:t>
      </w:r>
      <w:r w:rsidRPr="002A7B01">
        <w:rPr>
          <w:rFonts w:asciiTheme="minorHAnsi" w:hAnsiTheme="minorHAnsi" w:cstheme="minorHAnsi"/>
          <w:sz w:val="24"/>
          <w:szCs w:val="24"/>
          <w:u w:val="single"/>
        </w:rPr>
        <w:t xml:space="preserve"> </w:t>
      </w:r>
    </w:p>
    <w:p w14:paraId="75D99E6F" w14:textId="77777777" w:rsidR="002A7B01" w:rsidRPr="002A7B01" w:rsidRDefault="002A7B01" w:rsidP="002A7B01">
      <w:pPr>
        <w:autoSpaceDE w:val="0"/>
        <w:autoSpaceDN w:val="0"/>
        <w:adjustRightInd w:val="0"/>
        <w:rPr>
          <w:rFonts w:asciiTheme="minorHAnsi" w:hAnsiTheme="minorHAnsi" w:cstheme="minorHAnsi"/>
          <w:sz w:val="24"/>
          <w:szCs w:val="24"/>
        </w:rPr>
      </w:pPr>
      <w:r w:rsidRPr="002A7B01">
        <w:rPr>
          <w:rFonts w:asciiTheme="minorHAnsi" w:hAnsiTheme="minorHAnsi" w:cstheme="minorHAnsi"/>
          <w:sz w:val="24"/>
          <w:szCs w:val="24"/>
        </w:rPr>
        <w:t xml:space="preserve">NOTE: Only record </w:t>
      </w:r>
      <w:r w:rsidRPr="002A7B01">
        <w:rPr>
          <w:rFonts w:asciiTheme="minorHAnsi" w:hAnsiTheme="minorHAnsi" w:cstheme="minorHAnsi"/>
          <w:i/>
          <w:sz w:val="24"/>
          <w:szCs w:val="24"/>
        </w:rPr>
        <w:t>revisions</w:t>
      </w:r>
      <w:r w:rsidRPr="002A7B01">
        <w:rPr>
          <w:rFonts w:asciiTheme="minorHAnsi" w:hAnsiTheme="minorHAnsi" w:cstheme="minorHAnsi"/>
          <w:sz w:val="24"/>
          <w:szCs w:val="24"/>
        </w:rPr>
        <w:t xml:space="preserve"> to this document. </w:t>
      </w:r>
      <w:r w:rsidRPr="002A7B01">
        <w:rPr>
          <w:rFonts w:asciiTheme="minorHAnsi" w:hAnsiTheme="minorHAnsi" w:cstheme="minorHAnsi"/>
          <w:i/>
          <w:sz w:val="24"/>
          <w:szCs w:val="24"/>
        </w:rPr>
        <w:t>Reviews</w:t>
      </w:r>
      <w:r w:rsidRPr="002A7B01">
        <w:rPr>
          <w:rFonts w:asciiTheme="minorHAnsi" w:hAnsiTheme="minorHAnsi" w:cstheme="minorHAnsi"/>
          <w:sz w:val="24"/>
          <w:szCs w:val="24"/>
        </w:rPr>
        <w:t xml:space="preserve"> are recorded only in the central Document Register.</w:t>
      </w:r>
    </w:p>
    <w:p w14:paraId="38A00621" w14:textId="77777777" w:rsidR="002A7B01" w:rsidRPr="002A7B01" w:rsidRDefault="002A7B01" w:rsidP="002A7B01">
      <w:pPr>
        <w:autoSpaceDE w:val="0"/>
        <w:autoSpaceDN w:val="0"/>
        <w:adjustRightInd w:val="0"/>
        <w:rPr>
          <w:rFonts w:asciiTheme="minorHAnsi" w:hAnsiTheme="minorHAnsi" w:cstheme="minorHAnsi"/>
          <w:sz w:val="24"/>
          <w:szCs w:val="24"/>
        </w:rPr>
      </w:pPr>
    </w:p>
    <w:p w14:paraId="72A3E4C5" w14:textId="77777777" w:rsidR="00B4512A" w:rsidRDefault="002A7B01" w:rsidP="002A7B01">
      <w:pPr>
        <w:rPr>
          <w:rFonts w:asciiTheme="minorHAnsi" w:hAnsiTheme="minorHAnsi" w:cstheme="minorHAnsi"/>
          <w:b/>
          <w:sz w:val="24"/>
          <w:szCs w:val="24"/>
          <w:u w:val="single"/>
        </w:rPr>
      </w:pPr>
      <w:r w:rsidRPr="002A7B01">
        <w:rPr>
          <w:rFonts w:asciiTheme="minorHAnsi" w:hAnsiTheme="minorHAnsi" w:cstheme="minorHAnsi"/>
          <w:b/>
          <w:sz w:val="24"/>
          <w:szCs w:val="24"/>
          <w:u w:val="single"/>
        </w:rPr>
        <w:t xml:space="preserve">REFERENCES </w:t>
      </w:r>
    </w:p>
    <w:p w14:paraId="6E17F8ED" w14:textId="7F54C8AF" w:rsidR="002A7B01" w:rsidRPr="002A7B01" w:rsidRDefault="002A7B01" w:rsidP="002A7B01">
      <w:pPr>
        <w:rPr>
          <w:rFonts w:asciiTheme="minorHAnsi" w:hAnsiTheme="minorHAnsi" w:cstheme="minorHAnsi"/>
          <w:sz w:val="24"/>
          <w:szCs w:val="24"/>
        </w:rPr>
      </w:pPr>
      <w:r w:rsidRPr="002A7B01">
        <w:rPr>
          <w:rFonts w:asciiTheme="minorHAnsi" w:hAnsiTheme="minorHAnsi" w:cstheme="minorHAnsi"/>
          <w:sz w:val="24"/>
          <w:szCs w:val="24"/>
        </w:rPr>
        <w:t>SQF Food Safety Code: Food Manufacturing, Edition 9 / 2.</w:t>
      </w:r>
      <w:r w:rsidR="00D15DD0">
        <w:rPr>
          <w:rFonts w:asciiTheme="minorHAnsi" w:hAnsiTheme="minorHAnsi" w:cstheme="minorHAnsi"/>
          <w:sz w:val="24"/>
          <w:szCs w:val="24"/>
        </w:rPr>
        <w:t>5 System Verification</w:t>
      </w:r>
    </w:p>
    <w:p w14:paraId="3F0B04DF" w14:textId="77777777" w:rsidR="002A7B01" w:rsidRDefault="002A7B01" w:rsidP="00B570E5"/>
    <w:p w14:paraId="7175095C" w14:textId="77777777" w:rsidR="00172770" w:rsidRDefault="00172770" w:rsidP="00B570E5"/>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172770" w:rsidRPr="00172770" w14:paraId="6935A78E" w14:textId="77777777" w:rsidTr="00172770">
        <w:tc>
          <w:tcPr>
            <w:tcW w:w="1722" w:type="dxa"/>
            <w:tcBorders>
              <w:top w:val="single" w:sz="4" w:space="0" w:color="auto"/>
              <w:left w:val="single" w:sz="4" w:space="0" w:color="auto"/>
              <w:bottom w:val="single" w:sz="4" w:space="0" w:color="auto"/>
              <w:right w:val="single" w:sz="4" w:space="0" w:color="auto"/>
            </w:tcBorders>
            <w:hideMark/>
          </w:tcPr>
          <w:p w14:paraId="0BAECE32" w14:textId="77777777" w:rsidR="00172770" w:rsidRPr="00172770" w:rsidRDefault="00172770" w:rsidP="00172770">
            <w:r w:rsidRPr="00172770">
              <w:t>Revision Date = Version #</w:t>
            </w:r>
          </w:p>
        </w:tc>
        <w:tc>
          <w:tcPr>
            <w:tcW w:w="8208" w:type="dxa"/>
            <w:tcBorders>
              <w:top w:val="single" w:sz="4" w:space="0" w:color="auto"/>
              <w:left w:val="single" w:sz="4" w:space="0" w:color="auto"/>
              <w:bottom w:val="single" w:sz="4" w:space="0" w:color="auto"/>
              <w:right w:val="single" w:sz="4" w:space="0" w:color="auto"/>
            </w:tcBorders>
          </w:tcPr>
          <w:p w14:paraId="4C291B92" w14:textId="77777777" w:rsidR="00172770" w:rsidRPr="00172770" w:rsidRDefault="00172770" w:rsidP="00172770"/>
          <w:p w14:paraId="60138DD9" w14:textId="77777777" w:rsidR="00172770" w:rsidRPr="00172770" w:rsidRDefault="00172770" w:rsidP="00172770">
            <w:r w:rsidRPr="00172770">
              <w:t>Changes</w:t>
            </w:r>
          </w:p>
        </w:tc>
      </w:tr>
      <w:tr w:rsidR="00172770" w:rsidRPr="00172770" w14:paraId="10ADFCF3" w14:textId="77777777" w:rsidTr="00172770">
        <w:tc>
          <w:tcPr>
            <w:tcW w:w="1722" w:type="dxa"/>
            <w:tcBorders>
              <w:top w:val="single" w:sz="4" w:space="0" w:color="auto"/>
              <w:left w:val="single" w:sz="4" w:space="0" w:color="auto"/>
              <w:bottom w:val="single" w:sz="4" w:space="0" w:color="auto"/>
              <w:right w:val="single" w:sz="4" w:space="0" w:color="auto"/>
            </w:tcBorders>
            <w:hideMark/>
          </w:tcPr>
          <w:p w14:paraId="4A69D7BD" w14:textId="74D87E13" w:rsidR="00172770" w:rsidRPr="00172770" w:rsidRDefault="00172770" w:rsidP="00172770">
            <w:r w:rsidRPr="00172770">
              <w:t>2025-03-1</w:t>
            </w:r>
            <w:r>
              <w:t>8</w:t>
            </w:r>
          </w:p>
        </w:tc>
        <w:tc>
          <w:tcPr>
            <w:tcW w:w="8208" w:type="dxa"/>
            <w:tcBorders>
              <w:top w:val="single" w:sz="4" w:space="0" w:color="auto"/>
              <w:left w:val="single" w:sz="4" w:space="0" w:color="auto"/>
              <w:bottom w:val="single" w:sz="4" w:space="0" w:color="auto"/>
              <w:right w:val="single" w:sz="4" w:space="0" w:color="auto"/>
            </w:tcBorders>
            <w:hideMark/>
          </w:tcPr>
          <w:p w14:paraId="59864FBD" w14:textId="77777777" w:rsidR="00172770" w:rsidRPr="00172770" w:rsidRDefault="00172770" w:rsidP="00172770">
            <w:r w:rsidRPr="00172770">
              <w:t>New program.</w:t>
            </w:r>
          </w:p>
        </w:tc>
      </w:tr>
      <w:tr w:rsidR="00172770" w:rsidRPr="00172770" w14:paraId="46D5B8F0" w14:textId="77777777" w:rsidTr="00172770">
        <w:trPr>
          <w:trHeight w:val="224"/>
        </w:trPr>
        <w:tc>
          <w:tcPr>
            <w:tcW w:w="1722" w:type="dxa"/>
            <w:tcBorders>
              <w:top w:val="single" w:sz="4" w:space="0" w:color="auto"/>
              <w:left w:val="single" w:sz="4" w:space="0" w:color="auto"/>
              <w:bottom w:val="single" w:sz="4" w:space="0" w:color="auto"/>
              <w:right w:val="single" w:sz="4" w:space="0" w:color="auto"/>
            </w:tcBorders>
          </w:tcPr>
          <w:p w14:paraId="7DCDB058" w14:textId="4758D235" w:rsidR="00172770" w:rsidRPr="00172770" w:rsidRDefault="006258BE" w:rsidP="00172770">
            <w:ins w:id="24" w:author="Penny Patterson" w:date="2026-03-18T15:11:00Z" w16du:dateUtc="2026-03-18T19:11:00Z">
              <w:r>
                <w:t>0</w:t>
              </w:r>
              <w:r w:rsidR="00F0455C">
                <w:t>2/11/2026</w:t>
              </w:r>
            </w:ins>
          </w:p>
        </w:tc>
        <w:tc>
          <w:tcPr>
            <w:tcW w:w="8208" w:type="dxa"/>
            <w:tcBorders>
              <w:top w:val="single" w:sz="4" w:space="0" w:color="auto"/>
              <w:left w:val="single" w:sz="4" w:space="0" w:color="auto"/>
              <w:bottom w:val="single" w:sz="4" w:space="0" w:color="auto"/>
              <w:right w:val="single" w:sz="4" w:space="0" w:color="auto"/>
            </w:tcBorders>
          </w:tcPr>
          <w:p w14:paraId="56F31767" w14:textId="0FAAED7A" w:rsidR="00172770" w:rsidRPr="00172770" w:rsidRDefault="00F0455C" w:rsidP="00172770">
            <w:ins w:id="25" w:author="Penny Patterson" w:date="2026-03-18T15:11:00Z" w16du:dateUtc="2026-03-18T19:11:00Z">
              <w:r>
                <w:t>Reviewed</w:t>
              </w:r>
            </w:ins>
          </w:p>
        </w:tc>
      </w:tr>
      <w:tr w:rsidR="00A41817" w:rsidRPr="00172770" w14:paraId="3C937FB8" w14:textId="77777777" w:rsidTr="00172770">
        <w:trPr>
          <w:trHeight w:val="224"/>
          <w:ins w:id="26" w:author="Penny Patterson" w:date="2026-03-31T12:02:00Z" w16du:dateUtc="2026-03-31T16:02:00Z"/>
        </w:trPr>
        <w:tc>
          <w:tcPr>
            <w:tcW w:w="1722" w:type="dxa"/>
            <w:tcBorders>
              <w:top w:val="single" w:sz="4" w:space="0" w:color="auto"/>
              <w:left w:val="single" w:sz="4" w:space="0" w:color="auto"/>
              <w:bottom w:val="single" w:sz="4" w:space="0" w:color="auto"/>
              <w:right w:val="single" w:sz="4" w:space="0" w:color="auto"/>
            </w:tcBorders>
          </w:tcPr>
          <w:p w14:paraId="61650FCE" w14:textId="2B01F927" w:rsidR="00A41817" w:rsidRDefault="009C7483" w:rsidP="00172770">
            <w:pPr>
              <w:rPr>
                <w:ins w:id="27" w:author="Penny Patterson" w:date="2026-03-31T12:02:00Z" w16du:dateUtc="2026-03-31T16:02:00Z"/>
              </w:rPr>
            </w:pPr>
            <w:ins w:id="28" w:author="Penny Patterson" w:date="2026-03-31T12:03:00Z" w16du:dateUtc="2026-03-31T16:03:00Z">
              <w:r>
                <w:t>03/31/2026</w:t>
              </w:r>
            </w:ins>
          </w:p>
        </w:tc>
        <w:tc>
          <w:tcPr>
            <w:tcW w:w="8208" w:type="dxa"/>
            <w:tcBorders>
              <w:top w:val="single" w:sz="4" w:space="0" w:color="auto"/>
              <w:left w:val="single" w:sz="4" w:space="0" w:color="auto"/>
              <w:bottom w:val="single" w:sz="4" w:space="0" w:color="auto"/>
              <w:right w:val="single" w:sz="4" w:space="0" w:color="auto"/>
            </w:tcBorders>
          </w:tcPr>
          <w:p w14:paraId="7D1C2A66" w14:textId="1402BBF0" w:rsidR="00A41817" w:rsidRDefault="00A41817" w:rsidP="00172770">
            <w:pPr>
              <w:rPr>
                <w:ins w:id="29" w:author="Penny Patterson" w:date="2026-03-31T12:02:00Z" w16du:dateUtc="2026-03-31T16:02:00Z"/>
              </w:rPr>
            </w:pPr>
            <w:ins w:id="30" w:author="Penny Patterson" w:date="2026-03-31T12:02:00Z" w16du:dateUtc="2026-03-31T16:02:00Z">
              <w:r>
                <w:t xml:space="preserve">Added section for </w:t>
              </w:r>
              <w:r w:rsidRPr="00A41817">
                <w:rPr>
                  <w:rPrChange w:id="31" w:author="Penny Patterson" w:date="2026-03-31T12:02:00Z" w16du:dateUtc="2026-03-31T16:02:00Z">
                    <w:rPr>
                      <w:rStyle w:val="Strong"/>
                      <w:rFonts w:asciiTheme="minorHAnsi" w:hAnsiTheme="minorHAnsi" w:cstheme="minorHAnsi"/>
                      <w:b w:val="0"/>
                      <w:bCs w:val="0"/>
                      <w:u w:val="single"/>
                    </w:rPr>
                  </w:rPrChange>
                </w:rPr>
                <w:t>Validation and Effectiveness Review Schedule</w:t>
              </w:r>
            </w:ins>
          </w:p>
        </w:tc>
      </w:tr>
    </w:tbl>
    <w:p w14:paraId="21B1DCB3" w14:textId="77777777" w:rsidR="00172770" w:rsidRPr="00B570E5" w:rsidRDefault="00172770" w:rsidP="00B570E5"/>
    <w:sectPr w:rsidR="00172770" w:rsidRPr="00B570E5"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Arlen Keller" w:date="2026-02-06T17:53:00Z" w:initials="AK">
    <w:p w14:paraId="38E21216" w14:textId="77777777" w:rsidR="007278FD" w:rsidRDefault="007278FD" w:rsidP="007278FD">
      <w:pPr>
        <w:pStyle w:val="CommentText"/>
      </w:pPr>
      <w:r>
        <w:rPr>
          <w:rStyle w:val="CommentReference"/>
        </w:rPr>
        <w:annotationRef/>
      </w:r>
      <w:r>
        <w:t>Assign a frequency. It can be subjective, like” at least annually.”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E2121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A4BAF9" w16cex:dateUtc="2026-02-06T22:53:00Z">
    <w16cex:extLst>
      <w16:ext w16:uri="{CE6994B0-6A32-4C9F-8C6B-6E91EDA988CE}">
        <cr:reactions xmlns:cr="http://schemas.microsoft.com/office/comments/2020/reactions">
          <cr:reaction reactionType="1">
            <cr:reactionInfo dateUtc="2026-02-11T18:48:10Z">
              <cr:user userId="S::penny@spicesinc.com::7bec89d0-993f-48ca-b90d-5a06f578d1d0" userProvider="AD" userName="Penny Patter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E21216" w16cid:durableId="14A4BA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A0C66" w14:textId="77777777" w:rsidR="005C082E" w:rsidRDefault="005C082E">
      <w:r>
        <w:separator/>
      </w:r>
    </w:p>
  </w:endnote>
  <w:endnote w:type="continuationSeparator" w:id="0">
    <w:p w14:paraId="30EA38B3" w14:textId="77777777" w:rsidR="005C082E" w:rsidRDefault="005C082E">
      <w:r>
        <w:continuationSeparator/>
      </w:r>
    </w:p>
  </w:endnote>
  <w:endnote w:type="continuationNotice" w:id="1">
    <w:p w14:paraId="74D6C76A" w14:textId="77777777" w:rsidR="005C082E" w:rsidRDefault="005C08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90A39" w14:textId="77777777" w:rsidR="005C082E" w:rsidRDefault="005C082E">
      <w:r>
        <w:separator/>
      </w:r>
    </w:p>
  </w:footnote>
  <w:footnote w:type="continuationSeparator" w:id="0">
    <w:p w14:paraId="2E54F46C" w14:textId="77777777" w:rsidR="005C082E" w:rsidRDefault="005C082E">
      <w:r>
        <w:continuationSeparator/>
      </w:r>
    </w:p>
  </w:footnote>
  <w:footnote w:type="continuationNotice" w:id="1">
    <w:p w14:paraId="65A787A7" w14:textId="77777777" w:rsidR="005C082E" w:rsidRDefault="005C08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64701000" w:rsidR="00C74391" w:rsidRDefault="00390965" w:rsidP="00C74391">
          <w:pPr>
            <w:jc w:val="center"/>
            <w:rPr>
              <w:rFonts w:ascii="Calibri" w:hAnsi="Calibri" w:cs="Calibri"/>
              <w:color w:val="auto"/>
              <w:sz w:val="22"/>
              <w:szCs w:val="22"/>
            </w:rPr>
          </w:pPr>
          <w:r w:rsidRPr="00B570E5">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C74391">
            <w:rPr>
              <w:rFonts w:ascii="Calibri" w:hAnsi="Calibri" w:cs="Calibri"/>
              <w:color w:val="auto"/>
              <w:sz w:val="22"/>
              <w:szCs w:val="22"/>
            </w:rPr>
            <w:t>315 Point Township Dr</w:t>
          </w:r>
        </w:p>
        <w:p w14:paraId="5F6188B3" w14:textId="7CA77C8E" w:rsidR="00C74391" w:rsidRPr="00B570E5" w:rsidRDefault="00C74391" w:rsidP="00C74391">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2D591C18" w:rsidR="00B24E2B" w:rsidRPr="00B570E5"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64245E2F" w:rsidR="00B24E2B" w:rsidRPr="0066470D" w:rsidRDefault="00B570E5" w:rsidP="005A79B2">
          <w:pPr>
            <w:jc w:val="center"/>
            <w:rPr>
              <w:rFonts w:ascii="Calibri" w:hAnsi="Calibri"/>
              <w:b/>
              <w:bCs/>
              <w:color w:val="auto"/>
              <w:sz w:val="24"/>
              <w:szCs w:val="24"/>
            </w:rPr>
          </w:pPr>
          <w:r w:rsidRPr="00B570E5">
            <w:rPr>
              <w:rFonts w:ascii="Calibri" w:hAnsi="Calibri"/>
              <w:b/>
              <w:bCs/>
              <w:color w:val="auto"/>
              <w:sz w:val="24"/>
              <w:szCs w:val="24"/>
            </w:rPr>
            <w:t>2.5.1</w:t>
          </w:r>
          <w:r w:rsidR="00C603C5">
            <w:rPr>
              <w:rFonts w:ascii="Calibri" w:hAnsi="Calibri"/>
              <w:b/>
              <w:bCs/>
              <w:color w:val="auto"/>
              <w:sz w:val="24"/>
              <w:szCs w:val="24"/>
            </w:rPr>
            <w:t>, 2.5.2</w:t>
          </w:r>
          <w:r w:rsidRPr="00B570E5">
            <w:rPr>
              <w:rFonts w:ascii="Calibri" w:hAnsi="Calibri"/>
              <w:b/>
              <w:bCs/>
              <w:color w:val="auto"/>
              <w:sz w:val="24"/>
              <w:szCs w:val="24"/>
            </w:rPr>
            <w:t xml:space="preserve"> Validation</w:t>
          </w:r>
          <w:r w:rsidR="00C603C5">
            <w:rPr>
              <w:rFonts w:ascii="Calibri" w:hAnsi="Calibri"/>
              <w:b/>
              <w:bCs/>
              <w:color w:val="auto"/>
              <w:sz w:val="24"/>
              <w:szCs w:val="24"/>
            </w:rPr>
            <w:t xml:space="preserve">, </w:t>
          </w:r>
          <w:r w:rsidRPr="00B570E5">
            <w:rPr>
              <w:rFonts w:ascii="Calibri" w:hAnsi="Calibri"/>
              <w:b/>
              <w:bCs/>
              <w:color w:val="auto"/>
              <w:sz w:val="24"/>
              <w:szCs w:val="24"/>
            </w:rPr>
            <w:t>Effectiveness</w:t>
          </w:r>
          <w:r w:rsidR="00C603C5">
            <w:rPr>
              <w:rFonts w:ascii="Calibri" w:hAnsi="Calibri"/>
              <w:b/>
              <w:bCs/>
              <w:color w:val="auto"/>
              <w:sz w:val="24"/>
              <w:szCs w:val="24"/>
            </w:rPr>
            <w:t xml:space="preserve"> and Verification</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615B8313" w:rsidR="00B24E2B" w:rsidRPr="00B368FA" w:rsidRDefault="00B570E5" w:rsidP="005A79B2">
          <w:pPr>
            <w:rPr>
              <w:rFonts w:ascii="Calibri" w:hAnsi="Calibri" w:cs="Calibri"/>
              <w:sz w:val="22"/>
              <w:szCs w:val="22"/>
            </w:rPr>
          </w:pPr>
          <w:r>
            <w:rPr>
              <w:rFonts w:ascii="Calibri" w:hAnsi="Calibri" w:cs="Calibri"/>
              <w:sz w:val="22"/>
              <w:szCs w:val="22"/>
            </w:rPr>
            <w:t>2.5.1</w:t>
          </w:r>
          <w:r w:rsidR="00C603C5">
            <w:rPr>
              <w:rFonts w:ascii="Calibri" w:hAnsi="Calibri" w:cs="Calibri"/>
              <w:sz w:val="22"/>
              <w:szCs w:val="22"/>
            </w:rPr>
            <w:t>,2.5.2</w:t>
          </w:r>
          <w:r>
            <w:rPr>
              <w:rFonts w:ascii="Calibri" w:hAnsi="Calibri" w:cs="Calibri"/>
              <w:sz w:val="22"/>
              <w:szCs w:val="22"/>
            </w:rPr>
            <w:t xml:space="preserve"> Validation</w:t>
          </w:r>
          <w:r w:rsidR="00C603C5">
            <w:rPr>
              <w:rFonts w:ascii="Calibri" w:hAnsi="Calibri" w:cs="Calibri"/>
              <w:sz w:val="22"/>
              <w:szCs w:val="22"/>
            </w:rPr>
            <w:t xml:space="preserve">, </w:t>
          </w:r>
          <w:r>
            <w:rPr>
              <w:rFonts w:ascii="Calibri" w:hAnsi="Calibri" w:cs="Calibri"/>
              <w:sz w:val="22"/>
              <w:szCs w:val="22"/>
            </w:rPr>
            <w:t xml:space="preserve">Effectiveness </w:t>
          </w:r>
          <w:r w:rsidR="00C603C5">
            <w:rPr>
              <w:rFonts w:ascii="Calibri" w:hAnsi="Calibri" w:cs="Calibri"/>
              <w:sz w:val="22"/>
              <w:szCs w:val="22"/>
            </w:rPr>
            <w:t>and Verification</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240C110C" w:rsidR="00C74391" w:rsidRPr="0066470D" w:rsidRDefault="0081362E" w:rsidP="005A79B2">
          <w:pPr>
            <w:rPr>
              <w:rFonts w:ascii="Calibri" w:hAnsi="Calibri"/>
              <w:color w:val="auto"/>
              <w:sz w:val="22"/>
              <w:szCs w:val="22"/>
            </w:rPr>
          </w:pPr>
          <w:del w:id="32" w:author="Penny Patterson" w:date="2026-03-18T15:12:00Z" w16du:dateUtc="2026-03-18T19:12:00Z">
            <w:r w:rsidDel="00F0455C">
              <w:rPr>
                <w:rFonts w:ascii="Calibri" w:hAnsi="Calibri"/>
                <w:color w:val="auto"/>
                <w:sz w:val="22"/>
                <w:szCs w:val="22"/>
              </w:rPr>
              <w:delText>03.18.2025</w:delText>
            </w:r>
          </w:del>
          <w:ins w:id="33" w:author="Penny Patterson" w:date="2026-03-31T12:03:00Z" w16du:dateUtc="2026-03-31T16:03:00Z">
            <w:r w:rsidR="009C7483">
              <w:rPr>
                <w:rFonts w:ascii="Calibri" w:hAnsi="Calibri"/>
                <w:color w:val="auto"/>
                <w:sz w:val="22"/>
                <w:szCs w:val="22"/>
              </w:rPr>
              <w:t>03.31.2026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C6F2C"/>
    <w:multiLevelType w:val="hybridMultilevel"/>
    <w:tmpl w:val="78A6DE4C"/>
    <w:lvl w:ilvl="0" w:tplc="A74A73B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E87839"/>
    <w:multiLevelType w:val="hybridMultilevel"/>
    <w:tmpl w:val="FFA04540"/>
    <w:lvl w:ilvl="0" w:tplc="A74A73B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17E5B"/>
    <w:multiLevelType w:val="hybridMultilevel"/>
    <w:tmpl w:val="DAE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224C29"/>
    <w:multiLevelType w:val="hybridMultilevel"/>
    <w:tmpl w:val="E760D2B2"/>
    <w:lvl w:ilvl="0" w:tplc="0D70EE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3"/>
  </w:num>
  <w:num w:numId="2" w16cid:durableId="342585067">
    <w:abstractNumId w:val="27"/>
  </w:num>
  <w:num w:numId="3" w16cid:durableId="323439066">
    <w:abstractNumId w:val="22"/>
  </w:num>
  <w:num w:numId="4" w16cid:durableId="1622608280">
    <w:abstractNumId w:val="7"/>
  </w:num>
  <w:num w:numId="5" w16cid:durableId="252975491">
    <w:abstractNumId w:val="6"/>
  </w:num>
  <w:num w:numId="6" w16cid:durableId="1906600213">
    <w:abstractNumId w:val="28"/>
  </w:num>
  <w:num w:numId="7" w16cid:durableId="2051958243">
    <w:abstractNumId w:val="38"/>
  </w:num>
  <w:num w:numId="8" w16cid:durableId="2037273784">
    <w:abstractNumId w:val="16"/>
  </w:num>
  <w:num w:numId="9" w16cid:durableId="1255823844">
    <w:abstractNumId w:val="29"/>
  </w:num>
  <w:num w:numId="10" w16cid:durableId="346060841">
    <w:abstractNumId w:val="14"/>
  </w:num>
  <w:num w:numId="11" w16cid:durableId="1433168523">
    <w:abstractNumId w:val="8"/>
  </w:num>
  <w:num w:numId="12" w16cid:durableId="1920946959">
    <w:abstractNumId w:val="3"/>
  </w:num>
  <w:num w:numId="13" w16cid:durableId="1029374730">
    <w:abstractNumId w:val="12"/>
  </w:num>
  <w:num w:numId="14" w16cid:durableId="819999672">
    <w:abstractNumId w:val="11"/>
  </w:num>
  <w:num w:numId="15" w16cid:durableId="652299058">
    <w:abstractNumId w:val="20"/>
  </w:num>
  <w:num w:numId="16" w16cid:durableId="1304578134">
    <w:abstractNumId w:val="25"/>
  </w:num>
  <w:num w:numId="17" w16cid:durableId="1384670203">
    <w:abstractNumId w:val="33"/>
  </w:num>
  <w:num w:numId="18" w16cid:durableId="254871154">
    <w:abstractNumId w:val="15"/>
  </w:num>
  <w:num w:numId="19" w16cid:durableId="429471899">
    <w:abstractNumId w:val="19"/>
  </w:num>
  <w:num w:numId="20" w16cid:durableId="1781606046">
    <w:abstractNumId w:val="10"/>
  </w:num>
  <w:num w:numId="21" w16cid:durableId="467819272">
    <w:abstractNumId w:val="17"/>
  </w:num>
  <w:num w:numId="22" w16cid:durableId="1459299141">
    <w:abstractNumId w:val="30"/>
  </w:num>
  <w:num w:numId="23" w16cid:durableId="1809543791">
    <w:abstractNumId w:val="35"/>
  </w:num>
  <w:num w:numId="24" w16cid:durableId="78522186">
    <w:abstractNumId w:val="1"/>
  </w:num>
  <w:num w:numId="25" w16cid:durableId="1034111923">
    <w:abstractNumId w:val="32"/>
  </w:num>
  <w:num w:numId="26" w16cid:durableId="180360488">
    <w:abstractNumId w:val="21"/>
  </w:num>
  <w:num w:numId="27" w16cid:durableId="513878971">
    <w:abstractNumId w:val="13"/>
  </w:num>
  <w:num w:numId="28" w16cid:durableId="594246576">
    <w:abstractNumId w:val="18"/>
  </w:num>
  <w:num w:numId="29" w16cid:durableId="17197311">
    <w:abstractNumId w:val="0"/>
  </w:num>
  <w:num w:numId="30" w16cid:durableId="881478068">
    <w:abstractNumId w:val="34"/>
  </w:num>
  <w:num w:numId="31" w16cid:durableId="936672454">
    <w:abstractNumId w:val="31"/>
  </w:num>
  <w:num w:numId="32" w16cid:durableId="421533499">
    <w:abstractNumId w:val="26"/>
  </w:num>
  <w:num w:numId="33" w16cid:durableId="1734624899">
    <w:abstractNumId w:val="37"/>
  </w:num>
  <w:num w:numId="34" w16cid:durableId="1276214944">
    <w:abstractNumId w:val="24"/>
  </w:num>
  <w:num w:numId="35" w16cid:durableId="559512844">
    <w:abstractNumId w:val="4"/>
  </w:num>
  <w:num w:numId="36" w16cid:durableId="1535925766">
    <w:abstractNumId w:val="2"/>
  </w:num>
  <w:num w:numId="37" w16cid:durableId="1506750739">
    <w:abstractNumId w:val="5"/>
  </w:num>
  <w:num w:numId="38" w16cid:durableId="1964190371">
    <w:abstractNumId w:val="36"/>
  </w:num>
  <w:num w:numId="39" w16cid:durableId="83633763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216B2"/>
    <w:rsid w:val="00031003"/>
    <w:rsid w:val="00046C5F"/>
    <w:rsid w:val="0004733A"/>
    <w:rsid w:val="00060C52"/>
    <w:rsid w:val="00062442"/>
    <w:rsid w:val="00063D6F"/>
    <w:rsid w:val="00076DAA"/>
    <w:rsid w:val="000838CB"/>
    <w:rsid w:val="00093FC1"/>
    <w:rsid w:val="000A033A"/>
    <w:rsid w:val="000B590C"/>
    <w:rsid w:val="000B64E2"/>
    <w:rsid w:val="000C3DFB"/>
    <w:rsid w:val="000C4DBF"/>
    <w:rsid w:val="000C5195"/>
    <w:rsid w:val="000D1304"/>
    <w:rsid w:val="000E1F57"/>
    <w:rsid w:val="000E40AA"/>
    <w:rsid w:val="000E5771"/>
    <w:rsid w:val="000E753E"/>
    <w:rsid w:val="000E7DF9"/>
    <w:rsid w:val="000F650D"/>
    <w:rsid w:val="00101B29"/>
    <w:rsid w:val="00106B38"/>
    <w:rsid w:val="00110795"/>
    <w:rsid w:val="00111A0F"/>
    <w:rsid w:val="00120C95"/>
    <w:rsid w:val="00125CC0"/>
    <w:rsid w:val="00127DF3"/>
    <w:rsid w:val="00135663"/>
    <w:rsid w:val="00135869"/>
    <w:rsid w:val="00142019"/>
    <w:rsid w:val="0014552F"/>
    <w:rsid w:val="00145C63"/>
    <w:rsid w:val="00151E5E"/>
    <w:rsid w:val="00153A0B"/>
    <w:rsid w:val="00160A7B"/>
    <w:rsid w:val="00172770"/>
    <w:rsid w:val="00172A59"/>
    <w:rsid w:val="00173C6B"/>
    <w:rsid w:val="00177A35"/>
    <w:rsid w:val="00183E0A"/>
    <w:rsid w:val="00184332"/>
    <w:rsid w:val="0018745A"/>
    <w:rsid w:val="0019313F"/>
    <w:rsid w:val="0019589F"/>
    <w:rsid w:val="001A22D8"/>
    <w:rsid w:val="001A6359"/>
    <w:rsid w:val="001B57D6"/>
    <w:rsid w:val="001C5395"/>
    <w:rsid w:val="001C751E"/>
    <w:rsid w:val="001D10A0"/>
    <w:rsid w:val="001D56CE"/>
    <w:rsid w:val="001E0DFD"/>
    <w:rsid w:val="001F16DC"/>
    <w:rsid w:val="001F1B09"/>
    <w:rsid w:val="001F42B4"/>
    <w:rsid w:val="001F606C"/>
    <w:rsid w:val="00206719"/>
    <w:rsid w:val="002211F2"/>
    <w:rsid w:val="00226655"/>
    <w:rsid w:val="00252605"/>
    <w:rsid w:val="0025756B"/>
    <w:rsid w:val="0027119E"/>
    <w:rsid w:val="00277857"/>
    <w:rsid w:val="00280A98"/>
    <w:rsid w:val="002932CE"/>
    <w:rsid w:val="002A2587"/>
    <w:rsid w:val="002A533F"/>
    <w:rsid w:val="002A7B01"/>
    <w:rsid w:val="002D1B2C"/>
    <w:rsid w:val="002D1CEE"/>
    <w:rsid w:val="002D45E7"/>
    <w:rsid w:val="002E271B"/>
    <w:rsid w:val="002E7946"/>
    <w:rsid w:val="002F28A9"/>
    <w:rsid w:val="00324C53"/>
    <w:rsid w:val="00344B3E"/>
    <w:rsid w:val="0034769E"/>
    <w:rsid w:val="0035095C"/>
    <w:rsid w:val="00351E25"/>
    <w:rsid w:val="00364498"/>
    <w:rsid w:val="00364E80"/>
    <w:rsid w:val="00365C13"/>
    <w:rsid w:val="003717A2"/>
    <w:rsid w:val="003819EE"/>
    <w:rsid w:val="00390965"/>
    <w:rsid w:val="00397926"/>
    <w:rsid w:val="003A5CE5"/>
    <w:rsid w:val="003A78B4"/>
    <w:rsid w:val="003B50E2"/>
    <w:rsid w:val="003B7B02"/>
    <w:rsid w:val="003C1E5F"/>
    <w:rsid w:val="003E17D2"/>
    <w:rsid w:val="003E784E"/>
    <w:rsid w:val="003F1E0C"/>
    <w:rsid w:val="003F7B66"/>
    <w:rsid w:val="003F7C16"/>
    <w:rsid w:val="00400FAF"/>
    <w:rsid w:val="00414D25"/>
    <w:rsid w:val="00417159"/>
    <w:rsid w:val="00417538"/>
    <w:rsid w:val="00423B51"/>
    <w:rsid w:val="0042563B"/>
    <w:rsid w:val="00450A01"/>
    <w:rsid w:val="00466DF0"/>
    <w:rsid w:val="00467EB0"/>
    <w:rsid w:val="004A3C89"/>
    <w:rsid w:val="004A4DAD"/>
    <w:rsid w:val="004C6FCC"/>
    <w:rsid w:val="004D2308"/>
    <w:rsid w:val="004E49B6"/>
    <w:rsid w:val="004E51DD"/>
    <w:rsid w:val="004E567E"/>
    <w:rsid w:val="004F27FD"/>
    <w:rsid w:val="00512A52"/>
    <w:rsid w:val="00516941"/>
    <w:rsid w:val="00522D80"/>
    <w:rsid w:val="005332F0"/>
    <w:rsid w:val="00535B3C"/>
    <w:rsid w:val="0054390F"/>
    <w:rsid w:val="005548EB"/>
    <w:rsid w:val="005559F2"/>
    <w:rsid w:val="00557FAE"/>
    <w:rsid w:val="00567D1F"/>
    <w:rsid w:val="00573E35"/>
    <w:rsid w:val="00586EA7"/>
    <w:rsid w:val="0059683B"/>
    <w:rsid w:val="005A3C66"/>
    <w:rsid w:val="005A62C3"/>
    <w:rsid w:val="005A79B2"/>
    <w:rsid w:val="005B6E30"/>
    <w:rsid w:val="005C082E"/>
    <w:rsid w:val="005C2BA7"/>
    <w:rsid w:val="005C696F"/>
    <w:rsid w:val="005E7CFD"/>
    <w:rsid w:val="005F0A80"/>
    <w:rsid w:val="005F1C85"/>
    <w:rsid w:val="005F3260"/>
    <w:rsid w:val="00612C0E"/>
    <w:rsid w:val="00621021"/>
    <w:rsid w:val="006258BE"/>
    <w:rsid w:val="00646F66"/>
    <w:rsid w:val="006523BE"/>
    <w:rsid w:val="00655BD4"/>
    <w:rsid w:val="006662CD"/>
    <w:rsid w:val="006757AA"/>
    <w:rsid w:val="00686974"/>
    <w:rsid w:val="00687C54"/>
    <w:rsid w:val="006945F8"/>
    <w:rsid w:val="006B1F6F"/>
    <w:rsid w:val="006D06A8"/>
    <w:rsid w:val="006D29EA"/>
    <w:rsid w:val="006D2B70"/>
    <w:rsid w:val="006E399B"/>
    <w:rsid w:val="006F5C3E"/>
    <w:rsid w:val="006F6237"/>
    <w:rsid w:val="00700074"/>
    <w:rsid w:val="00707621"/>
    <w:rsid w:val="00713B79"/>
    <w:rsid w:val="0071518C"/>
    <w:rsid w:val="00725BC8"/>
    <w:rsid w:val="007278FD"/>
    <w:rsid w:val="00736BB2"/>
    <w:rsid w:val="00740887"/>
    <w:rsid w:val="00747794"/>
    <w:rsid w:val="0075212F"/>
    <w:rsid w:val="00754AD1"/>
    <w:rsid w:val="0076276E"/>
    <w:rsid w:val="007707AD"/>
    <w:rsid w:val="00771934"/>
    <w:rsid w:val="007724D2"/>
    <w:rsid w:val="007A1F22"/>
    <w:rsid w:val="007A42EF"/>
    <w:rsid w:val="007A5318"/>
    <w:rsid w:val="007B0229"/>
    <w:rsid w:val="007B06A7"/>
    <w:rsid w:val="007B1AAA"/>
    <w:rsid w:val="007C7270"/>
    <w:rsid w:val="007C7643"/>
    <w:rsid w:val="007D53D1"/>
    <w:rsid w:val="007D7203"/>
    <w:rsid w:val="007E5159"/>
    <w:rsid w:val="007E5680"/>
    <w:rsid w:val="007F3998"/>
    <w:rsid w:val="00802C60"/>
    <w:rsid w:val="00810830"/>
    <w:rsid w:val="00811034"/>
    <w:rsid w:val="0081362E"/>
    <w:rsid w:val="00814F73"/>
    <w:rsid w:val="00821259"/>
    <w:rsid w:val="00823B10"/>
    <w:rsid w:val="00825A93"/>
    <w:rsid w:val="00834AD9"/>
    <w:rsid w:val="00837058"/>
    <w:rsid w:val="008431FA"/>
    <w:rsid w:val="00843E81"/>
    <w:rsid w:val="008600C4"/>
    <w:rsid w:val="0086279A"/>
    <w:rsid w:val="0086404A"/>
    <w:rsid w:val="008843F4"/>
    <w:rsid w:val="0089363F"/>
    <w:rsid w:val="00893651"/>
    <w:rsid w:val="00893782"/>
    <w:rsid w:val="00894432"/>
    <w:rsid w:val="008A094C"/>
    <w:rsid w:val="008B45AE"/>
    <w:rsid w:val="008D0CFC"/>
    <w:rsid w:val="008D654E"/>
    <w:rsid w:val="008E370F"/>
    <w:rsid w:val="008E51F2"/>
    <w:rsid w:val="008E5AFE"/>
    <w:rsid w:val="00904752"/>
    <w:rsid w:val="00917325"/>
    <w:rsid w:val="00920B5A"/>
    <w:rsid w:val="009269CF"/>
    <w:rsid w:val="00937113"/>
    <w:rsid w:val="0094405B"/>
    <w:rsid w:val="00944842"/>
    <w:rsid w:val="00953C68"/>
    <w:rsid w:val="009565DE"/>
    <w:rsid w:val="0096298E"/>
    <w:rsid w:val="00971AA6"/>
    <w:rsid w:val="0097225C"/>
    <w:rsid w:val="00973646"/>
    <w:rsid w:val="009812F3"/>
    <w:rsid w:val="009828CF"/>
    <w:rsid w:val="009907D2"/>
    <w:rsid w:val="009924D1"/>
    <w:rsid w:val="009B7183"/>
    <w:rsid w:val="009B765C"/>
    <w:rsid w:val="009C6B03"/>
    <w:rsid w:val="009C7483"/>
    <w:rsid w:val="009F7876"/>
    <w:rsid w:val="00A119C8"/>
    <w:rsid w:val="00A168C5"/>
    <w:rsid w:val="00A26C01"/>
    <w:rsid w:val="00A41817"/>
    <w:rsid w:val="00A60633"/>
    <w:rsid w:val="00A639C6"/>
    <w:rsid w:val="00A652E4"/>
    <w:rsid w:val="00A713FD"/>
    <w:rsid w:val="00A71B9E"/>
    <w:rsid w:val="00A81B8F"/>
    <w:rsid w:val="00A869D6"/>
    <w:rsid w:val="00A9568C"/>
    <w:rsid w:val="00AA2EE3"/>
    <w:rsid w:val="00AA51B5"/>
    <w:rsid w:val="00AA67B9"/>
    <w:rsid w:val="00AC1140"/>
    <w:rsid w:val="00AC4C0B"/>
    <w:rsid w:val="00AD2620"/>
    <w:rsid w:val="00AD2945"/>
    <w:rsid w:val="00AD366B"/>
    <w:rsid w:val="00AE226B"/>
    <w:rsid w:val="00AF047B"/>
    <w:rsid w:val="00AF550B"/>
    <w:rsid w:val="00B14DF5"/>
    <w:rsid w:val="00B24E2B"/>
    <w:rsid w:val="00B2506B"/>
    <w:rsid w:val="00B368FA"/>
    <w:rsid w:val="00B4512A"/>
    <w:rsid w:val="00B47ABC"/>
    <w:rsid w:val="00B570E5"/>
    <w:rsid w:val="00B6214A"/>
    <w:rsid w:val="00B737E9"/>
    <w:rsid w:val="00B8535A"/>
    <w:rsid w:val="00B85FDB"/>
    <w:rsid w:val="00B904F7"/>
    <w:rsid w:val="00B954D7"/>
    <w:rsid w:val="00BA23E6"/>
    <w:rsid w:val="00BA66C7"/>
    <w:rsid w:val="00BC32BF"/>
    <w:rsid w:val="00BC73CC"/>
    <w:rsid w:val="00C01DEE"/>
    <w:rsid w:val="00C2104D"/>
    <w:rsid w:val="00C211DC"/>
    <w:rsid w:val="00C30F82"/>
    <w:rsid w:val="00C313E3"/>
    <w:rsid w:val="00C33DA5"/>
    <w:rsid w:val="00C40B3F"/>
    <w:rsid w:val="00C41003"/>
    <w:rsid w:val="00C42DE8"/>
    <w:rsid w:val="00C519C5"/>
    <w:rsid w:val="00C536EE"/>
    <w:rsid w:val="00C5633F"/>
    <w:rsid w:val="00C603C5"/>
    <w:rsid w:val="00C60EEA"/>
    <w:rsid w:val="00C7121C"/>
    <w:rsid w:val="00C719A6"/>
    <w:rsid w:val="00C72929"/>
    <w:rsid w:val="00C74391"/>
    <w:rsid w:val="00C74DEB"/>
    <w:rsid w:val="00C757D0"/>
    <w:rsid w:val="00C826CF"/>
    <w:rsid w:val="00C852AD"/>
    <w:rsid w:val="00CA01CF"/>
    <w:rsid w:val="00CA29EF"/>
    <w:rsid w:val="00CA61B4"/>
    <w:rsid w:val="00CA7614"/>
    <w:rsid w:val="00CC3396"/>
    <w:rsid w:val="00CC3F27"/>
    <w:rsid w:val="00CD07BC"/>
    <w:rsid w:val="00CE4622"/>
    <w:rsid w:val="00CE53E2"/>
    <w:rsid w:val="00CF0950"/>
    <w:rsid w:val="00CF4826"/>
    <w:rsid w:val="00D15DD0"/>
    <w:rsid w:val="00D26A7D"/>
    <w:rsid w:val="00D32F6F"/>
    <w:rsid w:val="00D331B3"/>
    <w:rsid w:val="00D40E80"/>
    <w:rsid w:val="00D46A65"/>
    <w:rsid w:val="00D47774"/>
    <w:rsid w:val="00D57F77"/>
    <w:rsid w:val="00D700B7"/>
    <w:rsid w:val="00D727EC"/>
    <w:rsid w:val="00D72F10"/>
    <w:rsid w:val="00D842E6"/>
    <w:rsid w:val="00D85BF2"/>
    <w:rsid w:val="00D87612"/>
    <w:rsid w:val="00DA701D"/>
    <w:rsid w:val="00DA7AA7"/>
    <w:rsid w:val="00DB054D"/>
    <w:rsid w:val="00DB635C"/>
    <w:rsid w:val="00DB7AE2"/>
    <w:rsid w:val="00DC74CA"/>
    <w:rsid w:val="00DD23C4"/>
    <w:rsid w:val="00DE312D"/>
    <w:rsid w:val="00DE3A16"/>
    <w:rsid w:val="00DE55DE"/>
    <w:rsid w:val="00E03D00"/>
    <w:rsid w:val="00E13EBE"/>
    <w:rsid w:val="00E15433"/>
    <w:rsid w:val="00E21932"/>
    <w:rsid w:val="00E27D77"/>
    <w:rsid w:val="00E32846"/>
    <w:rsid w:val="00E35DF7"/>
    <w:rsid w:val="00E52B31"/>
    <w:rsid w:val="00E549EF"/>
    <w:rsid w:val="00E7067D"/>
    <w:rsid w:val="00E7118E"/>
    <w:rsid w:val="00E90A54"/>
    <w:rsid w:val="00EA7532"/>
    <w:rsid w:val="00EB0D03"/>
    <w:rsid w:val="00EB41D5"/>
    <w:rsid w:val="00EB5412"/>
    <w:rsid w:val="00EC159A"/>
    <w:rsid w:val="00EC19CC"/>
    <w:rsid w:val="00ED04B7"/>
    <w:rsid w:val="00EE01D1"/>
    <w:rsid w:val="00EE205C"/>
    <w:rsid w:val="00EF1662"/>
    <w:rsid w:val="00EF2C12"/>
    <w:rsid w:val="00EF51EB"/>
    <w:rsid w:val="00F0455C"/>
    <w:rsid w:val="00F25ECE"/>
    <w:rsid w:val="00F35287"/>
    <w:rsid w:val="00F37E13"/>
    <w:rsid w:val="00F47860"/>
    <w:rsid w:val="00F51BB4"/>
    <w:rsid w:val="00F543B6"/>
    <w:rsid w:val="00F64965"/>
    <w:rsid w:val="00F71C41"/>
    <w:rsid w:val="00F73178"/>
    <w:rsid w:val="00F7505C"/>
    <w:rsid w:val="00F8394B"/>
    <w:rsid w:val="00F90E0F"/>
    <w:rsid w:val="00F96065"/>
    <w:rsid w:val="00F97DFF"/>
    <w:rsid w:val="00FB44B8"/>
    <w:rsid w:val="00FB572D"/>
    <w:rsid w:val="00FC5734"/>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3603DD42-7529-4F6A-84B3-EC3C9272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Revision">
    <w:name w:val="Revision"/>
    <w:hidden/>
    <w:uiPriority w:val="99"/>
    <w:semiHidden/>
    <w:rsid w:val="007278FD"/>
    <w:rPr>
      <w:rFonts w:ascii="Arial" w:hAnsi="Arial"/>
      <w:color w:val="000000"/>
    </w:rPr>
  </w:style>
  <w:style w:type="character" w:styleId="CommentReference">
    <w:name w:val="annotation reference"/>
    <w:basedOn w:val="DefaultParagraphFont"/>
    <w:uiPriority w:val="99"/>
    <w:semiHidden/>
    <w:unhideWhenUsed/>
    <w:rsid w:val="007278FD"/>
    <w:rPr>
      <w:sz w:val="16"/>
      <w:szCs w:val="16"/>
    </w:rPr>
  </w:style>
  <w:style w:type="paragraph" w:styleId="CommentText">
    <w:name w:val="annotation text"/>
    <w:basedOn w:val="Normal"/>
    <w:link w:val="CommentTextChar"/>
    <w:uiPriority w:val="99"/>
    <w:unhideWhenUsed/>
    <w:rsid w:val="007278FD"/>
  </w:style>
  <w:style w:type="character" w:customStyle="1" w:styleId="CommentTextChar">
    <w:name w:val="Comment Text Char"/>
    <w:basedOn w:val="DefaultParagraphFont"/>
    <w:link w:val="CommentText"/>
    <w:uiPriority w:val="99"/>
    <w:rsid w:val="007278FD"/>
    <w:rPr>
      <w:rFonts w:ascii="Arial" w:hAnsi="Arial"/>
      <w:color w:val="000000"/>
    </w:rPr>
  </w:style>
  <w:style w:type="paragraph" w:styleId="CommentSubject">
    <w:name w:val="annotation subject"/>
    <w:basedOn w:val="CommentText"/>
    <w:next w:val="CommentText"/>
    <w:link w:val="CommentSubjectChar"/>
    <w:uiPriority w:val="99"/>
    <w:semiHidden/>
    <w:unhideWhenUsed/>
    <w:rsid w:val="007278FD"/>
    <w:rPr>
      <w:b/>
      <w:bCs/>
    </w:rPr>
  </w:style>
  <w:style w:type="character" w:customStyle="1" w:styleId="CommentSubjectChar">
    <w:name w:val="Comment Subject Char"/>
    <w:basedOn w:val="CommentTextChar"/>
    <w:link w:val="CommentSubject"/>
    <w:uiPriority w:val="99"/>
    <w:semiHidden/>
    <w:rsid w:val="007278FD"/>
    <w:rPr>
      <w:rFonts w:ascii="Arial" w:hAnsi="Arial"/>
      <w:b/>
      <w:bCs/>
      <w:color w:val="000000"/>
    </w:rPr>
  </w:style>
  <w:style w:type="paragraph" w:styleId="NormalWeb">
    <w:name w:val="Normal (Web)"/>
    <w:basedOn w:val="Normal"/>
    <w:uiPriority w:val="99"/>
    <w:semiHidden/>
    <w:unhideWhenUsed/>
    <w:rsid w:val="0027119E"/>
    <w:pPr>
      <w:spacing w:before="100" w:beforeAutospacing="1" w:after="100" w:afterAutospacing="1"/>
    </w:pPr>
    <w:rPr>
      <w:rFonts w:ascii="Times New Roman" w:hAnsi="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813450242">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347363727">
      <w:bodyDiv w:val="1"/>
      <w:marLeft w:val="0"/>
      <w:marRight w:val="0"/>
      <w:marTop w:val="0"/>
      <w:marBottom w:val="0"/>
      <w:divBdr>
        <w:top w:val="none" w:sz="0" w:space="0" w:color="auto"/>
        <w:left w:val="none" w:sz="0" w:space="0" w:color="auto"/>
        <w:bottom w:val="none" w:sz="0" w:space="0" w:color="auto"/>
        <w:right w:val="none" w:sz="0" w:space="0" w:color="auto"/>
      </w:divBdr>
    </w:div>
    <w:div w:id="153657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2.xml><?xml version="1.0" encoding="utf-8"?>
<ds:datastoreItem xmlns:ds="http://schemas.openxmlformats.org/officeDocument/2006/customXml" ds:itemID="{C4A9F0D7-34C4-4C33-92CA-8A1D7915F9A8}">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7108C061-D9D5-4FCF-AEB3-EC00891661A6}">
  <ds:schemaRefs>
    <ds:schemaRef ds:uri="http://schemas.microsoft.com/sharepoint/v3/contenttype/forms"/>
  </ds:schemaRefs>
</ds:datastoreItem>
</file>

<file path=customXml/itemProps4.xml><?xml version="1.0" encoding="utf-8"?>
<ds:datastoreItem xmlns:ds="http://schemas.openxmlformats.org/officeDocument/2006/customXml" ds:itemID="{BD07822C-AD17-4EF8-BA24-543793337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927</Words>
  <Characters>5684</Characters>
  <Application>Microsoft Office Word</Application>
  <DocSecurity>0</DocSecurity>
  <Lines>227</Lines>
  <Paragraphs>124</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57</cp:revision>
  <cp:lastPrinted>2026-03-18T19:12:00Z</cp:lastPrinted>
  <dcterms:created xsi:type="dcterms:W3CDTF">2022-04-26T17:41:00Z</dcterms:created>
  <dcterms:modified xsi:type="dcterms:W3CDTF">2026-03-31T16:04:00Z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