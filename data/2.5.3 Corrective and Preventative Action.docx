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BBDC" w14:textId="75A7823F" w:rsidR="00B570E5" w:rsidRPr="00053897" w:rsidRDefault="00937113" w:rsidP="00B570E5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INTRODUCTION</w:t>
      </w:r>
    </w:p>
    <w:p w14:paraId="60CFE087" w14:textId="77777777" w:rsidR="00B570E5" w:rsidRPr="00053897" w:rsidRDefault="00B570E5" w:rsidP="00B570E5">
      <w:pPr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</w:p>
    <w:p w14:paraId="7F621E7D" w14:textId="43B6ED7E" w:rsidR="00B570E5" w:rsidRPr="00053897" w:rsidRDefault="005332F0" w:rsidP="00B570E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t xml:space="preserve">Spices, Inc. has </w:t>
      </w:r>
      <w:r w:rsidR="00341939" w:rsidRPr="00053897">
        <w:rPr>
          <w:rFonts w:asciiTheme="minorHAnsi" w:hAnsiTheme="minorHAnsi" w:cstheme="minorHAnsi"/>
          <w:sz w:val="24"/>
          <w:szCs w:val="24"/>
        </w:rPr>
        <w:t>a</w:t>
      </w:r>
      <w:r w:rsidR="00722A9C" w:rsidRPr="00053897">
        <w:rPr>
          <w:rFonts w:asciiTheme="minorHAnsi" w:hAnsiTheme="minorHAnsi" w:cstheme="minorHAnsi"/>
          <w:sz w:val="24"/>
          <w:szCs w:val="24"/>
        </w:rPr>
        <w:t xml:space="preserve"> process for identifying, documenting, investigating, implementing, verifying, and closing corrective and preventive actions related to food safety, product quality, GMP non-conformances, customer complaints, audit findings, and related issues.</w:t>
      </w:r>
    </w:p>
    <w:p w14:paraId="5602A12E" w14:textId="77777777" w:rsidR="005332F0" w:rsidRPr="00053897" w:rsidRDefault="005332F0" w:rsidP="00B570E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</w:p>
    <w:p w14:paraId="72389745" w14:textId="2EDD5AA8" w:rsidR="00B570E5" w:rsidRPr="00053897" w:rsidRDefault="00937113" w:rsidP="00B570E5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SCOPE</w:t>
      </w:r>
    </w:p>
    <w:p w14:paraId="001027A2" w14:textId="77777777" w:rsidR="00B570E5" w:rsidRPr="00053897" w:rsidRDefault="00B570E5" w:rsidP="00B570E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</w:p>
    <w:p w14:paraId="775FD45E" w14:textId="4FC5EEAD" w:rsidR="00937113" w:rsidRPr="00053897" w:rsidRDefault="00D73CE2" w:rsidP="00B570E5">
      <w:pPr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This procedure applies to all activities, products, processes, facilities, and personnel involved in the Safe Quality Food (SQF) Program at Spices, Inc.</w:t>
      </w:r>
    </w:p>
    <w:p w14:paraId="732DDEEB" w14:textId="77777777" w:rsidR="00D73CE2" w:rsidRPr="00053897" w:rsidRDefault="00D73CE2" w:rsidP="00B570E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</w:p>
    <w:p w14:paraId="4C7F8B1D" w14:textId="7D2BD745" w:rsidR="00E90A54" w:rsidRPr="00053897" w:rsidRDefault="00937113" w:rsidP="00344B3E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RESPONSIBILITY</w:t>
      </w:r>
    </w:p>
    <w:p w14:paraId="09E45B21" w14:textId="77777777" w:rsidR="00937113" w:rsidRPr="00053897" w:rsidRDefault="00937113" w:rsidP="00B570E5">
      <w:pPr>
        <w:rPr>
          <w:rFonts w:asciiTheme="minorHAnsi" w:hAnsiTheme="minorHAnsi" w:cstheme="minorHAnsi"/>
          <w:color w:val="auto"/>
          <w:sz w:val="24"/>
          <w:szCs w:val="24"/>
          <w:lang w:val="en-GB"/>
        </w:rPr>
      </w:pPr>
    </w:p>
    <w:p w14:paraId="01A78B11" w14:textId="77777777" w:rsidR="001229B5" w:rsidRDefault="00147BA3" w:rsidP="00147BA3">
      <w:pPr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lang w:val="en-GB" w:eastAsia="zh-CN"/>
        </w:rPr>
        <w:t xml:space="preserve">The </w:t>
      </w:r>
      <w:r w:rsidR="00D73CE2"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>Chief Operations Officer (COO)</w:t>
      </w:r>
      <w:r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 xml:space="preserve"> is</w:t>
      </w:r>
      <w:r w:rsidR="00D73CE2"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 xml:space="preserve"> responsible for ensuring corrective actions are initiated, assigned, tracked, verified, and closed in </w:t>
      </w:r>
      <w:r w:rsidR="00D73CE2" w:rsidRPr="00053897">
        <w:rPr>
          <w:rFonts w:asciiTheme="minorHAnsi" w:hAnsiTheme="minorHAnsi" w:cstheme="minorHAnsi"/>
          <w:sz w:val="24"/>
          <w:szCs w:val="24"/>
        </w:rPr>
        <w:t>accordance</w:t>
      </w:r>
      <w:r w:rsidR="00D73CE2"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 xml:space="preserve"> with this procedure.</w:t>
      </w:r>
      <w:r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 xml:space="preserve"> </w:t>
      </w:r>
    </w:p>
    <w:p w14:paraId="35FE0D94" w14:textId="77777777" w:rsidR="001229B5" w:rsidRDefault="001229B5" w:rsidP="00147BA3">
      <w:pPr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</w:p>
    <w:p w14:paraId="21389C28" w14:textId="2525CB89" w:rsidR="00D73CE2" w:rsidRPr="00053897" w:rsidRDefault="001229B5" w:rsidP="00147BA3">
      <w:pPr>
        <w:rPr>
          <w:rFonts w:asciiTheme="minorHAnsi" w:hAnsiTheme="minorHAnsi" w:cstheme="minorHAnsi"/>
          <w:color w:val="auto"/>
          <w:sz w:val="24"/>
          <w:szCs w:val="24"/>
          <w:lang w:eastAsia="zh-CN"/>
        </w:rPr>
      </w:pPr>
      <w:r>
        <w:rPr>
          <w:rFonts w:asciiTheme="minorHAnsi" w:hAnsiTheme="minorHAnsi" w:cstheme="minorHAnsi"/>
          <w:color w:val="auto"/>
          <w:sz w:val="24"/>
          <w:szCs w:val="24"/>
          <w:lang w:eastAsia="zh-CN"/>
        </w:rPr>
        <w:t>The Food Safety Team is</w:t>
      </w:r>
      <w:r w:rsidR="00147BA3"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 xml:space="preserve"> r</w:t>
      </w:r>
      <w:r w:rsidR="00D73CE2" w:rsidRPr="00053897">
        <w:rPr>
          <w:rFonts w:asciiTheme="minorHAnsi" w:hAnsiTheme="minorHAnsi" w:cstheme="minorHAnsi"/>
          <w:color w:val="auto"/>
          <w:sz w:val="24"/>
          <w:szCs w:val="24"/>
          <w:lang w:eastAsia="zh-CN"/>
        </w:rPr>
        <w:t>esponsible for investigating assigned corrective actions, determining root cause, developing actions, implementing corrective and preventive measures, and providing evidence of completion.</w:t>
      </w:r>
    </w:p>
    <w:p w14:paraId="5C5A37BD" w14:textId="77777777" w:rsidR="000D1304" w:rsidRPr="00053897" w:rsidRDefault="000D1304" w:rsidP="00B570E5">
      <w:pPr>
        <w:rPr>
          <w:rFonts w:asciiTheme="minorHAnsi" w:hAnsiTheme="minorHAnsi" w:cstheme="minorHAnsi"/>
          <w:color w:val="auto"/>
          <w:sz w:val="24"/>
          <w:szCs w:val="24"/>
        </w:rPr>
      </w:pPr>
    </w:p>
    <w:p w14:paraId="7B523229" w14:textId="3E578DED" w:rsidR="008F1C4F" w:rsidRPr="00053897" w:rsidRDefault="008F1C4F" w:rsidP="008F1C4F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DEFIN</w:t>
      </w:r>
      <w:r w:rsidR="00862B45"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ITIONS</w:t>
      </w:r>
      <w:r w:rsidR="00862B45"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br/>
      </w:r>
    </w:p>
    <w:p w14:paraId="139285F6" w14:textId="425275B1" w:rsidR="008F1C4F" w:rsidRPr="00053897" w:rsidRDefault="008F1C4F" w:rsidP="008F1C4F">
      <w:pPr>
        <w:pStyle w:val="ListParagraph"/>
        <w:numPr>
          <w:ilvl w:val="0"/>
          <w:numId w:val="42"/>
        </w:numPr>
        <w:outlineLvl w:val="0"/>
        <w:rPr>
          <w:rFonts w:asciiTheme="minorHAnsi" w:hAnsiTheme="minorHAnsi" w:cstheme="minorHAnsi"/>
          <w:color w:val="auto"/>
          <w:sz w:val="24"/>
          <w:szCs w:val="24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t>Corrective Action (CA)</w:t>
      </w:r>
      <w:r w:rsidR="00862B45"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br/>
      </w:r>
      <w:r w:rsidR="00862B45" w:rsidRPr="00053897">
        <w:rPr>
          <w:rFonts w:asciiTheme="minorHAnsi" w:hAnsiTheme="minorHAnsi" w:cstheme="minorHAnsi"/>
          <w:sz w:val="24"/>
          <w:szCs w:val="24"/>
        </w:rPr>
        <w:t>Action taken to eliminate the cause of a detected non-conformity or other undesirable situation.</w:t>
      </w:r>
    </w:p>
    <w:p w14:paraId="00CEF3EB" w14:textId="769A8164" w:rsidR="008F1C4F" w:rsidRPr="00053897" w:rsidRDefault="008F1C4F" w:rsidP="008F1C4F">
      <w:pPr>
        <w:pStyle w:val="ListParagraph"/>
        <w:numPr>
          <w:ilvl w:val="0"/>
          <w:numId w:val="42"/>
        </w:numPr>
        <w:outlineLvl w:val="0"/>
        <w:rPr>
          <w:rFonts w:asciiTheme="minorHAnsi" w:hAnsiTheme="minorHAnsi" w:cstheme="minorHAnsi"/>
          <w:color w:val="auto"/>
          <w:sz w:val="24"/>
          <w:szCs w:val="24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t>Preventative Action (PA)</w:t>
      </w:r>
      <w:r w:rsidR="00862B45"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br/>
      </w:r>
      <w:r w:rsidR="00862B45" w:rsidRPr="00053897">
        <w:rPr>
          <w:rFonts w:asciiTheme="minorHAnsi" w:hAnsiTheme="minorHAnsi" w:cstheme="minorHAnsi"/>
          <w:sz w:val="24"/>
          <w:szCs w:val="24"/>
        </w:rPr>
        <w:t>Action taken to eliminate the cause of a potential non-conformity or other undesirable situation.</w:t>
      </w:r>
    </w:p>
    <w:p w14:paraId="4B37F492" w14:textId="34A3784B" w:rsidR="008F1C4F" w:rsidRPr="00053897" w:rsidRDefault="008F1C4F" w:rsidP="008F1C4F">
      <w:pPr>
        <w:pStyle w:val="ListParagraph"/>
        <w:numPr>
          <w:ilvl w:val="0"/>
          <w:numId w:val="42"/>
        </w:num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t>Root Cause</w:t>
      </w:r>
      <w:r w:rsidR="005A6EC0" w:rsidRPr="00053897">
        <w:rPr>
          <w:rFonts w:asciiTheme="minorHAnsi" w:hAnsiTheme="minorHAnsi" w:cstheme="minorHAnsi"/>
          <w:color w:val="auto"/>
          <w:sz w:val="24"/>
          <w:szCs w:val="24"/>
          <w:lang w:val="en-GB"/>
        </w:rPr>
        <w:br/>
      </w:r>
      <w:r w:rsidR="005A6EC0" w:rsidRPr="00053897">
        <w:rPr>
          <w:rFonts w:asciiTheme="minorHAnsi" w:hAnsiTheme="minorHAnsi" w:cstheme="minorHAnsi"/>
          <w:sz w:val="24"/>
          <w:szCs w:val="24"/>
        </w:rPr>
        <w:t>The underlying reason for non-conformance, determined through investigation.</w:t>
      </w:r>
    </w:p>
    <w:p w14:paraId="1FCC4A7C" w14:textId="77777777" w:rsidR="008F1C4F" w:rsidRPr="00053897" w:rsidRDefault="008F1C4F" w:rsidP="00344B3E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</w:p>
    <w:p w14:paraId="1E8C16CB" w14:textId="7729F5EC" w:rsidR="00EA7532" w:rsidRPr="00053897" w:rsidRDefault="00EA7532" w:rsidP="00344B3E">
      <w:pPr>
        <w:outlineLvl w:val="0"/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</w:pPr>
      <w:r w:rsidRPr="00053897">
        <w:rPr>
          <w:rFonts w:asciiTheme="minorHAnsi" w:hAnsiTheme="minorHAnsi" w:cstheme="minorHAnsi"/>
          <w:color w:val="auto"/>
          <w:sz w:val="24"/>
          <w:szCs w:val="24"/>
          <w:u w:val="single"/>
          <w:lang w:val="en-GB"/>
        </w:rPr>
        <w:t>PROCEDURE</w:t>
      </w:r>
    </w:p>
    <w:p w14:paraId="6838AF04" w14:textId="63C5F442" w:rsidR="0080607D" w:rsidRPr="00053897" w:rsidRDefault="0080607D" w:rsidP="0080607D">
      <w:pPr>
        <w:pStyle w:val="Heading3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sz w:val="24"/>
          <w:szCs w:val="24"/>
        </w:rPr>
        <w:t>Identification of Non-Conformance</w:t>
      </w:r>
      <w:r w:rsidRPr="00053897">
        <w:rPr>
          <w:rStyle w:val="Strong"/>
          <w:rFonts w:asciiTheme="minorHAnsi" w:hAnsiTheme="minorHAnsi" w:cstheme="minorHAnsi"/>
          <w:sz w:val="24"/>
          <w:szCs w:val="24"/>
        </w:rPr>
        <w:br/>
      </w:r>
      <w:r w:rsidRPr="00053897">
        <w:rPr>
          <w:rFonts w:asciiTheme="minorHAnsi" w:hAnsiTheme="minorHAnsi" w:cstheme="minorHAnsi"/>
          <w:b w:val="0"/>
          <w:bCs w:val="0"/>
          <w:sz w:val="24"/>
          <w:szCs w:val="24"/>
        </w:rPr>
        <w:t>Non-conformances may be identified through:</w:t>
      </w:r>
    </w:p>
    <w:p w14:paraId="619F23BD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Internal audits and inspections</w:t>
      </w:r>
    </w:p>
    <w:p w14:paraId="312AEA18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GMP monitoring</w:t>
      </w:r>
    </w:p>
    <w:p w14:paraId="56636BCA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Customer complaints</w:t>
      </w:r>
    </w:p>
    <w:p w14:paraId="3F2B12C1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Regulatory findings</w:t>
      </w:r>
    </w:p>
    <w:p w14:paraId="727B3EF1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lastRenderedPageBreak/>
        <w:t>Product testing failures</w:t>
      </w:r>
    </w:p>
    <w:p w14:paraId="7D2A92AB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Trend analysis</w:t>
      </w:r>
    </w:p>
    <w:p w14:paraId="65499258" w14:textId="77777777" w:rsidR="0080607D" w:rsidRPr="00053897" w:rsidRDefault="0080607D" w:rsidP="0080607D">
      <w:pPr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Employee observations</w:t>
      </w:r>
    </w:p>
    <w:p w14:paraId="73478775" w14:textId="63E48590" w:rsidR="00F06FDE" w:rsidRPr="00053897" w:rsidRDefault="0080607D" w:rsidP="00F06FDE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All non-conformances shall be documented on the Corrective Action Record.</w:t>
      </w:r>
    </w:p>
    <w:p w14:paraId="5163B73B" w14:textId="0D111879" w:rsidR="009711C9" w:rsidRPr="00053897" w:rsidRDefault="009711C9" w:rsidP="00F06FDE">
      <w:pPr>
        <w:pStyle w:val="NormalWeb"/>
        <w:rPr>
          <w:rFonts w:asciiTheme="minorHAnsi" w:hAnsiTheme="minorHAnsi" w:cstheme="minorHAnsi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</w:rPr>
        <w:t>Documentation of Corrective Action Record</w:t>
      </w:r>
      <w:r w:rsidR="00F06FDE" w:rsidRPr="00053897">
        <w:rPr>
          <w:rFonts w:asciiTheme="minorHAnsi" w:hAnsiTheme="minorHAnsi" w:cstheme="minorHAnsi"/>
        </w:rPr>
        <w:br/>
      </w:r>
      <w:r w:rsidRPr="00053897">
        <w:rPr>
          <w:rFonts w:asciiTheme="minorHAnsi" w:hAnsiTheme="minorHAnsi" w:cstheme="minorHAnsi"/>
        </w:rPr>
        <w:t>For each non-conformance, the following information shall be documented:</w:t>
      </w:r>
    </w:p>
    <w:p w14:paraId="79792C92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Date Identified</w:t>
      </w:r>
    </w:p>
    <w:p w14:paraId="38AFCA96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Description of Non-Conformance</w:t>
      </w:r>
    </w:p>
    <w:p w14:paraId="4AFBA566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Origin (e.g., audit, customer complaint, GMP check)</w:t>
      </w:r>
    </w:p>
    <w:p w14:paraId="330509C8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Assigned To / Responsible Person</w:t>
      </w:r>
    </w:p>
    <w:p w14:paraId="6354FB52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Root Cause Analysis</w:t>
      </w:r>
    </w:p>
    <w:p w14:paraId="4E3A656F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Corrective Action(s) Taken</w:t>
      </w:r>
    </w:p>
    <w:p w14:paraId="31523BB3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Preventive Action(s) Identified</w:t>
      </w:r>
    </w:p>
    <w:p w14:paraId="3AC91CD7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Target Completion Date</w:t>
      </w:r>
    </w:p>
    <w:p w14:paraId="506443A3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Verification of Effectiveness</w:t>
      </w:r>
    </w:p>
    <w:p w14:paraId="3183B4C2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Date Closed</w:t>
      </w:r>
    </w:p>
    <w:p w14:paraId="24BA4993" w14:textId="77777777" w:rsidR="009711C9" w:rsidRPr="00053897" w:rsidRDefault="009711C9" w:rsidP="009711C9">
      <w:pPr>
        <w:numPr>
          <w:ilvl w:val="0"/>
          <w:numId w:val="44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Authorized By</w:t>
      </w:r>
    </w:p>
    <w:p w14:paraId="316367DD" w14:textId="77777777" w:rsidR="00BF465A" w:rsidRPr="00053897" w:rsidRDefault="00BF465A" w:rsidP="00BF465A">
      <w:pPr>
        <w:pStyle w:val="Heading3"/>
        <w:rPr>
          <w:rFonts w:asciiTheme="minorHAnsi" w:hAnsiTheme="minorHAnsi" w:cstheme="minorHAnsi"/>
          <w:b w:val="0"/>
          <w:bCs w:val="0"/>
          <w:color w:val="auto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sz w:val="24"/>
          <w:szCs w:val="24"/>
        </w:rPr>
        <w:t>Root Cause Investigation</w:t>
      </w:r>
    </w:p>
    <w:p w14:paraId="4D9468AC" w14:textId="77777777" w:rsidR="00BF465A" w:rsidRPr="00053897" w:rsidRDefault="00BF465A" w:rsidP="00BF465A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Conduct an investigation to determine the root cause of the non-conformance.</w:t>
      </w:r>
    </w:p>
    <w:p w14:paraId="518061BB" w14:textId="77777777" w:rsidR="00BF465A" w:rsidRPr="00053897" w:rsidRDefault="00BF465A" w:rsidP="00BF465A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Use appropriate tools (5-Why, fishbone diagram, etc.) as needed.</w:t>
      </w:r>
    </w:p>
    <w:p w14:paraId="2D6456AA" w14:textId="3D7208DF" w:rsidR="00BF465A" w:rsidRPr="00053897" w:rsidRDefault="00BF465A" w:rsidP="00D22773">
      <w:pPr>
        <w:numPr>
          <w:ilvl w:val="0"/>
          <w:numId w:val="45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Document the root cause analysis in the Corrective Action Record.</w:t>
      </w:r>
    </w:p>
    <w:p w14:paraId="7D5D8B60" w14:textId="63363189" w:rsidR="00BF465A" w:rsidRPr="00053897" w:rsidRDefault="00BF465A" w:rsidP="00BF465A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sz w:val="24"/>
          <w:szCs w:val="24"/>
        </w:rPr>
        <w:t>Corrective and Preventive Actions</w:t>
      </w:r>
    </w:p>
    <w:p w14:paraId="08B8D6FE" w14:textId="77777777" w:rsidR="00BF465A" w:rsidRPr="00053897" w:rsidRDefault="00BF465A" w:rsidP="00BF465A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Identify corrective actions that address the root cause.</w:t>
      </w:r>
    </w:p>
    <w:p w14:paraId="361C7E27" w14:textId="3395581C" w:rsidR="00BF465A" w:rsidRPr="00053897" w:rsidRDefault="00BF465A" w:rsidP="00BF465A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 xml:space="preserve">Identify preventive actions to reduce the likelihood of </w:t>
      </w:r>
      <w:commentRangeStart w:id="0"/>
      <w:del w:id="1" w:author="Arlen Keller" w:date="2026-02-06T17:24:00Z" w16du:dateUtc="2026-02-06T22:24:00Z">
        <w:r w:rsidRPr="00053897" w:rsidDel="006902A5">
          <w:rPr>
            <w:rFonts w:asciiTheme="minorHAnsi" w:hAnsiTheme="minorHAnsi" w:cstheme="minorHAnsi"/>
            <w:sz w:val="24"/>
            <w:szCs w:val="24"/>
          </w:rPr>
          <w:delText>recurrence</w:delText>
        </w:r>
      </w:del>
      <w:ins w:id="2" w:author="Arlen Keller" w:date="2026-02-06T17:24:00Z" w16du:dateUtc="2026-02-06T22:24:00Z">
        <w:r w:rsidR="006902A5">
          <w:rPr>
            <w:rFonts w:asciiTheme="minorHAnsi" w:hAnsiTheme="minorHAnsi" w:cstheme="minorHAnsi"/>
            <w:sz w:val="24"/>
            <w:szCs w:val="24"/>
          </w:rPr>
          <w:t>occurence</w:t>
        </w:r>
      </w:ins>
      <w:commentRangeEnd w:id="0"/>
      <w:r w:rsidR="006902A5" w:rsidRPr="00053897">
        <w:rPr>
          <w:rStyle w:val="CommentReference"/>
          <w:rFonts w:asciiTheme="minorHAnsi" w:hAnsiTheme="minorHAnsi" w:cstheme="minorHAnsi"/>
          <w:sz w:val="24"/>
          <w:szCs w:val="24"/>
        </w:rPr>
        <w:commentReference w:id="0"/>
      </w:r>
      <w:r w:rsidRPr="00053897">
        <w:rPr>
          <w:rFonts w:asciiTheme="minorHAnsi" w:hAnsiTheme="minorHAnsi" w:cstheme="minorHAnsi"/>
          <w:sz w:val="24"/>
          <w:szCs w:val="24"/>
        </w:rPr>
        <w:t>.</w:t>
      </w:r>
    </w:p>
    <w:p w14:paraId="7E207AA0" w14:textId="77777777" w:rsidR="00BF465A" w:rsidRPr="00053897" w:rsidRDefault="00BF465A" w:rsidP="00BF465A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Assign owners and target completion dates.</w:t>
      </w:r>
    </w:p>
    <w:p w14:paraId="3F0D51DF" w14:textId="77777777" w:rsidR="00BF465A" w:rsidRPr="00053897" w:rsidRDefault="00BF465A" w:rsidP="00BF465A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Implement actions within the defined timeframes.</w:t>
      </w:r>
    </w:p>
    <w:p w14:paraId="1FA8FA9C" w14:textId="7333ECB0" w:rsidR="00BF465A" w:rsidRPr="00053897" w:rsidRDefault="00BF465A" w:rsidP="00D22773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Ensure actions are documented and communicated to affected areas.</w:t>
      </w:r>
    </w:p>
    <w:p w14:paraId="30A2F223" w14:textId="024D6C14" w:rsidR="00BF465A" w:rsidRPr="00053897" w:rsidRDefault="00BF465A" w:rsidP="00BF465A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sz w:val="24"/>
          <w:szCs w:val="24"/>
        </w:rPr>
        <w:t>Verification of Effectiveness</w:t>
      </w:r>
    </w:p>
    <w:p w14:paraId="762FFCC8" w14:textId="77777777" w:rsidR="00BF465A" w:rsidRPr="00053897" w:rsidRDefault="00BF465A" w:rsidP="00BF465A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Once corrective and preventive actions are implemented:</w:t>
      </w:r>
    </w:p>
    <w:p w14:paraId="2A017D38" w14:textId="77777777" w:rsidR="00BF465A" w:rsidRPr="00053897" w:rsidRDefault="00BF465A" w:rsidP="00BF465A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The responsible person shall verify that actions were effective.</w:t>
      </w:r>
    </w:p>
    <w:p w14:paraId="162D8ADD" w14:textId="77777777" w:rsidR="00BF465A" w:rsidRPr="00053897" w:rsidRDefault="00BF465A" w:rsidP="00BF465A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lastRenderedPageBreak/>
        <w:t>Verification shall include documented evidence (e.g., re-audits, re-checks, data review).</w:t>
      </w:r>
    </w:p>
    <w:p w14:paraId="4733291B" w14:textId="7ADFC011" w:rsidR="00BF465A" w:rsidRPr="00053897" w:rsidRDefault="00BF465A" w:rsidP="00D22773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Record the verification outcome and date in the Corrective Action Record.</w:t>
      </w:r>
    </w:p>
    <w:p w14:paraId="10BCCAF3" w14:textId="33CF15CD" w:rsidR="00BF465A" w:rsidRPr="00053897" w:rsidRDefault="00BF465A" w:rsidP="00BF465A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53897">
        <w:rPr>
          <w:rStyle w:val="Strong"/>
          <w:rFonts w:asciiTheme="minorHAnsi" w:hAnsiTheme="minorHAnsi" w:cstheme="minorHAnsi"/>
          <w:sz w:val="24"/>
          <w:szCs w:val="24"/>
        </w:rPr>
        <w:t>Closing Corrective Actions</w:t>
      </w:r>
    </w:p>
    <w:p w14:paraId="35C29376" w14:textId="77777777" w:rsidR="00BF465A" w:rsidRPr="00053897" w:rsidRDefault="00BF465A" w:rsidP="00BF465A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A corrective action may be closed when:</w:t>
      </w:r>
    </w:p>
    <w:p w14:paraId="049FDEC7" w14:textId="77777777" w:rsidR="00BF465A" w:rsidRPr="00053897" w:rsidRDefault="00BF465A" w:rsidP="00BF465A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Root cause analysis is complete</w:t>
      </w:r>
    </w:p>
    <w:p w14:paraId="043221A8" w14:textId="77777777" w:rsidR="00BF465A" w:rsidRPr="00053897" w:rsidRDefault="00BF465A" w:rsidP="00BF465A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Corrective and preventive actions are implemented</w:t>
      </w:r>
    </w:p>
    <w:p w14:paraId="1241E7B3" w14:textId="77777777" w:rsidR="00BF465A" w:rsidRPr="00053897" w:rsidRDefault="00BF465A" w:rsidP="00BF465A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Effectiveness verification is documented</w:t>
      </w:r>
    </w:p>
    <w:p w14:paraId="76A21D81" w14:textId="106F6410" w:rsidR="00F06FDE" w:rsidRPr="00053897" w:rsidRDefault="00BF465A" w:rsidP="00D22773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Closure is authorized by the COO or designee</w:t>
      </w:r>
    </w:p>
    <w:p w14:paraId="42F5BF94" w14:textId="77777777" w:rsidR="00053897" w:rsidRPr="008E7BE7" w:rsidRDefault="00053897" w:rsidP="00053897">
      <w:pPr>
        <w:pStyle w:val="Heading2"/>
        <w:rPr>
          <w:rFonts w:asciiTheme="minorHAnsi" w:hAnsiTheme="minorHAnsi" w:cstheme="minorHAnsi"/>
          <w:b w:val="0"/>
          <w:bCs w:val="0"/>
          <w:i w:val="0"/>
          <w:iCs w:val="0"/>
          <w:color w:val="auto"/>
          <w:sz w:val="24"/>
          <w:szCs w:val="24"/>
          <w:u w:val="single"/>
        </w:rPr>
      </w:pPr>
      <w:r w:rsidRPr="008E7BE7">
        <w:rPr>
          <w:rStyle w:val="Strong"/>
          <w:rFonts w:asciiTheme="minorHAnsi" w:hAnsiTheme="minorHAnsi" w:cstheme="minorHAnsi"/>
          <w:b/>
          <w:bCs/>
          <w:i w:val="0"/>
          <w:iCs w:val="0"/>
          <w:sz w:val="24"/>
          <w:szCs w:val="24"/>
          <w:u w:val="single"/>
        </w:rPr>
        <w:t>RECORDS &amp; RETENTION</w:t>
      </w:r>
    </w:p>
    <w:p w14:paraId="68C36762" w14:textId="77777777" w:rsidR="00053897" w:rsidRPr="00053897" w:rsidRDefault="00053897" w:rsidP="00053897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Records generated by this procedure include:</w:t>
      </w:r>
    </w:p>
    <w:p w14:paraId="2B620A8C" w14:textId="77777777" w:rsidR="00053897" w:rsidRPr="00053897" w:rsidRDefault="00053897" w:rsidP="0005389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Corrective Action Records / Spreadsheet entries</w:t>
      </w:r>
    </w:p>
    <w:p w14:paraId="6B3B5E92" w14:textId="77777777" w:rsidR="00053897" w:rsidRPr="00053897" w:rsidRDefault="00053897" w:rsidP="0005389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Root cause analysis documentation</w:t>
      </w:r>
    </w:p>
    <w:p w14:paraId="5FA7EC57" w14:textId="77777777" w:rsidR="00053897" w:rsidRPr="00053897" w:rsidRDefault="00053897" w:rsidP="00053897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Verification evidence</w:t>
      </w:r>
    </w:p>
    <w:p w14:paraId="769E83CD" w14:textId="41DB0507" w:rsidR="00053897" w:rsidRPr="00053897" w:rsidRDefault="00053897" w:rsidP="008E7BE7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All records shall be maintained in accordance with the document control and record retention program.</w:t>
      </w:r>
    </w:p>
    <w:p w14:paraId="3A335705" w14:textId="3A19B325" w:rsidR="00053897" w:rsidRPr="008601C0" w:rsidRDefault="00053897" w:rsidP="00053897">
      <w:pPr>
        <w:pStyle w:val="Heading2"/>
        <w:rPr>
          <w:rFonts w:asciiTheme="minorHAnsi" w:hAnsiTheme="minorHAnsi" w:cstheme="minorHAnsi"/>
          <w:b w:val="0"/>
          <w:bCs w:val="0"/>
          <w:i w:val="0"/>
          <w:iCs w:val="0"/>
          <w:sz w:val="24"/>
          <w:szCs w:val="24"/>
          <w:u w:val="single"/>
        </w:rPr>
      </w:pPr>
      <w:r w:rsidRPr="008601C0">
        <w:rPr>
          <w:rStyle w:val="Strong"/>
          <w:rFonts w:asciiTheme="minorHAnsi" w:hAnsiTheme="minorHAnsi" w:cstheme="minorHAnsi"/>
          <w:b/>
          <w:bCs/>
          <w:i w:val="0"/>
          <w:iCs w:val="0"/>
          <w:sz w:val="24"/>
          <w:szCs w:val="24"/>
          <w:u w:val="single"/>
        </w:rPr>
        <w:t>TRAINING</w:t>
      </w:r>
    </w:p>
    <w:p w14:paraId="5E9E24EB" w14:textId="77777777" w:rsidR="00053897" w:rsidRPr="00053897" w:rsidRDefault="00053897" w:rsidP="00053897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Personnel responsible for corrective actions shall be trained on this procedure and demonstrate understanding of:</w:t>
      </w:r>
    </w:p>
    <w:p w14:paraId="73FB3DDC" w14:textId="77777777" w:rsidR="00053897" w:rsidRPr="00053897" w:rsidRDefault="00053897" w:rsidP="00053897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CAPA process</w:t>
      </w:r>
    </w:p>
    <w:p w14:paraId="08810FBF" w14:textId="77777777" w:rsidR="00053897" w:rsidRPr="00053897" w:rsidRDefault="00053897" w:rsidP="00053897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Root cause analysis</w:t>
      </w:r>
    </w:p>
    <w:p w14:paraId="5A45B860" w14:textId="77777777" w:rsidR="00053897" w:rsidRPr="00053897" w:rsidRDefault="00053897" w:rsidP="00053897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Verification methods</w:t>
      </w:r>
    </w:p>
    <w:p w14:paraId="21119C14" w14:textId="65121F91" w:rsidR="00053897" w:rsidRPr="00053897" w:rsidRDefault="00053897" w:rsidP="008601C0">
      <w:pPr>
        <w:pStyle w:val="NormalWeb"/>
        <w:rPr>
          <w:rFonts w:asciiTheme="minorHAnsi" w:hAnsiTheme="minorHAnsi" w:cstheme="minorHAnsi"/>
        </w:rPr>
      </w:pPr>
      <w:r w:rsidRPr="00053897">
        <w:rPr>
          <w:rFonts w:asciiTheme="minorHAnsi" w:hAnsiTheme="minorHAnsi" w:cstheme="minorHAnsi"/>
        </w:rPr>
        <w:t>Training records shall be maintained.</w:t>
      </w:r>
    </w:p>
    <w:p w14:paraId="3B9D5C6B" w14:textId="4E68CDA0" w:rsidR="00053897" w:rsidRPr="008601C0" w:rsidRDefault="00053897" w:rsidP="00053897">
      <w:pPr>
        <w:pStyle w:val="Heading2"/>
        <w:rPr>
          <w:rFonts w:asciiTheme="minorHAnsi" w:hAnsiTheme="minorHAnsi" w:cstheme="minorHAnsi"/>
          <w:b w:val="0"/>
          <w:bCs w:val="0"/>
          <w:i w:val="0"/>
          <w:iCs w:val="0"/>
          <w:sz w:val="24"/>
          <w:szCs w:val="24"/>
          <w:u w:val="single"/>
        </w:rPr>
      </w:pPr>
      <w:r w:rsidRPr="008601C0">
        <w:rPr>
          <w:rStyle w:val="Strong"/>
          <w:rFonts w:asciiTheme="minorHAnsi" w:hAnsiTheme="minorHAnsi" w:cstheme="minorHAnsi"/>
          <w:b/>
          <w:bCs/>
          <w:i w:val="0"/>
          <w:iCs w:val="0"/>
          <w:sz w:val="24"/>
          <w:szCs w:val="24"/>
          <w:u w:val="single"/>
        </w:rPr>
        <w:t>RELATED DOCUMENTS</w:t>
      </w:r>
    </w:p>
    <w:p w14:paraId="1EEF54B5" w14:textId="77777777" w:rsidR="00053897" w:rsidRPr="00053897" w:rsidRDefault="00053897" w:rsidP="00053897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Internal Audit Procedure (2.5.5)</w:t>
      </w:r>
    </w:p>
    <w:p w14:paraId="5E916371" w14:textId="77777777" w:rsidR="00053897" w:rsidRPr="00053897" w:rsidRDefault="00053897" w:rsidP="00053897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Validation &amp; Verification Summary (2.5.1)</w:t>
      </w:r>
    </w:p>
    <w:p w14:paraId="0AA0CF07" w14:textId="77777777" w:rsidR="00053897" w:rsidRPr="00053897" w:rsidRDefault="00053897" w:rsidP="00053897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GMP Monitoring Checklists</w:t>
      </w:r>
    </w:p>
    <w:p w14:paraId="56330560" w14:textId="674A07AE" w:rsidR="00053897" w:rsidRPr="00053897" w:rsidRDefault="00053897" w:rsidP="00053897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 xml:space="preserve">Complaint Handling Procedure </w:t>
      </w:r>
    </w:p>
    <w:p w14:paraId="24C6B34F" w14:textId="6C2B3D1D" w:rsidR="002A7B01" w:rsidRPr="00053897" w:rsidRDefault="002A7B01" w:rsidP="002A7B0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u w:val="single"/>
        </w:rPr>
      </w:pPr>
      <w:r w:rsidRPr="00053897">
        <w:rPr>
          <w:rFonts w:asciiTheme="minorHAnsi" w:hAnsiTheme="minorHAnsi" w:cstheme="minorHAnsi"/>
          <w:sz w:val="24"/>
          <w:szCs w:val="24"/>
          <w:u w:val="single"/>
        </w:rPr>
        <w:lastRenderedPageBreak/>
        <w:t xml:space="preserve">DOCUMENT HISTORY </w:t>
      </w:r>
    </w:p>
    <w:p w14:paraId="75D99E6F" w14:textId="77777777" w:rsidR="002A7B01" w:rsidRPr="00053897" w:rsidRDefault="002A7B01" w:rsidP="002A7B0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NOTE: Only record revisions to this document. Reviews are recorded only in the central Document Register.</w:t>
      </w:r>
    </w:p>
    <w:p w14:paraId="38A00621" w14:textId="77777777" w:rsidR="002A7B01" w:rsidRPr="00053897" w:rsidRDefault="002A7B01" w:rsidP="002A7B01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</w:p>
    <w:p w14:paraId="72A3E4C5" w14:textId="77777777" w:rsidR="00B4512A" w:rsidRPr="00053897" w:rsidRDefault="002A7B01" w:rsidP="002A7B01">
      <w:pPr>
        <w:rPr>
          <w:rFonts w:asciiTheme="minorHAnsi" w:hAnsiTheme="minorHAnsi" w:cstheme="minorHAnsi"/>
          <w:sz w:val="24"/>
          <w:szCs w:val="24"/>
          <w:u w:val="single"/>
        </w:rPr>
      </w:pPr>
      <w:r w:rsidRPr="00053897">
        <w:rPr>
          <w:rFonts w:asciiTheme="minorHAnsi" w:hAnsiTheme="minorHAnsi" w:cstheme="minorHAnsi"/>
          <w:sz w:val="24"/>
          <w:szCs w:val="24"/>
          <w:u w:val="single"/>
        </w:rPr>
        <w:t xml:space="preserve">REFERENCES </w:t>
      </w:r>
    </w:p>
    <w:p w14:paraId="6E17F8ED" w14:textId="7F54C8AF" w:rsidR="002A7B01" w:rsidRPr="00053897" w:rsidRDefault="002A7B01" w:rsidP="002A7B01">
      <w:pPr>
        <w:rPr>
          <w:rFonts w:asciiTheme="minorHAnsi" w:hAnsiTheme="minorHAnsi" w:cstheme="minorHAnsi"/>
          <w:sz w:val="24"/>
          <w:szCs w:val="24"/>
        </w:rPr>
      </w:pPr>
      <w:r w:rsidRPr="00053897">
        <w:rPr>
          <w:rFonts w:asciiTheme="minorHAnsi" w:hAnsiTheme="minorHAnsi" w:cstheme="minorHAnsi"/>
          <w:sz w:val="24"/>
          <w:szCs w:val="24"/>
        </w:rPr>
        <w:t>SQF Food Safety Code: Food Manufacturing, Edition 9 / 2.</w:t>
      </w:r>
      <w:r w:rsidR="00D15DD0" w:rsidRPr="00053897">
        <w:rPr>
          <w:rFonts w:asciiTheme="minorHAnsi" w:hAnsiTheme="minorHAnsi" w:cstheme="minorHAnsi"/>
          <w:sz w:val="24"/>
          <w:szCs w:val="24"/>
        </w:rPr>
        <w:t>5 System Verification</w:t>
      </w:r>
    </w:p>
    <w:p w14:paraId="3F0B04DF" w14:textId="77777777" w:rsidR="002A7B01" w:rsidRPr="00053897" w:rsidRDefault="002A7B01" w:rsidP="00B570E5">
      <w:pPr>
        <w:rPr>
          <w:rFonts w:asciiTheme="minorHAnsi" w:hAnsiTheme="minorHAnsi" w:cstheme="minorHAnsi"/>
          <w:sz w:val="24"/>
          <w:szCs w:val="24"/>
        </w:rPr>
      </w:pPr>
    </w:p>
    <w:p w14:paraId="7175095C" w14:textId="77777777" w:rsidR="00172770" w:rsidRPr="00053897" w:rsidRDefault="00172770" w:rsidP="00B570E5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172770" w:rsidRPr="00053897" w14:paraId="6935A78E" w14:textId="77777777" w:rsidTr="00172770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ECE32" w14:textId="77777777" w:rsidR="00172770" w:rsidRPr="00053897" w:rsidRDefault="00172770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53897">
              <w:rPr>
                <w:rFonts w:asciiTheme="minorHAnsi" w:hAnsiTheme="minorHAnsi" w:cstheme="minorHAnsi"/>
                <w:sz w:val="24"/>
                <w:szCs w:val="24"/>
              </w:rPr>
              <w:t>Revision Date = Version #</w:t>
            </w:r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1B92" w14:textId="77777777" w:rsidR="00172770" w:rsidRPr="00053897" w:rsidRDefault="00172770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0138DD9" w14:textId="77777777" w:rsidR="00172770" w:rsidRPr="00053897" w:rsidRDefault="00172770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53897">
              <w:rPr>
                <w:rFonts w:asciiTheme="minorHAnsi" w:hAnsiTheme="minorHAnsi" w:cstheme="minorHAnsi"/>
                <w:sz w:val="24"/>
                <w:szCs w:val="24"/>
              </w:rPr>
              <w:t>Changes</w:t>
            </w:r>
          </w:p>
        </w:tc>
      </w:tr>
      <w:tr w:rsidR="00172770" w:rsidRPr="00053897" w14:paraId="10ADFCF3" w14:textId="77777777" w:rsidTr="00172770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D7BD" w14:textId="74D87E13" w:rsidR="00172770" w:rsidRPr="00053897" w:rsidRDefault="00172770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53897">
              <w:rPr>
                <w:rFonts w:asciiTheme="minorHAnsi" w:hAnsiTheme="minorHAnsi" w:cstheme="minorHAnsi"/>
                <w:sz w:val="24"/>
                <w:szCs w:val="24"/>
              </w:rPr>
              <w:t>2025-03-18</w:t>
            </w:r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64FBD" w14:textId="77777777" w:rsidR="00172770" w:rsidRPr="00053897" w:rsidRDefault="00172770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53897">
              <w:rPr>
                <w:rFonts w:asciiTheme="minorHAnsi" w:hAnsiTheme="minorHAnsi" w:cstheme="minorHAnsi"/>
                <w:sz w:val="24"/>
                <w:szCs w:val="24"/>
              </w:rPr>
              <w:t>New program.</w:t>
            </w:r>
          </w:p>
        </w:tc>
      </w:tr>
      <w:tr w:rsidR="00172770" w:rsidRPr="00053897" w14:paraId="46D5B8F0" w14:textId="77777777" w:rsidTr="00172770">
        <w:trPr>
          <w:trHeight w:val="224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B058" w14:textId="6CFF52B6" w:rsidR="00172770" w:rsidRPr="00053897" w:rsidRDefault="004B1B85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ins w:id="3" w:author="Penny Patterson" w:date="2026-03-18T15:19:00Z" w16du:dateUtc="2026-03-18T19:19:00Z">
              <w:r>
                <w:rPr>
                  <w:rFonts w:asciiTheme="minorHAnsi" w:hAnsiTheme="minorHAnsi" w:cstheme="minorHAnsi"/>
                  <w:sz w:val="24"/>
                  <w:szCs w:val="24"/>
                </w:rPr>
                <w:t>02/11/</w:t>
              </w:r>
              <w:r w:rsidR="00D77285">
                <w:rPr>
                  <w:rFonts w:asciiTheme="minorHAnsi" w:hAnsiTheme="minorHAnsi" w:cstheme="minorHAnsi"/>
                  <w:sz w:val="24"/>
                  <w:szCs w:val="24"/>
                </w:rPr>
                <w:t>2026</w:t>
              </w:r>
            </w:ins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1767" w14:textId="2CE790D4" w:rsidR="00172770" w:rsidRPr="00053897" w:rsidRDefault="00D77285" w:rsidP="001727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ins w:id="4" w:author="Penny Patterson" w:date="2026-03-18T15:20:00Z" w16du:dateUtc="2026-03-18T19:20:00Z">
              <w:r>
                <w:rPr>
                  <w:rFonts w:asciiTheme="minorHAnsi" w:hAnsiTheme="minorHAnsi" w:cstheme="minorHAnsi"/>
                  <w:sz w:val="24"/>
                  <w:szCs w:val="24"/>
                </w:rPr>
                <w:t>Reviewed</w:t>
              </w:r>
            </w:ins>
          </w:p>
        </w:tc>
      </w:tr>
    </w:tbl>
    <w:p w14:paraId="21B1DCB3" w14:textId="77777777" w:rsidR="00172770" w:rsidRPr="00053897" w:rsidRDefault="00172770" w:rsidP="00B570E5">
      <w:pPr>
        <w:rPr>
          <w:rFonts w:asciiTheme="minorHAnsi" w:hAnsiTheme="minorHAnsi" w:cstheme="minorHAnsi"/>
          <w:sz w:val="24"/>
          <w:szCs w:val="24"/>
        </w:rPr>
      </w:pPr>
    </w:p>
    <w:sectPr w:rsidR="00172770" w:rsidRPr="00053897" w:rsidSect="00F9606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len Keller" w:date="2026-02-06T17:25:00Z" w:initials="AK">
    <w:p w14:paraId="0A344D99" w14:textId="77777777" w:rsidR="006902A5" w:rsidRDefault="006902A5" w:rsidP="006902A5">
      <w:pPr>
        <w:pStyle w:val="CommentText"/>
      </w:pPr>
      <w:r>
        <w:rPr>
          <w:rStyle w:val="CommentReference"/>
        </w:rPr>
        <w:annotationRef/>
      </w:r>
      <w:r>
        <w:t>SQF views Corrective Actions as addressing reoccurrence and Preventative Actions as addressing potential occurrence.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344D9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6A3EE2" w16cex:dateUtc="2026-02-06T22:25:00Z">
    <w16cex:extLst>
      <w16:ext w16:uri="{CE6994B0-6A32-4C9F-8C6B-6E91EDA988CE}">
        <cr:reactions xmlns:cr="http://schemas.microsoft.com/office/comments/2020/reactions">
          <cr:reaction reactionType="1">
            <cr:reactionInfo dateUtc="2026-02-11T18:49:04Z">
              <cr:user userId="S::penny@spicesinc.com::7bec89d0-993f-48ca-b90d-5a06f578d1d0" userProvider="AD" userName="Penny Patterso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44D99" w16cid:durableId="5D6A3E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9880" w14:textId="77777777" w:rsidR="00105DFB" w:rsidRDefault="00105DFB">
      <w:r>
        <w:separator/>
      </w:r>
    </w:p>
  </w:endnote>
  <w:endnote w:type="continuationSeparator" w:id="0">
    <w:p w14:paraId="2EA8E455" w14:textId="77777777" w:rsidR="00105DFB" w:rsidRDefault="00105DFB">
      <w:r>
        <w:continuationSeparator/>
      </w:r>
    </w:p>
  </w:endnote>
  <w:endnote w:type="continuationNotice" w:id="1">
    <w:p w14:paraId="2BD2871B" w14:textId="77777777" w:rsidR="00105DFB" w:rsidRDefault="00105D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A669" w14:textId="77777777" w:rsidR="00105DFB" w:rsidRDefault="00105DFB">
      <w:r>
        <w:separator/>
      </w:r>
    </w:p>
  </w:footnote>
  <w:footnote w:type="continuationSeparator" w:id="0">
    <w:p w14:paraId="703ABA50" w14:textId="77777777" w:rsidR="00105DFB" w:rsidRDefault="00105DFB">
      <w:r>
        <w:continuationSeparator/>
      </w:r>
    </w:p>
  </w:footnote>
  <w:footnote w:type="continuationNotice" w:id="1">
    <w:p w14:paraId="6669696B" w14:textId="77777777" w:rsidR="00105DFB" w:rsidRDefault="00105D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64701000" w:rsidR="00C74391" w:rsidRDefault="00390965" w:rsidP="00C74391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B570E5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74391">
            <w:rPr>
              <w:rFonts w:ascii="Calibri" w:hAnsi="Calibri" w:cs="Calibri"/>
              <w:color w:val="auto"/>
              <w:sz w:val="22"/>
              <w:szCs w:val="22"/>
            </w:rPr>
            <w:t>315 Point Township Dr</w:t>
          </w:r>
        </w:p>
        <w:p w14:paraId="5F6188B3" w14:textId="7CA77C8E" w:rsidR="00C74391" w:rsidRPr="00B570E5" w:rsidRDefault="00C74391" w:rsidP="00C74391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17857</w:t>
          </w:r>
        </w:p>
        <w:p w14:paraId="7FB9D9A0" w14:textId="2D591C18" w:rsidR="00B24E2B" w:rsidRPr="00B570E5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3DE5F619" w:rsidR="00B24E2B" w:rsidRPr="0066470D" w:rsidRDefault="00B53F10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B53F10">
            <w:rPr>
              <w:rFonts w:ascii="Calibri" w:hAnsi="Calibri"/>
              <w:b/>
              <w:bCs/>
              <w:color w:val="auto"/>
              <w:sz w:val="24"/>
              <w:szCs w:val="24"/>
            </w:rPr>
            <w:t>2.5.3 Corrective and Preventative Action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312E6610" w:rsidR="00B24E2B" w:rsidRPr="00B368FA" w:rsidRDefault="00B53F10" w:rsidP="005A79B2">
          <w:pPr>
            <w:rPr>
              <w:rFonts w:ascii="Calibri" w:hAnsi="Calibri" w:cs="Calibri"/>
              <w:sz w:val="22"/>
              <w:szCs w:val="22"/>
            </w:rPr>
          </w:pPr>
          <w:r w:rsidRPr="00B53F10">
            <w:rPr>
              <w:rFonts w:ascii="Calibri" w:hAnsi="Calibri" w:cs="Calibri"/>
              <w:sz w:val="22"/>
              <w:szCs w:val="22"/>
            </w:rPr>
            <w:t>2.5.3 Corrective and Preventative Action</w:t>
          </w:r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4422015B" w:rsidR="00C74391" w:rsidRPr="0066470D" w:rsidRDefault="0081362E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del w:id="5" w:author="Penny Patterson" w:date="2026-03-18T15:20:00Z" w16du:dateUtc="2026-03-18T19:20:00Z">
            <w:r w:rsidDel="00D77285">
              <w:rPr>
                <w:rFonts w:ascii="Calibri" w:hAnsi="Calibri"/>
                <w:color w:val="auto"/>
                <w:sz w:val="22"/>
                <w:szCs w:val="22"/>
              </w:rPr>
              <w:delText>03.18.2025</w:delText>
            </w:r>
          </w:del>
          <w:ins w:id="6" w:author="Penny Patterson" w:date="2026-03-18T15:20:00Z" w16du:dateUtc="2026-03-18T19:20:00Z">
            <w:r w:rsidR="00D77285">
              <w:rPr>
                <w:rFonts w:ascii="Calibri" w:hAnsi="Calibri"/>
                <w:color w:val="auto"/>
                <w:sz w:val="22"/>
                <w:szCs w:val="22"/>
              </w:rPr>
              <w:t>02.11.2026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C6F2C"/>
    <w:multiLevelType w:val="hybridMultilevel"/>
    <w:tmpl w:val="78A6DE4C"/>
    <w:lvl w:ilvl="0" w:tplc="A74A73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87839"/>
    <w:multiLevelType w:val="hybridMultilevel"/>
    <w:tmpl w:val="FFA04540"/>
    <w:lvl w:ilvl="0" w:tplc="A74A73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41646"/>
    <w:multiLevelType w:val="multilevel"/>
    <w:tmpl w:val="74D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8279F"/>
    <w:multiLevelType w:val="multilevel"/>
    <w:tmpl w:val="87B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17E5B"/>
    <w:multiLevelType w:val="hybridMultilevel"/>
    <w:tmpl w:val="DAE87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33322"/>
    <w:multiLevelType w:val="multilevel"/>
    <w:tmpl w:val="D6C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15F3B"/>
    <w:multiLevelType w:val="multilevel"/>
    <w:tmpl w:val="3CE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2A0ED0"/>
    <w:multiLevelType w:val="multilevel"/>
    <w:tmpl w:val="D26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61D58"/>
    <w:multiLevelType w:val="hybridMultilevel"/>
    <w:tmpl w:val="EF36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611455"/>
    <w:multiLevelType w:val="multilevel"/>
    <w:tmpl w:val="87C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B0E09"/>
    <w:multiLevelType w:val="multilevel"/>
    <w:tmpl w:val="4504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428CE"/>
    <w:multiLevelType w:val="multilevel"/>
    <w:tmpl w:val="1E4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37E8C"/>
    <w:multiLevelType w:val="multilevel"/>
    <w:tmpl w:val="484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630DBD"/>
    <w:multiLevelType w:val="multilevel"/>
    <w:tmpl w:val="72F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224C29"/>
    <w:multiLevelType w:val="hybridMultilevel"/>
    <w:tmpl w:val="E760D2B2"/>
    <w:lvl w:ilvl="0" w:tplc="0D70E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3C26A1"/>
    <w:multiLevelType w:val="hybridMultilevel"/>
    <w:tmpl w:val="5162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31"/>
  </w:num>
  <w:num w:numId="2" w16cid:durableId="342585067">
    <w:abstractNumId w:val="37"/>
  </w:num>
  <w:num w:numId="3" w16cid:durableId="323439066">
    <w:abstractNumId w:val="30"/>
  </w:num>
  <w:num w:numId="4" w16cid:durableId="1622608280">
    <w:abstractNumId w:val="9"/>
  </w:num>
  <w:num w:numId="5" w16cid:durableId="252975491">
    <w:abstractNumId w:val="6"/>
  </w:num>
  <w:num w:numId="6" w16cid:durableId="1906600213">
    <w:abstractNumId w:val="38"/>
  </w:num>
  <w:num w:numId="7" w16cid:durableId="2051958243">
    <w:abstractNumId w:val="50"/>
  </w:num>
  <w:num w:numId="8" w16cid:durableId="2037273784">
    <w:abstractNumId w:val="20"/>
  </w:num>
  <w:num w:numId="9" w16cid:durableId="1255823844">
    <w:abstractNumId w:val="39"/>
  </w:num>
  <w:num w:numId="10" w16cid:durableId="346060841">
    <w:abstractNumId w:val="18"/>
  </w:num>
  <w:num w:numId="11" w16cid:durableId="1433168523">
    <w:abstractNumId w:val="10"/>
  </w:num>
  <w:num w:numId="12" w16cid:durableId="1920946959">
    <w:abstractNumId w:val="3"/>
  </w:num>
  <w:num w:numId="13" w16cid:durableId="1029374730">
    <w:abstractNumId w:val="16"/>
  </w:num>
  <w:num w:numId="14" w16cid:durableId="819999672">
    <w:abstractNumId w:val="14"/>
  </w:num>
  <w:num w:numId="15" w16cid:durableId="652299058">
    <w:abstractNumId w:val="28"/>
  </w:num>
  <w:num w:numId="16" w16cid:durableId="1304578134">
    <w:abstractNumId w:val="33"/>
  </w:num>
  <w:num w:numId="17" w16cid:durableId="1384670203">
    <w:abstractNumId w:val="44"/>
  </w:num>
  <w:num w:numId="18" w16cid:durableId="254871154">
    <w:abstractNumId w:val="19"/>
  </w:num>
  <w:num w:numId="19" w16cid:durableId="429471899">
    <w:abstractNumId w:val="26"/>
  </w:num>
  <w:num w:numId="20" w16cid:durableId="1781606046">
    <w:abstractNumId w:val="13"/>
  </w:num>
  <w:num w:numId="21" w16cid:durableId="467819272">
    <w:abstractNumId w:val="22"/>
  </w:num>
  <w:num w:numId="22" w16cid:durableId="1459299141">
    <w:abstractNumId w:val="40"/>
  </w:num>
  <w:num w:numId="23" w16cid:durableId="1809543791">
    <w:abstractNumId w:val="46"/>
  </w:num>
  <w:num w:numId="24" w16cid:durableId="78522186">
    <w:abstractNumId w:val="1"/>
  </w:num>
  <w:num w:numId="25" w16cid:durableId="1034111923">
    <w:abstractNumId w:val="42"/>
  </w:num>
  <w:num w:numId="26" w16cid:durableId="180360488">
    <w:abstractNumId w:val="29"/>
  </w:num>
  <w:num w:numId="27" w16cid:durableId="513878971">
    <w:abstractNumId w:val="17"/>
  </w:num>
  <w:num w:numId="28" w16cid:durableId="594246576">
    <w:abstractNumId w:val="23"/>
  </w:num>
  <w:num w:numId="29" w16cid:durableId="17197311">
    <w:abstractNumId w:val="0"/>
  </w:num>
  <w:num w:numId="30" w16cid:durableId="881478068">
    <w:abstractNumId w:val="45"/>
  </w:num>
  <w:num w:numId="31" w16cid:durableId="936672454">
    <w:abstractNumId w:val="41"/>
  </w:num>
  <w:num w:numId="32" w16cid:durableId="421533499">
    <w:abstractNumId w:val="34"/>
  </w:num>
  <w:num w:numId="33" w16cid:durableId="1734624899">
    <w:abstractNumId w:val="48"/>
  </w:num>
  <w:num w:numId="34" w16cid:durableId="1276214944">
    <w:abstractNumId w:val="32"/>
  </w:num>
  <w:num w:numId="35" w16cid:durableId="559512844">
    <w:abstractNumId w:val="4"/>
  </w:num>
  <w:num w:numId="36" w16cid:durableId="1535925766">
    <w:abstractNumId w:val="2"/>
  </w:num>
  <w:num w:numId="37" w16cid:durableId="1506750739">
    <w:abstractNumId w:val="5"/>
  </w:num>
  <w:num w:numId="38" w16cid:durableId="1964190371">
    <w:abstractNumId w:val="47"/>
  </w:num>
  <w:num w:numId="39" w16cid:durableId="836337633">
    <w:abstractNumId w:val="11"/>
  </w:num>
  <w:num w:numId="40" w16cid:durableId="896817599">
    <w:abstractNumId w:val="36"/>
  </w:num>
  <w:num w:numId="41" w16cid:durableId="1201286024">
    <w:abstractNumId w:val="24"/>
  </w:num>
  <w:num w:numId="42" w16cid:durableId="982000571">
    <w:abstractNumId w:val="49"/>
  </w:num>
  <w:num w:numId="43" w16cid:durableId="1629049574">
    <w:abstractNumId w:val="7"/>
  </w:num>
  <w:num w:numId="44" w16cid:durableId="191572547">
    <w:abstractNumId w:val="27"/>
  </w:num>
  <w:num w:numId="45" w16cid:durableId="1851674554">
    <w:abstractNumId w:val="25"/>
  </w:num>
  <w:num w:numId="46" w16cid:durableId="1363246816">
    <w:abstractNumId w:val="35"/>
  </w:num>
  <w:num w:numId="47" w16cid:durableId="849220027">
    <w:abstractNumId w:val="12"/>
  </w:num>
  <w:num w:numId="48" w16cid:durableId="157960877">
    <w:abstractNumId w:val="43"/>
  </w:num>
  <w:num w:numId="49" w16cid:durableId="1005134973">
    <w:abstractNumId w:val="15"/>
  </w:num>
  <w:num w:numId="50" w16cid:durableId="1041631840">
    <w:abstractNumId w:val="8"/>
  </w:num>
  <w:num w:numId="51" w16cid:durableId="1303804841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len Keller">
    <w15:presenceInfo w15:providerId="Windows Live" w15:userId="e787f13c9889a170"/>
  </w15:person>
  <w15:person w15:author="Penny Patterson">
    <w15:presenceInfo w15:providerId="AD" w15:userId="S::penny@spicesinc.com::7bec89d0-993f-48ca-b90d-5a06f578d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3275"/>
    <w:rsid w:val="00016B35"/>
    <w:rsid w:val="000173FA"/>
    <w:rsid w:val="000216B2"/>
    <w:rsid w:val="00031003"/>
    <w:rsid w:val="00046C5F"/>
    <w:rsid w:val="0004733A"/>
    <w:rsid w:val="00053897"/>
    <w:rsid w:val="00060C52"/>
    <w:rsid w:val="00062442"/>
    <w:rsid w:val="00063D6F"/>
    <w:rsid w:val="00076DAA"/>
    <w:rsid w:val="000838CB"/>
    <w:rsid w:val="00093FC1"/>
    <w:rsid w:val="000A033A"/>
    <w:rsid w:val="000B590C"/>
    <w:rsid w:val="000B64E2"/>
    <w:rsid w:val="000C3DFB"/>
    <w:rsid w:val="000C4DBF"/>
    <w:rsid w:val="000C5195"/>
    <w:rsid w:val="000D1304"/>
    <w:rsid w:val="000E1F57"/>
    <w:rsid w:val="000E40AA"/>
    <w:rsid w:val="000E5771"/>
    <w:rsid w:val="000E753E"/>
    <w:rsid w:val="000E7DF9"/>
    <w:rsid w:val="000F650D"/>
    <w:rsid w:val="00101B29"/>
    <w:rsid w:val="00105DFB"/>
    <w:rsid w:val="00106B38"/>
    <w:rsid w:val="00110795"/>
    <w:rsid w:val="00111A0F"/>
    <w:rsid w:val="00120C95"/>
    <w:rsid w:val="001229B5"/>
    <w:rsid w:val="00125CC0"/>
    <w:rsid w:val="00127DF3"/>
    <w:rsid w:val="00135663"/>
    <w:rsid w:val="00135869"/>
    <w:rsid w:val="00142019"/>
    <w:rsid w:val="0014552F"/>
    <w:rsid w:val="00145C63"/>
    <w:rsid w:val="00147BA3"/>
    <w:rsid w:val="00151E5E"/>
    <w:rsid w:val="00153A0B"/>
    <w:rsid w:val="00160A7B"/>
    <w:rsid w:val="00172770"/>
    <w:rsid w:val="00172A59"/>
    <w:rsid w:val="00173C6B"/>
    <w:rsid w:val="00177A35"/>
    <w:rsid w:val="00183E0A"/>
    <w:rsid w:val="00184332"/>
    <w:rsid w:val="0018745A"/>
    <w:rsid w:val="0019589F"/>
    <w:rsid w:val="001A22D8"/>
    <w:rsid w:val="001A4B03"/>
    <w:rsid w:val="001A6359"/>
    <w:rsid w:val="001B57D6"/>
    <w:rsid w:val="001C5395"/>
    <w:rsid w:val="001C751E"/>
    <w:rsid w:val="001D10A0"/>
    <w:rsid w:val="001D56CE"/>
    <w:rsid w:val="001F16DC"/>
    <w:rsid w:val="001F1B09"/>
    <w:rsid w:val="001F42B4"/>
    <w:rsid w:val="001F606C"/>
    <w:rsid w:val="00206719"/>
    <w:rsid w:val="002211F2"/>
    <w:rsid w:val="00226655"/>
    <w:rsid w:val="00252605"/>
    <w:rsid w:val="0025756B"/>
    <w:rsid w:val="00277857"/>
    <w:rsid w:val="002809B2"/>
    <w:rsid w:val="00280A98"/>
    <w:rsid w:val="002932CE"/>
    <w:rsid w:val="002A2587"/>
    <w:rsid w:val="002A533F"/>
    <w:rsid w:val="002A7B01"/>
    <w:rsid w:val="002D1B2C"/>
    <w:rsid w:val="002D1CEE"/>
    <w:rsid w:val="002D45E7"/>
    <w:rsid w:val="002E271B"/>
    <w:rsid w:val="002E7946"/>
    <w:rsid w:val="002F28A9"/>
    <w:rsid w:val="00306C89"/>
    <w:rsid w:val="00324C53"/>
    <w:rsid w:val="00341939"/>
    <w:rsid w:val="00344B3E"/>
    <w:rsid w:val="0034769E"/>
    <w:rsid w:val="0035095C"/>
    <w:rsid w:val="00351E25"/>
    <w:rsid w:val="00360F9F"/>
    <w:rsid w:val="00364498"/>
    <w:rsid w:val="00364E80"/>
    <w:rsid w:val="00365C13"/>
    <w:rsid w:val="003717A2"/>
    <w:rsid w:val="003819EE"/>
    <w:rsid w:val="00390965"/>
    <w:rsid w:val="00397926"/>
    <w:rsid w:val="003A5CE5"/>
    <w:rsid w:val="003A78B4"/>
    <w:rsid w:val="003B50E2"/>
    <w:rsid w:val="003B7B02"/>
    <w:rsid w:val="003C1E5F"/>
    <w:rsid w:val="003E17D2"/>
    <w:rsid w:val="003E784E"/>
    <w:rsid w:val="003F1E0C"/>
    <w:rsid w:val="003F7B66"/>
    <w:rsid w:val="003F7C16"/>
    <w:rsid w:val="00400FAF"/>
    <w:rsid w:val="00414D25"/>
    <w:rsid w:val="00417159"/>
    <w:rsid w:val="00417538"/>
    <w:rsid w:val="00423B51"/>
    <w:rsid w:val="0042563B"/>
    <w:rsid w:val="00450A01"/>
    <w:rsid w:val="00466DF0"/>
    <w:rsid w:val="00467EB0"/>
    <w:rsid w:val="004A3C89"/>
    <w:rsid w:val="004B1B85"/>
    <w:rsid w:val="004C6FCC"/>
    <w:rsid w:val="004D2308"/>
    <w:rsid w:val="004E49B6"/>
    <w:rsid w:val="004E51DD"/>
    <w:rsid w:val="004E567E"/>
    <w:rsid w:val="004F27FD"/>
    <w:rsid w:val="00512A52"/>
    <w:rsid w:val="00516941"/>
    <w:rsid w:val="00522D80"/>
    <w:rsid w:val="0052499D"/>
    <w:rsid w:val="005332F0"/>
    <w:rsid w:val="00535B3C"/>
    <w:rsid w:val="0054390F"/>
    <w:rsid w:val="005478F6"/>
    <w:rsid w:val="005548EB"/>
    <w:rsid w:val="005559F2"/>
    <w:rsid w:val="00557FAE"/>
    <w:rsid w:val="00573E35"/>
    <w:rsid w:val="00586EA7"/>
    <w:rsid w:val="0059683B"/>
    <w:rsid w:val="005A3C66"/>
    <w:rsid w:val="005A62C3"/>
    <w:rsid w:val="005A6EC0"/>
    <w:rsid w:val="005A79B2"/>
    <w:rsid w:val="005B6E30"/>
    <w:rsid w:val="005C2BA7"/>
    <w:rsid w:val="005C696F"/>
    <w:rsid w:val="005E7CFD"/>
    <w:rsid w:val="005F0A80"/>
    <w:rsid w:val="005F1C85"/>
    <w:rsid w:val="005F3260"/>
    <w:rsid w:val="00612C0E"/>
    <w:rsid w:val="006144B7"/>
    <w:rsid w:val="00621021"/>
    <w:rsid w:val="00632AE4"/>
    <w:rsid w:val="00646F66"/>
    <w:rsid w:val="006523BE"/>
    <w:rsid w:val="00655BD4"/>
    <w:rsid w:val="006662CD"/>
    <w:rsid w:val="006757AA"/>
    <w:rsid w:val="00686974"/>
    <w:rsid w:val="00687C54"/>
    <w:rsid w:val="006902A5"/>
    <w:rsid w:val="006945F8"/>
    <w:rsid w:val="006B1E90"/>
    <w:rsid w:val="006B1F6F"/>
    <w:rsid w:val="006D06A8"/>
    <w:rsid w:val="006D29EA"/>
    <w:rsid w:val="006D2B70"/>
    <w:rsid w:val="006E399B"/>
    <w:rsid w:val="006F5C3E"/>
    <w:rsid w:val="006F6237"/>
    <w:rsid w:val="00700074"/>
    <w:rsid w:val="00707621"/>
    <w:rsid w:val="00713B79"/>
    <w:rsid w:val="0071518C"/>
    <w:rsid w:val="00722A9C"/>
    <w:rsid w:val="00725BC8"/>
    <w:rsid w:val="00736BB2"/>
    <w:rsid w:val="00740887"/>
    <w:rsid w:val="00747794"/>
    <w:rsid w:val="0075212F"/>
    <w:rsid w:val="00754AD1"/>
    <w:rsid w:val="0076276E"/>
    <w:rsid w:val="007707AD"/>
    <w:rsid w:val="00771934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5159"/>
    <w:rsid w:val="007E5680"/>
    <w:rsid w:val="007F3998"/>
    <w:rsid w:val="00802C60"/>
    <w:rsid w:val="0080607D"/>
    <w:rsid w:val="00810830"/>
    <w:rsid w:val="00811034"/>
    <w:rsid w:val="0081362E"/>
    <w:rsid w:val="00821259"/>
    <w:rsid w:val="00823B10"/>
    <w:rsid w:val="00825A93"/>
    <w:rsid w:val="00837058"/>
    <w:rsid w:val="008431FA"/>
    <w:rsid w:val="00843E81"/>
    <w:rsid w:val="008600C4"/>
    <w:rsid w:val="008601C0"/>
    <w:rsid w:val="0086279A"/>
    <w:rsid w:val="00862B45"/>
    <w:rsid w:val="0086404A"/>
    <w:rsid w:val="008843F4"/>
    <w:rsid w:val="0089363F"/>
    <w:rsid w:val="00893651"/>
    <w:rsid w:val="00893782"/>
    <w:rsid w:val="00894432"/>
    <w:rsid w:val="008A094C"/>
    <w:rsid w:val="008B45AE"/>
    <w:rsid w:val="008D0CFC"/>
    <w:rsid w:val="008D17FF"/>
    <w:rsid w:val="008D654E"/>
    <w:rsid w:val="008E370F"/>
    <w:rsid w:val="008E51F2"/>
    <w:rsid w:val="008E5AFE"/>
    <w:rsid w:val="008E7BE7"/>
    <w:rsid w:val="008F1C4F"/>
    <w:rsid w:val="00904752"/>
    <w:rsid w:val="00917325"/>
    <w:rsid w:val="00920B5A"/>
    <w:rsid w:val="009269CF"/>
    <w:rsid w:val="00937113"/>
    <w:rsid w:val="0094405B"/>
    <w:rsid w:val="00944842"/>
    <w:rsid w:val="00953C68"/>
    <w:rsid w:val="009565DE"/>
    <w:rsid w:val="0096298E"/>
    <w:rsid w:val="009711C9"/>
    <w:rsid w:val="00971AA6"/>
    <w:rsid w:val="0097225C"/>
    <w:rsid w:val="00973646"/>
    <w:rsid w:val="009812F3"/>
    <w:rsid w:val="009828CF"/>
    <w:rsid w:val="009907D2"/>
    <w:rsid w:val="009924D1"/>
    <w:rsid w:val="009B7183"/>
    <w:rsid w:val="009B765C"/>
    <w:rsid w:val="009C6B03"/>
    <w:rsid w:val="009F7876"/>
    <w:rsid w:val="00A119C8"/>
    <w:rsid w:val="00A168C5"/>
    <w:rsid w:val="00A26C01"/>
    <w:rsid w:val="00A60633"/>
    <w:rsid w:val="00A639C6"/>
    <w:rsid w:val="00A652E4"/>
    <w:rsid w:val="00A71B9E"/>
    <w:rsid w:val="00A81B8F"/>
    <w:rsid w:val="00A869D6"/>
    <w:rsid w:val="00A9568C"/>
    <w:rsid w:val="00AA51B5"/>
    <w:rsid w:val="00AA67B9"/>
    <w:rsid w:val="00AC1140"/>
    <w:rsid w:val="00AC4C0B"/>
    <w:rsid w:val="00AD2620"/>
    <w:rsid w:val="00AD2945"/>
    <w:rsid w:val="00AD366B"/>
    <w:rsid w:val="00AE226B"/>
    <w:rsid w:val="00AF047B"/>
    <w:rsid w:val="00AF550B"/>
    <w:rsid w:val="00B14DF5"/>
    <w:rsid w:val="00B24E2B"/>
    <w:rsid w:val="00B368FA"/>
    <w:rsid w:val="00B4512A"/>
    <w:rsid w:val="00B47ABC"/>
    <w:rsid w:val="00B53F10"/>
    <w:rsid w:val="00B570E5"/>
    <w:rsid w:val="00B6214A"/>
    <w:rsid w:val="00B737E9"/>
    <w:rsid w:val="00B85FDB"/>
    <w:rsid w:val="00B904F7"/>
    <w:rsid w:val="00B954D7"/>
    <w:rsid w:val="00BA23E6"/>
    <w:rsid w:val="00BA66C7"/>
    <w:rsid w:val="00BC32BF"/>
    <w:rsid w:val="00BC73CC"/>
    <w:rsid w:val="00BF465A"/>
    <w:rsid w:val="00C01DEE"/>
    <w:rsid w:val="00C2104D"/>
    <w:rsid w:val="00C211DC"/>
    <w:rsid w:val="00C30F82"/>
    <w:rsid w:val="00C313E3"/>
    <w:rsid w:val="00C33DA5"/>
    <w:rsid w:val="00C41003"/>
    <w:rsid w:val="00C42DE8"/>
    <w:rsid w:val="00C519C5"/>
    <w:rsid w:val="00C536EE"/>
    <w:rsid w:val="00C5633F"/>
    <w:rsid w:val="00C60EEA"/>
    <w:rsid w:val="00C7121C"/>
    <w:rsid w:val="00C719A6"/>
    <w:rsid w:val="00C72929"/>
    <w:rsid w:val="00C74391"/>
    <w:rsid w:val="00C74DEB"/>
    <w:rsid w:val="00C757D0"/>
    <w:rsid w:val="00C826CF"/>
    <w:rsid w:val="00C852AD"/>
    <w:rsid w:val="00CA01CF"/>
    <w:rsid w:val="00CA29EF"/>
    <w:rsid w:val="00CA61B4"/>
    <w:rsid w:val="00CA7614"/>
    <w:rsid w:val="00CC3396"/>
    <w:rsid w:val="00CC3F27"/>
    <w:rsid w:val="00CD07BC"/>
    <w:rsid w:val="00CE4622"/>
    <w:rsid w:val="00CE53E2"/>
    <w:rsid w:val="00CF0950"/>
    <w:rsid w:val="00CF4826"/>
    <w:rsid w:val="00D15DD0"/>
    <w:rsid w:val="00D22773"/>
    <w:rsid w:val="00D26A7D"/>
    <w:rsid w:val="00D32F6F"/>
    <w:rsid w:val="00D331B3"/>
    <w:rsid w:val="00D40E80"/>
    <w:rsid w:val="00D46A65"/>
    <w:rsid w:val="00D47774"/>
    <w:rsid w:val="00D57F77"/>
    <w:rsid w:val="00D700B7"/>
    <w:rsid w:val="00D727EC"/>
    <w:rsid w:val="00D72F10"/>
    <w:rsid w:val="00D73CE2"/>
    <w:rsid w:val="00D77285"/>
    <w:rsid w:val="00D842E6"/>
    <w:rsid w:val="00D85BF2"/>
    <w:rsid w:val="00D87612"/>
    <w:rsid w:val="00DA701D"/>
    <w:rsid w:val="00DA7AA7"/>
    <w:rsid w:val="00DB054D"/>
    <w:rsid w:val="00DB635C"/>
    <w:rsid w:val="00DB7AE2"/>
    <w:rsid w:val="00DC74CA"/>
    <w:rsid w:val="00DE312D"/>
    <w:rsid w:val="00DE3A16"/>
    <w:rsid w:val="00DE55DE"/>
    <w:rsid w:val="00E03D00"/>
    <w:rsid w:val="00E13EBE"/>
    <w:rsid w:val="00E15433"/>
    <w:rsid w:val="00E21932"/>
    <w:rsid w:val="00E27D77"/>
    <w:rsid w:val="00E35DF7"/>
    <w:rsid w:val="00E52B31"/>
    <w:rsid w:val="00E549EF"/>
    <w:rsid w:val="00E7067D"/>
    <w:rsid w:val="00E7118E"/>
    <w:rsid w:val="00E90A54"/>
    <w:rsid w:val="00EA7532"/>
    <w:rsid w:val="00EB0D03"/>
    <w:rsid w:val="00EB41D5"/>
    <w:rsid w:val="00EB5412"/>
    <w:rsid w:val="00EC19CC"/>
    <w:rsid w:val="00ED04B7"/>
    <w:rsid w:val="00EE01D1"/>
    <w:rsid w:val="00EE205C"/>
    <w:rsid w:val="00EF1662"/>
    <w:rsid w:val="00EF2C12"/>
    <w:rsid w:val="00EF51EB"/>
    <w:rsid w:val="00F06FDE"/>
    <w:rsid w:val="00F25ECE"/>
    <w:rsid w:val="00F35287"/>
    <w:rsid w:val="00F37E13"/>
    <w:rsid w:val="00F47860"/>
    <w:rsid w:val="00F51BB4"/>
    <w:rsid w:val="00F543B6"/>
    <w:rsid w:val="00F64965"/>
    <w:rsid w:val="00F71C41"/>
    <w:rsid w:val="00F73178"/>
    <w:rsid w:val="00F7505C"/>
    <w:rsid w:val="00F8394B"/>
    <w:rsid w:val="00F90E0F"/>
    <w:rsid w:val="00F96065"/>
    <w:rsid w:val="00F97DFF"/>
    <w:rsid w:val="00FB44B8"/>
    <w:rsid w:val="00FB572D"/>
    <w:rsid w:val="00FC7DC2"/>
    <w:rsid w:val="00FD0330"/>
    <w:rsid w:val="00FD789C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3603DD42-7529-4F6A-84B3-EC3C9272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80607D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902A5"/>
    <w:rPr>
      <w:rFonts w:ascii="Arial" w:hAnsi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690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02A5"/>
  </w:style>
  <w:style w:type="character" w:customStyle="1" w:styleId="CommentTextChar">
    <w:name w:val="Comment Text Char"/>
    <w:basedOn w:val="DefaultParagraphFont"/>
    <w:link w:val="CommentText"/>
    <w:uiPriority w:val="99"/>
    <w:rsid w:val="006902A5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2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2A5"/>
    <w:rPr>
      <w:rFonts w:ascii="Arial" w:hAnsi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07822C-AD17-4EF8-BA24-543793337C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A9F0D7-34C4-4C33-92CA-8A1D7915F9A8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customXml/itemProps4.xml><?xml version="1.0" encoding="utf-8"?>
<ds:datastoreItem xmlns:ds="http://schemas.openxmlformats.org/officeDocument/2006/customXml" ds:itemID="{7108C061-D9D5-4FCF-AEB3-EC00891661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514</Words>
  <Characters>3436</Characters>
  <Application>Microsoft Office Word</Application>
  <DocSecurity>0</DocSecurity>
  <Lines>110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65</cp:revision>
  <cp:lastPrinted>2026-03-18T19:20:00Z</cp:lastPrinted>
  <dcterms:created xsi:type="dcterms:W3CDTF">2022-04-26T17:41:00Z</dcterms:created>
  <dcterms:modified xsi:type="dcterms:W3CDTF">2026-03-23T17:07:00Z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