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12731" w14:textId="77777777" w:rsidR="00921A1F" w:rsidRPr="00591A6C" w:rsidRDefault="00921A1F" w:rsidP="009F16EB">
      <w:pPr>
        <w:pStyle w:val="NormalWeb"/>
        <w:rPr>
          <w:rStyle w:val="Strong"/>
          <w:rFonts w:asciiTheme="minorBidi" w:hAnsiTheme="minorBidi" w:cstheme="minorBidi"/>
        </w:rPr>
      </w:pPr>
    </w:p>
    <w:p w14:paraId="5F2E1E0D" w14:textId="4C0C05A3" w:rsidR="00921A1F" w:rsidRPr="00591A6C" w:rsidRDefault="009F16EB" w:rsidP="009F16EB">
      <w:pPr>
        <w:pStyle w:val="NormalWeb"/>
        <w:rPr>
          <w:rStyle w:val="Strong"/>
          <w:rFonts w:asciiTheme="minorHAnsi" w:hAnsiTheme="minorHAnsi" w:cstheme="minorHAnsi"/>
          <w:u w:val="single"/>
        </w:rPr>
      </w:pPr>
      <w:r w:rsidRPr="00591A6C">
        <w:rPr>
          <w:rStyle w:val="Strong"/>
          <w:rFonts w:asciiTheme="minorHAnsi" w:hAnsiTheme="minorHAnsi" w:cstheme="minorHAnsi"/>
          <w:u w:val="single"/>
        </w:rPr>
        <w:t>INTRODUCTION</w:t>
      </w:r>
    </w:p>
    <w:p w14:paraId="37D8E9FF" w14:textId="0743B88F" w:rsidR="009F16EB" w:rsidRPr="00591A6C" w:rsidRDefault="009F16EB" w:rsidP="009F16EB">
      <w:pPr>
        <w:pStyle w:val="NormalWeb"/>
        <w:rPr>
          <w:rFonts w:asciiTheme="minorHAnsi" w:hAnsiTheme="minorHAnsi" w:cstheme="minorHAnsi"/>
        </w:rPr>
      </w:pPr>
      <w:r w:rsidRPr="00591A6C">
        <w:rPr>
          <w:rFonts w:asciiTheme="minorHAnsi" w:hAnsiTheme="minorHAnsi" w:cstheme="minorHAnsi"/>
        </w:rPr>
        <w:t>Spices, Inc. is committed to ensuring the accuracy, integrity, and accessibility of all food safety records.</w:t>
      </w:r>
    </w:p>
    <w:p w14:paraId="1617CCE5" w14:textId="77777777" w:rsidR="00921A1F" w:rsidRPr="00591A6C" w:rsidRDefault="00921A1F" w:rsidP="00921A1F">
      <w:pPr>
        <w:pStyle w:val="NormalWeb"/>
        <w:rPr>
          <w:rStyle w:val="Strong"/>
          <w:rFonts w:asciiTheme="minorHAnsi" w:hAnsiTheme="minorHAnsi" w:cstheme="minorHAnsi"/>
          <w:u w:val="single"/>
        </w:rPr>
      </w:pPr>
      <w:r w:rsidRPr="00591A6C">
        <w:rPr>
          <w:rStyle w:val="Strong"/>
          <w:rFonts w:asciiTheme="minorHAnsi" w:hAnsiTheme="minorHAnsi" w:cstheme="minorHAnsi"/>
          <w:u w:val="single"/>
        </w:rPr>
        <w:t>SCOPE</w:t>
      </w:r>
    </w:p>
    <w:p w14:paraId="1795A1EC" w14:textId="02D9601B" w:rsidR="009F16EB" w:rsidRPr="00591A6C" w:rsidRDefault="009F16EB" w:rsidP="00921A1F">
      <w:pPr>
        <w:pStyle w:val="NormalWeb"/>
        <w:rPr>
          <w:rFonts w:asciiTheme="minorHAnsi" w:hAnsiTheme="minorHAnsi" w:cstheme="minorHAnsi"/>
        </w:rPr>
      </w:pPr>
      <w:r w:rsidRPr="00591A6C">
        <w:rPr>
          <w:rFonts w:asciiTheme="minorHAnsi" w:hAnsiTheme="minorHAnsi" w:cstheme="minorHAnsi"/>
        </w:rPr>
        <w:t xml:space="preserve">This </w:t>
      </w:r>
      <w:r w:rsidR="00D22427">
        <w:rPr>
          <w:rFonts w:asciiTheme="minorHAnsi" w:hAnsiTheme="minorHAnsi" w:cstheme="minorHAnsi"/>
        </w:rPr>
        <w:t>procedure</w:t>
      </w:r>
      <w:r w:rsidR="00D22427" w:rsidRPr="00591A6C">
        <w:rPr>
          <w:rFonts w:asciiTheme="minorHAnsi" w:hAnsiTheme="minorHAnsi" w:cstheme="minorHAnsi"/>
        </w:rPr>
        <w:t xml:space="preserve"> </w:t>
      </w:r>
      <w:r w:rsidRPr="00591A6C">
        <w:rPr>
          <w:rFonts w:asciiTheme="minorHAnsi" w:hAnsiTheme="minorHAnsi" w:cstheme="minorHAnsi"/>
        </w:rPr>
        <w:t>applies to all records required to demonstrate compliance with the Food Safety Management System, regulatory requirements, and customer expectations.</w:t>
      </w:r>
    </w:p>
    <w:p w14:paraId="0647F353" w14:textId="77777777" w:rsidR="00921A1F" w:rsidRPr="00591A6C" w:rsidRDefault="00921A1F" w:rsidP="009F16EB">
      <w:pPr>
        <w:pStyle w:val="NormalWeb"/>
        <w:rPr>
          <w:rStyle w:val="Strong"/>
          <w:rFonts w:asciiTheme="minorHAnsi" w:hAnsiTheme="minorHAnsi" w:cstheme="minorHAnsi"/>
          <w:u w:val="single"/>
        </w:rPr>
      </w:pPr>
      <w:r w:rsidRPr="00591A6C">
        <w:rPr>
          <w:rStyle w:val="Strong"/>
          <w:rFonts w:asciiTheme="minorHAnsi" w:hAnsiTheme="minorHAnsi" w:cstheme="minorHAnsi"/>
          <w:u w:val="single"/>
        </w:rPr>
        <w:t>RESPONSIBILITY</w:t>
      </w:r>
    </w:p>
    <w:p w14:paraId="62719CBF" w14:textId="114E76EB" w:rsidR="009F16EB" w:rsidRPr="00591A6C" w:rsidRDefault="009F16EB" w:rsidP="009F16EB">
      <w:pPr>
        <w:pStyle w:val="NormalWeb"/>
        <w:rPr>
          <w:rFonts w:asciiTheme="minorHAnsi" w:hAnsiTheme="minorHAnsi" w:cstheme="minorHAnsi"/>
        </w:rPr>
      </w:pPr>
      <w:r w:rsidRPr="00591A6C">
        <w:rPr>
          <w:rFonts w:asciiTheme="minorHAnsi" w:hAnsiTheme="minorHAnsi" w:cstheme="minorHAnsi"/>
        </w:rPr>
        <w:t>The Chief Operations Officer (or SQF Practitioner) is responsible for authorizing, maintaining, and controlling records. Department Managers are responsible for ensuring records in their areas are completed, accurate, and submitted for review.</w:t>
      </w:r>
    </w:p>
    <w:p w14:paraId="3B972633" w14:textId="2A110156" w:rsidR="009F16EB" w:rsidRPr="00591A6C" w:rsidRDefault="00921A1F" w:rsidP="009F16EB">
      <w:pPr>
        <w:pStyle w:val="NormalWeb"/>
        <w:rPr>
          <w:rStyle w:val="Strong"/>
          <w:rFonts w:asciiTheme="minorHAnsi" w:hAnsiTheme="minorHAnsi" w:cstheme="minorHAnsi"/>
          <w:u w:val="single"/>
        </w:rPr>
      </w:pPr>
      <w:r w:rsidRPr="00591A6C">
        <w:rPr>
          <w:rStyle w:val="Strong"/>
          <w:rFonts w:asciiTheme="minorHAnsi" w:hAnsiTheme="minorHAnsi" w:cstheme="minorHAnsi"/>
          <w:u w:val="single"/>
        </w:rPr>
        <w:t>PROCEDURE</w:t>
      </w:r>
    </w:p>
    <w:p w14:paraId="30A15210" w14:textId="77777777" w:rsidR="009F16EB" w:rsidRPr="00591A6C" w:rsidRDefault="009F16EB" w:rsidP="009F16EB">
      <w:pPr>
        <w:pStyle w:val="NormalWeb"/>
        <w:numPr>
          <w:ilvl w:val="0"/>
          <w:numId w:val="36"/>
        </w:numPr>
        <w:rPr>
          <w:rFonts w:asciiTheme="minorHAnsi" w:hAnsiTheme="minorHAnsi" w:cstheme="minorHAnsi"/>
        </w:rPr>
      </w:pPr>
      <w:r w:rsidRPr="00591A6C">
        <w:rPr>
          <w:rFonts w:asciiTheme="minorHAnsi" w:hAnsiTheme="minorHAnsi" w:cstheme="minorHAnsi"/>
        </w:rPr>
        <w:t>All records must be legible, signed or initialed, and dated by the person completing them.</w:t>
      </w:r>
    </w:p>
    <w:p w14:paraId="37D5F9FE" w14:textId="77777777" w:rsidR="009F16EB" w:rsidRPr="00591A6C" w:rsidRDefault="009F16EB" w:rsidP="009F16EB">
      <w:pPr>
        <w:pStyle w:val="NormalWeb"/>
        <w:numPr>
          <w:ilvl w:val="0"/>
          <w:numId w:val="36"/>
        </w:numPr>
        <w:rPr>
          <w:rFonts w:asciiTheme="minorHAnsi" w:hAnsiTheme="minorHAnsi" w:cstheme="minorHAnsi"/>
        </w:rPr>
      </w:pPr>
      <w:r w:rsidRPr="00591A6C">
        <w:rPr>
          <w:rFonts w:asciiTheme="minorHAnsi" w:hAnsiTheme="minorHAnsi" w:cstheme="minorHAnsi"/>
        </w:rPr>
        <w:t>Records are checked for accuracy by the responsible manager or designee.</w:t>
      </w:r>
    </w:p>
    <w:p w14:paraId="26E4585F" w14:textId="77777777" w:rsidR="009F16EB" w:rsidRPr="00591A6C" w:rsidRDefault="009F16EB" w:rsidP="009F16EB">
      <w:pPr>
        <w:pStyle w:val="NormalWeb"/>
        <w:numPr>
          <w:ilvl w:val="0"/>
          <w:numId w:val="36"/>
        </w:numPr>
        <w:rPr>
          <w:rFonts w:asciiTheme="minorHAnsi" w:hAnsiTheme="minorHAnsi" w:cstheme="minorHAnsi"/>
        </w:rPr>
      </w:pPr>
      <w:r w:rsidRPr="00591A6C">
        <w:rPr>
          <w:rFonts w:asciiTheme="minorHAnsi" w:hAnsiTheme="minorHAnsi" w:cstheme="minorHAnsi"/>
        </w:rPr>
        <w:t>Current records are accessible at points of use. Obsolete records are removed from circulation and archived.</w:t>
      </w:r>
    </w:p>
    <w:p w14:paraId="211EF8D9" w14:textId="77777777" w:rsidR="009F16EB" w:rsidRPr="00591A6C" w:rsidRDefault="009F16EB" w:rsidP="009F16EB">
      <w:pPr>
        <w:pStyle w:val="NormalWeb"/>
        <w:numPr>
          <w:ilvl w:val="0"/>
          <w:numId w:val="36"/>
        </w:numPr>
        <w:rPr>
          <w:rFonts w:asciiTheme="minorHAnsi" w:hAnsiTheme="minorHAnsi" w:cstheme="minorHAnsi"/>
        </w:rPr>
      </w:pPr>
      <w:r w:rsidRPr="00591A6C">
        <w:rPr>
          <w:rFonts w:asciiTheme="minorHAnsi" w:hAnsiTheme="minorHAnsi" w:cstheme="minorHAnsi"/>
        </w:rPr>
        <w:t>Records are securely stored to prevent loss, damage, or unauthorized access.</w:t>
      </w:r>
    </w:p>
    <w:p w14:paraId="3C3D697C" w14:textId="77777777" w:rsidR="009F16EB" w:rsidRPr="00591A6C" w:rsidRDefault="009F16EB" w:rsidP="009F16EB">
      <w:pPr>
        <w:pStyle w:val="NormalWeb"/>
        <w:numPr>
          <w:ilvl w:val="0"/>
          <w:numId w:val="36"/>
        </w:numPr>
        <w:rPr>
          <w:rFonts w:asciiTheme="minorHAnsi" w:hAnsiTheme="minorHAnsi" w:cstheme="minorHAnsi"/>
        </w:rPr>
      </w:pPr>
      <w:r w:rsidRPr="00591A6C">
        <w:rPr>
          <w:rFonts w:asciiTheme="minorHAnsi" w:hAnsiTheme="minorHAnsi" w:cstheme="minorHAnsi"/>
        </w:rPr>
        <w:t>Records are retained for a minimum of 2 years or longer if required by regulation or customer requirements.</w:t>
      </w:r>
    </w:p>
    <w:p w14:paraId="1B048CEC" w14:textId="329DCA37" w:rsidR="009F16EB" w:rsidRPr="00591A6C" w:rsidRDefault="00921A1F" w:rsidP="009F16EB">
      <w:pPr>
        <w:pStyle w:val="NormalWeb"/>
        <w:rPr>
          <w:rStyle w:val="Strong"/>
          <w:rFonts w:asciiTheme="minorHAnsi" w:hAnsiTheme="minorHAnsi" w:cstheme="minorHAnsi"/>
          <w:u w:val="single"/>
        </w:rPr>
      </w:pPr>
      <w:r w:rsidRPr="00591A6C">
        <w:rPr>
          <w:rStyle w:val="Strong"/>
          <w:rFonts w:asciiTheme="minorHAnsi" w:hAnsiTheme="minorHAnsi" w:cstheme="minorHAnsi"/>
          <w:u w:val="single"/>
        </w:rPr>
        <w:t>SUPPORTING DOCUMENTS</w:t>
      </w:r>
    </w:p>
    <w:p w14:paraId="189EE92B" w14:textId="77777777" w:rsidR="009F16EB" w:rsidRPr="00591A6C" w:rsidRDefault="009F16EB" w:rsidP="009F16EB">
      <w:pPr>
        <w:pStyle w:val="NormalWeb"/>
        <w:numPr>
          <w:ilvl w:val="0"/>
          <w:numId w:val="37"/>
        </w:numPr>
        <w:rPr>
          <w:rFonts w:asciiTheme="minorHAnsi" w:hAnsiTheme="minorHAnsi" w:cstheme="minorHAnsi"/>
        </w:rPr>
      </w:pPr>
      <w:r w:rsidRPr="00591A6C">
        <w:rPr>
          <w:rFonts w:asciiTheme="minorHAnsi" w:hAnsiTheme="minorHAnsi" w:cstheme="minorHAnsi"/>
        </w:rPr>
        <w:t>Master Record List</w:t>
      </w:r>
    </w:p>
    <w:p w14:paraId="2363C946" w14:textId="77777777" w:rsidR="009F16EB" w:rsidRDefault="009F16EB" w:rsidP="009F16EB">
      <w:pPr>
        <w:pStyle w:val="NormalWeb"/>
        <w:numPr>
          <w:ilvl w:val="0"/>
          <w:numId w:val="37"/>
        </w:numPr>
        <w:rPr>
          <w:ins w:id="0" w:author="Penny Patterson" w:date="2026-02-24T14:44:00Z" w16du:dateUtc="2026-02-24T19:44:00Z"/>
          <w:rFonts w:asciiTheme="minorHAnsi" w:hAnsiTheme="minorHAnsi" w:cstheme="minorHAnsi"/>
        </w:rPr>
      </w:pPr>
      <w:r w:rsidRPr="00591A6C">
        <w:rPr>
          <w:rFonts w:asciiTheme="minorHAnsi" w:hAnsiTheme="minorHAnsi" w:cstheme="minorHAnsi"/>
        </w:rPr>
        <w:t>Obsolete Record File</w:t>
      </w:r>
    </w:p>
    <w:p w14:paraId="0E7D6E13" w14:textId="71BBC8C8" w:rsidR="00C15EF3" w:rsidRPr="00C15EF3" w:rsidRDefault="00C15EF3">
      <w:pPr>
        <w:autoSpaceDE w:val="0"/>
        <w:autoSpaceDN w:val="0"/>
        <w:adjustRightInd w:val="0"/>
        <w:rPr>
          <w:ins w:id="1" w:author="Penny Patterson" w:date="2026-02-24T14:44:00Z" w16du:dateUtc="2026-02-24T19:44:00Z"/>
          <w:rFonts w:ascii="Calibri" w:hAnsi="Calibri" w:cs="Calibri"/>
          <w:sz w:val="24"/>
          <w:szCs w:val="24"/>
          <w:u w:val="single"/>
          <w:rPrChange w:id="2" w:author="Penny Patterson" w:date="2026-02-24T14:44:00Z" w16du:dateUtc="2026-02-24T19:44:00Z">
            <w:rPr>
              <w:ins w:id="3" w:author="Penny Patterson" w:date="2026-02-24T14:44:00Z" w16du:dateUtc="2026-02-24T19:44:00Z"/>
            </w:rPr>
          </w:rPrChange>
        </w:rPr>
        <w:pPrChange w:id="4" w:author="Penny Patterson" w:date="2026-02-24T14:44:00Z" w16du:dateUtc="2026-02-24T19:44:00Z">
          <w:pPr>
            <w:pStyle w:val="ListParagraph"/>
            <w:numPr>
              <w:numId w:val="37"/>
            </w:numPr>
            <w:tabs>
              <w:tab w:val="num" w:pos="720"/>
            </w:tabs>
            <w:autoSpaceDE w:val="0"/>
            <w:autoSpaceDN w:val="0"/>
            <w:adjustRightInd w:val="0"/>
            <w:ind w:hanging="360"/>
          </w:pPr>
        </w:pPrChange>
      </w:pPr>
      <w:ins w:id="5" w:author="Penny Patterson" w:date="2026-02-24T14:44:00Z" w16du:dateUtc="2026-02-24T19:44:00Z">
        <w:r w:rsidRPr="00C15EF3">
          <w:rPr>
            <w:rFonts w:ascii="Calibri" w:hAnsi="Calibri" w:cs="Calibri"/>
            <w:b/>
            <w:sz w:val="24"/>
            <w:szCs w:val="24"/>
            <w:u w:val="single"/>
            <w:rPrChange w:id="6" w:author="Penny Patterson" w:date="2026-02-24T14:44:00Z" w16du:dateUtc="2026-02-24T19:44:00Z">
              <w:rPr/>
            </w:rPrChange>
          </w:rPr>
          <w:t>DOCUMENT HISTORY</w:t>
        </w:r>
        <w:r w:rsidRPr="00C15EF3">
          <w:rPr>
            <w:rFonts w:ascii="Calibri" w:hAnsi="Calibri" w:cs="Calibri"/>
            <w:sz w:val="24"/>
            <w:szCs w:val="24"/>
            <w:u w:val="single"/>
            <w:rPrChange w:id="7" w:author="Penny Patterson" w:date="2026-02-24T14:44:00Z" w16du:dateUtc="2026-02-24T19:44:00Z">
              <w:rPr/>
            </w:rPrChange>
          </w:rPr>
          <w:t xml:space="preserve"> </w:t>
        </w:r>
      </w:ins>
    </w:p>
    <w:p w14:paraId="7CF4884B" w14:textId="77777777" w:rsidR="00C15EF3" w:rsidRPr="00C15EF3" w:rsidRDefault="00C15EF3">
      <w:pPr>
        <w:autoSpaceDE w:val="0"/>
        <w:autoSpaceDN w:val="0"/>
        <w:adjustRightInd w:val="0"/>
        <w:ind w:left="360"/>
        <w:rPr>
          <w:ins w:id="8" w:author="Penny Patterson" w:date="2026-02-24T14:44:00Z" w16du:dateUtc="2026-02-24T19:44:00Z"/>
          <w:rFonts w:ascii="Calibri" w:hAnsi="Calibri" w:cs="Calibri"/>
          <w:sz w:val="24"/>
          <w:szCs w:val="24"/>
          <w:rPrChange w:id="9" w:author="Penny Patterson" w:date="2026-02-24T14:44:00Z" w16du:dateUtc="2026-02-24T19:44:00Z">
            <w:rPr>
              <w:ins w:id="10" w:author="Penny Patterson" w:date="2026-02-24T14:44:00Z" w16du:dateUtc="2026-02-24T19:44:00Z"/>
            </w:rPr>
          </w:rPrChange>
        </w:rPr>
        <w:pPrChange w:id="11" w:author="Penny Patterson" w:date="2026-02-24T14:44:00Z" w16du:dateUtc="2026-02-24T19:44:00Z">
          <w:pPr>
            <w:pStyle w:val="ListParagraph"/>
            <w:numPr>
              <w:numId w:val="37"/>
            </w:numPr>
            <w:tabs>
              <w:tab w:val="num" w:pos="720"/>
            </w:tabs>
            <w:autoSpaceDE w:val="0"/>
            <w:autoSpaceDN w:val="0"/>
            <w:adjustRightInd w:val="0"/>
            <w:ind w:hanging="360"/>
          </w:pPr>
        </w:pPrChange>
      </w:pPr>
      <w:ins w:id="12" w:author="Penny Patterson" w:date="2026-02-24T14:44:00Z" w16du:dateUtc="2026-02-24T19:44:00Z">
        <w:r w:rsidRPr="00C15EF3">
          <w:rPr>
            <w:rFonts w:ascii="Calibri" w:hAnsi="Calibri" w:cs="Calibri"/>
            <w:sz w:val="24"/>
            <w:szCs w:val="24"/>
            <w:rPrChange w:id="13" w:author="Penny Patterson" w:date="2026-02-24T14:44:00Z" w16du:dateUtc="2026-02-24T19:44:00Z">
              <w:rPr/>
            </w:rPrChange>
          </w:rPr>
          <w:t xml:space="preserve">NOTE: Only record </w:t>
        </w:r>
        <w:r w:rsidRPr="00C15EF3">
          <w:rPr>
            <w:rFonts w:ascii="Calibri" w:hAnsi="Calibri" w:cs="Calibri"/>
            <w:i/>
            <w:sz w:val="24"/>
            <w:szCs w:val="24"/>
            <w:rPrChange w:id="14" w:author="Penny Patterson" w:date="2026-02-24T14:44:00Z" w16du:dateUtc="2026-02-24T19:44:00Z">
              <w:rPr>
                <w:i/>
              </w:rPr>
            </w:rPrChange>
          </w:rPr>
          <w:t>revisions</w:t>
        </w:r>
        <w:r w:rsidRPr="00C15EF3">
          <w:rPr>
            <w:rFonts w:ascii="Calibri" w:hAnsi="Calibri" w:cs="Calibri"/>
            <w:sz w:val="24"/>
            <w:szCs w:val="24"/>
            <w:rPrChange w:id="15" w:author="Penny Patterson" w:date="2026-02-24T14:44:00Z" w16du:dateUtc="2026-02-24T19:44:00Z">
              <w:rPr/>
            </w:rPrChange>
          </w:rPr>
          <w:t xml:space="preserve"> to this document. </w:t>
        </w:r>
        <w:r w:rsidRPr="00C15EF3">
          <w:rPr>
            <w:rFonts w:ascii="Calibri" w:hAnsi="Calibri" w:cs="Calibri"/>
            <w:i/>
            <w:sz w:val="24"/>
            <w:szCs w:val="24"/>
            <w:rPrChange w:id="16" w:author="Penny Patterson" w:date="2026-02-24T14:44:00Z" w16du:dateUtc="2026-02-24T19:44:00Z">
              <w:rPr>
                <w:i/>
              </w:rPr>
            </w:rPrChange>
          </w:rPr>
          <w:t>Reviews</w:t>
        </w:r>
        <w:r w:rsidRPr="00C15EF3">
          <w:rPr>
            <w:rFonts w:ascii="Calibri" w:hAnsi="Calibri" w:cs="Calibri"/>
            <w:sz w:val="24"/>
            <w:szCs w:val="24"/>
            <w:rPrChange w:id="17" w:author="Penny Patterson" w:date="2026-02-24T14:44:00Z" w16du:dateUtc="2026-02-24T19:44:00Z">
              <w:rPr/>
            </w:rPrChange>
          </w:rPr>
          <w:t xml:space="preserve"> are recorded only in the central Document Register.</w:t>
        </w:r>
      </w:ins>
    </w:p>
    <w:p w14:paraId="4C1DAAB1" w14:textId="77777777" w:rsidR="00C15EF3" w:rsidRPr="00307881" w:rsidRDefault="00C15EF3">
      <w:pPr>
        <w:pStyle w:val="NormalWeb"/>
        <w:rPr>
          <w:ins w:id="18" w:author="Penny Patterson" w:date="2026-02-24T14:44:00Z" w16du:dateUtc="2026-02-24T19:44:00Z"/>
          <w:rFonts w:asciiTheme="minorHAnsi" w:hAnsiTheme="minorHAnsi" w:cstheme="minorHAnsi"/>
          <w:b/>
          <w:bCs/>
          <w:u w:val="single"/>
        </w:rPr>
        <w:pPrChange w:id="19" w:author="Penny Patterson" w:date="2026-02-24T14:44:00Z" w16du:dateUtc="2026-02-24T19:44:00Z">
          <w:pPr>
            <w:pStyle w:val="NormalWeb"/>
            <w:numPr>
              <w:numId w:val="37"/>
            </w:numPr>
            <w:tabs>
              <w:tab w:val="num" w:pos="720"/>
            </w:tabs>
            <w:ind w:left="720" w:hanging="360"/>
          </w:pPr>
        </w:pPrChange>
      </w:pPr>
      <w:ins w:id="20" w:author="Penny Patterson" w:date="2026-02-24T14:44:00Z" w16du:dateUtc="2026-02-24T19:44:00Z">
        <w:r w:rsidRPr="00FD30E9">
          <w:rPr>
            <w:rFonts w:asciiTheme="minorHAnsi" w:hAnsiTheme="minorHAnsi" w:cstheme="minorHAnsi"/>
            <w:b/>
            <w:bCs/>
            <w:u w:val="single"/>
          </w:rPr>
          <w:t>REFERENCES</w:t>
        </w:r>
        <w:r>
          <w:rPr>
            <w:rFonts w:asciiTheme="minorHAnsi" w:hAnsiTheme="minorHAnsi" w:cstheme="minorHAnsi"/>
            <w:b/>
            <w:bCs/>
            <w:u w:val="single"/>
          </w:rPr>
          <w:br/>
        </w:r>
        <w:r>
          <w:rPr>
            <w:rFonts w:asciiTheme="minorHAnsi" w:hAnsiTheme="minorHAnsi" w:cstheme="minorHAnsi"/>
            <w:b/>
            <w:bCs/>
            <w:u w:val="single"/>
          </w:rPr>
          <w:br/>
        </w:r>
        <w:r w:rsidRPr="0085776B">
          <w:rPr>
            <w:rFonts w:asciiTheme="minorHAnsi" w:hAnsiTheme="minorHAnsi" w:cstheme="minorHAnsi"/>
          </w:rPr>
          <w:lastRenderedPageBreak/>
          <w:t>SQF Fundamentals for Manufacturing - Intermediate EDITION 1.1</w:t>
        </w:r>
        <w:r>
          <w:rPr>
            <w:rFonts w:asciiTheme="minorHAnsi" w:hAnsiTheme="minorHAnsi" w:cstheme="minorHAnsi"/>
          </w:rPr>
          <w:t xml:space="preserve"> / 2.2 Document Control and Records</w:t>
        </w:r>
      </w:ins>
    </w:p>
    <w:p w14:paraId="3599CCA3" w14:textId="77777777" w:rsidR="00C15EF3" w:rsidRPr="00591A6C" w:rsidRDefault="00C15EF3">
      <w:pPr>
        <w:pStyle w:val="NormalWeb"/>
        <w:rPr>
          <w:rFonts w:asciiTheme="minorHAnsi" w:hAnsiTheme="minorHAnsi" w:cstheme="minorHAnsi"/>
        </w:rPr>
        <w:pPrChange w:id="21" w:author="Penny Patterson" w:date="2026-02-24T14:44:00Z" w16du:dateUtc="2026-02-24T19:44:00Z">
          <w:pPr>
            <w:pStyle w:val="NormalWeb"/>
            <w:numPr>
              <w:numId w:val="37"/>
            </w:numPr>
            <w:tabs>
              <w:tab w:val="num" w:pos="720"/>
            </w:tabs>
            <w:ind w:left="720" w:hanging="360"/>
          </w:pPr>
        </w:pPrChange>
      </w:pPr>
    </w:p>
    <w:p w14:paraId="57DC41FE" w14:textId="77777777" w:rsidR="00512A52" w:rsidRPr="00591A6C" w:rsidRDefault="00512A52" w:rsidP="009F16EB">
      <w:pPr>
        <w:rPr>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305C7B" w:rsidRPr="00591A6C" w14:paraId="30BFC364" w14:textId="77777777" w:rsidTr="00F214BC">
        <w:tc>
          <w:tcPr>
            <w:tcW w:w="1722" w:type="dxa"/>
          </w:tcPr>
          <w:p w14:paraId="39B07E2C" w14:textId="77777777" w:rsidR="00305C7B" w:rsidRPr="00591A6C" w:rsidRDefault="00305C7B" w:rsidP="00F214BC">
            <w:pPr>
              <w:jc w:val="center"/>
              <w:rPr>
                <w:rFonts w:ascii="Calibri" w:hAnsi="Calibri"/>
                <w:sz w:val="24"/>
                <w:szCs w:val="24"/>
              </w:rPr>
            </w:pPr>
            <w:r w:rsidRPr="00591A6C">
              <w:rPr>
                <w:rFonts w:ascii="Calibri" w:hAnsi="Calibri"/>
                <w:sz w:val="24"/>
                <w:szCs w:val="24"/>
              </w:rPr>
              <w:t>Revision Date = Version #</w:t>
            </w:r>
          </w:p>
        </w:tc>
        <w:tc>
          <w:tcPr>
            <w:tcW w:w="8208" w:type="dxa"/>
          </w:tcPr>
          <w:p w14:paraId="42E51E93" w14:textId="77777777" w:rsidR="00305C7B" w:rsidRPr="00591A6C" w:rsidRDefault="00305C7B" w:rsidP="00F214BC">
            <w:pPr>
              <w:jc w:val="center"/>
              <w:rPr>
                <w:rFonts w:ascii="Calibri" w:hAnsi="Calibri"/>
                <w:sz w:val="24"/>
                <w:szCs w:val="24"/>
              </w:rPr>
            </w:pPr>
          </w:p>
          <w:p w14:paraId="6AD2B6E8" w14:textId="77777777" w:rsidR="00305C7B" w:rsidRPr="00591A6C" w:rsidRDefault="00305C7B" w:rsidP="00F214BC">
            <w:pPr>
              <w:jc w:val="center"/>
              <w:rPr>
                <w:rFonts w:ascii="Calibri" w:hAnsi="Calibri"/>
                <w:sz w:val="24"/>
                <w:szCs w:val="24"/>
              </w:rPr>
            </w:pPr>
            <w:r w:rsidRPr="00591A6C">
              <w:rPr>
                <w:rFonts w:ascii="Calibri" w:hAnsi="Calibri"/>
                <w:sz w:val="24"/>
                <w:szCs w:val="24"/>
              </w:rPr>
              <w:t>Changes</w:t>
            </w:r>
          </w:p>
        </w:tc>
      </w:tr>
      <w:tr w:rsidR="00305C7B" w:rsidRPr="00591A6C" w14:paraId="565B83DF" w14:textId="77777777" w:rsidTr="00F214BC">
        <w:tc>
          <w:tcPr>
            <w:tcW w:w="1722" w:type="dxa"/>
          </w:tcPr>
          <w:p w14:paraId="47B79664" w14:textId="4E121EB2" w:rsidR="00305C7B" w:rsidRPr="00591A6C" w:rsidRDefault="00623FE9" w:rsidP="00F214BC">
            <w:pPr>
              <w:jc w:val="center"/>
              <w:rPr>
                <w:rFonts w:ascii="Calibri" w:hAnsi="Calibri"/>
                <w:sz w:val="24"/>
                <w:szCs w:val="24"/>
              </w:rPr>
            </w:pPr>
            <w:ins w:id="22" w:author="Penny Patterson" w:date="2025-12-08T13:00:00Z" w16du:dateUtc="2025-12-08T18:00:00Z">
              <w:r>
                <w:rPr>
                  <w:rFonts w:ascii="Calibri" w:hAnsi="Calibri"/>
                  <w:sz w:val="24"/>
                  <w:szCs w:val="24"/>
                </w:rPr>
                <w:t>12/08</w:t>
              </w:r>
            </w:ins>
            <w:r w:rsidR="00305C7B" w:rsidRPr="00591A6C">
              <w:rPr>
                <w:rFonts w:ascii="Calibri" w:hAnsi="Calibri"/>
                <w:sz w:val="24"/>
                <w:szCs w:val="24"/>
              </w:rPr>
              <w:t>/2025</w:t>
            </w:r>
          </w:p>
        </w:tc>
        <w:tc>
          <w:tcPr>
            <w:tcW w:w="8208" w:type="dxa"/>
          </w:tcPr>
          <w:p w14:paraId="6911439B" w14:textId="77777777" w:rsidR="00305C7B" w:rsidRPr="00591A6C" w:rsidRDefault="00305C7B" w:rsidP="00F214BC">
            <w:pPr>
              <w:rPr>
                <w:rFonts w:ascii="Calibri" w:hAnsi="Calibri"/>
                <w:sz w:val="24"/>
                <w:szCs w:val="24"/>
              </w:rPr>
            </w:pPr>
            <w:r w:rsidRPr="00591A6C">
              <w:rPr>
                <w:rFonts w:ascii="Calibri" w:hAnsi="Calibri"/>
                <w:sz w:val="24"/>
                <w:szCs w:val="24"/>
              </w:rPr>
              <w:t>New program.</w:t>
            </w:r>
          </w:p>
        </w:tc>
      </w:tr>
    </w:tbl>
    <w:p w14:paraId="43D41182" w14:textId="77777777" w:rsidR="00305C7B" w:rsidRPr="00591A6C" w:rsidRDefault="00305C7B" w:rsidP="009F16EB">
      <w:pPr>
        <w:rPr>
          <w:sz w:val="24"/>
          <w:szCs w:val="24"/>
        </w:rPr>
      </w:pPr>
    </w:p>
    <w:sectPr w:rsidR="00305C7B" w:rsidRPr="00591A6C" w:rsidSect="00F9606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F910C" w14:textId="77777777" w:rsidR="005265BD" w:rsidRDefault="005265BD">
      <w:r>
        <w:separator/>
      </w:r>
    </w:p>
  </w:endnote>
  <w:endnote w:type="continuationSeparator" w:id="0">
    <w:p w14:paraId="17D0674A" w14:textId="77777777" w:rsidR="005265BD" w:rsidRDefault="005265BD">
      <w:r>
        <w:continuationSeparator/>
      </w:r>
    </w:p>
  </w:endnote>
  <w:endnote w:type="continuationNotice" w:id="1">
    <w:p w14:paraId="648343C7" w14:textId="77777777" w:rsidR="005265BD" w:rsidRDefault="00526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824EA" w14:textId="77777777" w:rsidR="005265BD" w:rsidRDefault="005265BD">
      <w:r>
        <w:separator/>
      </w:r>
    </w:p>
  </w:footnote>
  <w:footnote w:type="continuationSeparator" w:id="0">
    <w:p w14:paraId="56F70D80" w14:textId="77777777" w:rsidR="005265BD" w:rsidRDefault="005265BD">
      <w:r>
        <w:continuationSeparator/>
      </w:r>
    </w:p>
  </w:footnote>
  <w:footnote w:type="continuationNotice" w:id="1">
    <w:p w14:paraId="1987155D" w14:textId="77777777" w:rsidR="005265BD" w:rsidRDefault="00526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4FEA56CD" w:rsidR="00BD58CA" w:rsidRDefault="00390965" w:rsidP="00BD58CA">
          <w:pPr>
            <w:jc w:val="center"/>
            <w:rPr>
              <w:rFonts w:ascii="Calibri" w:hAnsi="Calibri" w:cs="Calibri"/>
              <w:color w:val="auto"/>
              <w:sz w:val="22"/>
              <w:szCs w:val="22"/>
            </w:rPr>
          </w:pPr>
          <w:r w:rsidRPr="00EF7312">
            <w:rPr>
              <w:rFonts w:ascii="Calibri" w:hAnsi="Calibri" w:cs="Calibr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BD58CA">
            <w:rPr>
              <w:rFonts w:ascii="Calibri" w:hAnsi="Calibri" w:cs="Calibri"/>
              <w:color w:val="auto"/>
              <w:sz w:val="22"/>
              <w:szCs w:val="22"/>
            </w:rPr>
            <w:t>315 Point Township Dr</w:t>
          </w:r>
        </w:p>
        <w:p w14:paraId="5BB862DF" w14:textId="1D2CCD3E" w:rsidR="00BD58CA" w:rsidRPr="00EF7312" w:rsidRDefault="00BD58CA" w:rsidP="00BD58CA">
          <w:pPr>
            <w:jc w:val="center"/>
            <w:rPr>
              <w:rFonts w:ascii="Calibri" w:hAnsi="Calibri" w:cs="Calibri"/>
              <w:color w:val="auto"/>
              <w:sz w:val="22"/>
              <w:szCs w:val="22"/>
            </w:rPr>
          </w:pPr>
          <w:r>
            <w:rPr>
              <w:rFonts w:ascii="Calibri" w:hAnsi="Calibri" w:cs="Calibri"/>
              <w:color w:val="auto"/>
              <w:sz w:val="22"/>
              <w:szCs w:val="22"/>
            </w:rPr>
            <w:t>Northumberland Pa 17857</w:t>
          </w:r>
        </w:p>
        <w:p w14:paraId="7FB9D9A0" w14:textId="55EE8B9E" w:rsidR="00B24E2B" w:rsidRPr="00EF7312" w:rsidRDefault="00B24E2B" w:rsidP="00E27D77">
          <w:pPr>
            <w:jc w:val="center"/>
            <w:rPr>
              <w:rFonts w:ascii="Calibri" w:hAnsi="Calibri" w:cs="Calibr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7901820D" w:rsidR="00B24E2B" w:rsidRPr="0066470D" w:rsidRDefault="009B3CC1" w:rsidP="005A79B2">
          <w:pPr>
            <w:jc w:val="center"/>
            <w:rPr>
              <w:rFonts w:ascii="Calibri" w:hAnsi="Calibri"/>
              <w:b/>
              <w:bCs/>
              <w:color w:val="auto"/>
              <w:sz w:val="24"/>
              <w:szCs w:val="24"/>
            </w:rPr>
          </w:pPr>
          <w:r w:rsidRPr="009B3CC1">
            <w:rPr>
              <w:rFonts w:ascii="Calibri" w:hAnsi="Calibri"/>
              <w:b/>
              <w:bCs/>
              <w:color w:val="auto"/>
              <w:sz w:val="24"/>
              <w:szCs w:val="24"/>
            </w:rPr>
            <w:t>2.2.3 Records</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07062153" w:rsidR="00B24E2B" w:rsidRPr="00B368FA" w:rsidRDefault="009B3CC1" w:rsidP="005A79B2">
          <w:pPr>
            <w:rPr>
              <w:rFonts w:ascii="Calibri" w:hAnsi="Calibri" w:cs="Calibri"/>
              <w:sz w:val="22"/>
              <w:szCs w:val="22"/>
            </w:rPr>
          </w:pPr>
          <w:r w:rsidRPr="009B3CC1">
            <w:rPr>
              <w:rFonts w:ascii="Calibri" w:hAnsi="Calibri" w:cs="Calibri"/>
              <w:sz w:val="22"/>
              <w:szCs w:val="22"/>
            </w:rPr>
            <w:t>2.2.3 Records</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 xml:space="preserve">Glenna </w:t>
          </w:r>
          <w:proofErr w:type="spellStart"/>
          <w:r>
            <w:rPr>
              <w:rFonts w:ascii="Calibri" w:hAnsi="Calibri"/>
              <w:color w:val="auto"/>
              <w:sz w:val="22"/>
              <w:szCs w:val="22"/>
            </w:rPr>
            <w:t>DePoe</w:t>
          </w:r>
          <w:proofErr w:type="spellEnd"/>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381C82C2" w:rsidR="00BD58CA" w:rsidRPr="0066470D" w:rsidRDefault="00623FE9" w:rsidP="005A79B2">
          <w:pPr>
            <w:rPr>
              <w:rFonts w:ascii="Calibri" w:hAnsi="Calibri"/>
              <w:color w:val="auto"/>
              <w:sz w:val="22"/>
              <w:szCs w:val="22"/>
            </w:rPr>
          </w:pPr>
          <w:ins w:id="23" w:author="Penny Patterson" w:date="2025-12-08T13:00:00Z" w16du:dateUtc="2025-12-08T18:00:00Z">
            <w:r>
              <w:rPr>
                <w:rFonts w:ascii="Calibri" w:hAnsi="Calibri"/>
                <w:color w:val="auto"/>
                <w:sz w:val="22"/>
                <w:szCs w:val="22"/>
              </w:rPr>
              <w:t>12.08.2025</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313FD2"/>
    <w:multiLevelType w:val="multilevel"/>
    <w:tmpl w:val="555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60BE5"/>
    <w:multiLevelType w:val="multilevel"/>
    <w:tmpl w:val="DF3A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2"/>
  </w:num>
  <w:num w:numId="2" w16cid:durableId="342585067">
    <w:abstractNumId w:val="26"/>
  </w:num>
  <w:num w:numId="3" w16cid:durableId="323439066">
    <w:abstractNumId w:val="21"/>
  </w:num>
  <w:num w:numId="4" w16cid:durableId="1622608280">
    <w:abstractNumId w:val="5"/>
  </w:num>
  <w:num w:numId="5" w16cid:durableId="252975491">
    <w:abstractNumId w:val="4"/>
  </w:num>
  <w:num w:numId="6" w16cid:durableId="1906600213">
    <w:abstractNumId w:val="27"/>
  </w:num>
  <w:num w:numId="7" w16cid:durableId="2051958243">
    <w:abstractNumId w:val="36"/>
  </w:num>
  <w:num w:numId="8" w16cid:durableId="2037273784">
    <w:abstractNumId w:val="14"/>
  </w:num>
  <w:num w:numId="9" w16cid:durableId="1255823844">
    <w:abstractNumId w:val="28"/>
  </w:num>
  <w:num w:numId="10" w16cid:durableId="346060841">
    <w:abstractNumId w:val="11"/>
  </w:num>
  <w:num w:numId="11" w16cid:durableId="1433168523">
    <w:abstractNumId w:val="6"/>
  </w:num>
  <w:num w:numId="12" w16cid:durableId="1920946959">
    <w:abstractNumId w:val="2"/>
  </w:num>
  <w:num w:numId="13" w16cid:durableId="1029374730">
    <w:abstractNumId w:val="9"/>
  </w:num>
  <w:num w:numId="14" w16cid:durableId="819999672">
    <w:abstractNumId w:val="8"/>
  </w:num>
  <w:num w:numId="15" w16cid:durableId="652299058">
    <w:abstractNumId w:val="19"/>
  </w:num>
  <w:num w:numId="16" w16cid:durableId="1304578134">
    <w:abstractNumId w:val="24"/>
  </w:num>
  <w:num w:numId="17" w16cid:durableId="1384670203">
    <w:abstractNumId w:val="32"/>
  </w:num>
  <w:num w:numId="18" w16cid:durableId="254871154">
    <w:abstractNumId w:val="13"/>
  </w:num>
  <w:num w:numId="19" w16cid:durableId="429471899">
    <w:abstractNumId w:val="18"/>
  </w:num>
  <w:num w:numId="20" w16cid:durableId="1781606046">
    <w:abstractNumId w:val="7"/>
  </w:num>
  <w:num w:numId="21" w16cid:durableId="467819272">
    <w:abstractNumId w:val="15"/>
  </w:num>
  <w:num w:numId="22" w16cid:durableId="1459299141">
    <w:abstractNumId w:val="29"/>
  </w:num>
  <w:num w:numId="23" w16cid:durableId="1809543791">
    <w:abstractNumId w:val="34"/>
  </w:num>
  <w:num w:numId="24" w16cid:durableId="78522186">
    <w:abstractNumId w:val="1"/>
  </w:num>
  <w:num w:numId="25" w16cid:durableId="1034111923">
    <w:abstractNumId w:val="31"/>
  </w:num>
  <w:num w:numId="26" w16cid:durableId="180360488">
    <w:abstractNumId w:val="20"/>
  </w:num>
  <w:num w:numId="27" w16cid:durableId="513878971">
    <w:abstractNumId w:val="10"/>
  </w:num>
  <w:num w:numId="28" w16cid:durableId="594246576">
    <w:abstractNumId w:val="16"/>
  </w:num>
  <w:num w:numId="29" w16cid:durableId="17197311">
    <w:abstractNumId w:val="0"/>
  </w:num>
  <w:num w:numId="30" w16cid:durableId="881478068">
    <w:abstractNumId w:val="33"/>
  </w:num>
  <w:num w:numId="31" w16cid:durableId="936672454">
    <w:abstractNumId w:val="30"/>
  </w:num>
  <w:num w:numId="32" w16cid:durableId="421533499">
    <w:abstractNumId w:val="25"/>
  </w:num>
  <w:num w:numId="33" w16cid:durableId="1734624899">
    <w:abstractNumId w:val="35"/>
  </w:num>
  <w:num w:numId="34" w16cid:durableId="1276214944">
    <w:abstractNumId w:val="23"/>
  </w:num>
  <w:num w:numId="35" w16cid:durableId="559512844">
    <w:abstractNumId w:val="3"/>
  </w:num>
  <w:num w:numId="36" w16cid:durableId="1585215843">
    <w:abstractNumId w:val="17"/>
  </w:num>
  <w:num w:numId="37" w16cid:durableId="212345281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2930"/>
    <w:rsid w:val="00016B35"/>
    <w:rsid w:val="000173FA"/>
    <w:rsid w:val="000250BB"/>
    <w:rsid w:val="00031003"/>
    <w:rsid w:val="000370A5"/>
    <w:rsid w:val="00046C5F"/>
    <w:rsid w:val="0004733A"/>
    <w:rsid w:val="000473E8"/>
    <w:rsid w:val="00057A93"/>
    <w:rsid w:val="00060C52"/>
    <w:rsid w:val="00060E2B"/>
    <w:rsid w:val="00063D6F"/>
    <w:rsid w:val="0006577E"/>
    <w:rsid w:val="00071DAA"/>
    <w:rsid w:val="000838CB"/>
    <w:rsid w:val="00084AD6"/>
    <w:rsid w:val="000915FA"/>
    <w:rsid w:val="00093FC1"/>
    <w:rsid w:val="00095E7D"/>
    <w:rsid w:val="000A033A"/>
    <w:rsid w:val="000B7444"/>
    <w:rsid w:val="000C34AA"/>
    <w:rsid w:val="000C3DFB"/>
    <w:rsid w:val="000C4DBF"/>
    <w:rsid w:val="000C5195"/>
    <w:rsid w:val="000E1F57"/>
    <w:rsid w:val="000E5771"/>
    <w:rsid w:val="000E753E"/>
    <w:rsid w:val="000E7DF9"/>
    <w:rsid w:val="000F650D"/>
    <w:rsid w:val="000F6B65"/>
    <w:rsid w:val="00101B29"/>
    <w:rsid w:val="00106B38"/>
    <w:rsid w:val="00110795"/>
    <w:rsid w:val="00111A0F"/>
    <w:rsid w:val="00120C95"/>
    <w:rsid w:val="001252DB"/>
    <w:rsid w:val="00125CC0"/>
    <w:rsid w:val="00127DF3"/>
    <w:rsid w:val="001341EE"/>
    <w:rsid w:val="00135663"/>
    <w:rsid w:val="00135869"/>
    <w:rsid w:val="0014552F"/>
    <w:rsid w:val="00145C63"/>
    <w:rsid w:val="001479EE"/>
    <w:rsid w:val="00151E5E"/>
    <w:rsid w:val="00151F54"/>
    <w:rsid w:val="00153A0B"/>
    <w:rsid w:val="00160A7B"/>
    <w:rsid w:val="00162CF5"/>
    <w:rsid w:val="00166D15"/>
    <w:rsid w:val="00172A59"/>
    <w:rsid w:val="00173435"/>
    <w:rsid w:val="00173C6B"/>
    <w:rsid w:val="00177A35"/>
    <w:rsid w:val="001809A5"/>
    <w:rsid w:val="00183E0A"/>
    <w:rsid w:val="00184332"/>
    <w:rsid w:val="0018745A"/>
    <w:rsid w:val="001961CF"/>
    <w:rsid w:val="001A22D8"/>
    <w:rsid w:val="001A6359"/>
    <w:rsid w:val="001B57D6"/>
    <w:rsid w:val="001C5395"/>
    <w:rsid w:val="001D10A0"/>
    <w:rsid w:val="001D56CE"/>
    <w:rsid w:val="001F002F"/>
    <w:rsid w:val="001F16DC"/>
    <w:rsid w:val="001F1B09"/>
    <w:rsid w:val="001F42B4"/>
    <w:rsid w:val="001F606C"/>
    <w:rsid w:val="00206719"/>
    <w:rsid w:val="002211F2"/>
    <w:rsid w:val="00226655"/>
    <w:rsid w:val="00236D0D"/>
    <w:rsid w:val="00252605"/>
    <w:rsid w:val="0025756B"/>
    <w:rsid w:val="00273FA9"/>
    <w:rsid w:val="00280A98"/>
    <w:rsid w:val="00290895"/>
    <w:rsid w:val="002931DB"/>
    <w:rsid w:val="002A2587"/>
    <w:rsid w:val="002B5B44"/>
    <w:rsid w:val="002C6ABB"/>
    <w:rsid w:val="002D1B2C"/>
    <w:rsid w:val="002D1CEE"/>
    <w:rsid w:val="002D45E7"/>
    <w:rsid w:val="002D649D"/>
    <w:rsid w:val="002E271B"/>
    <w:rsid w:val="002E7946"/>
    <w:rsid w:val="002F28A9"/>
    <w:rsid w:val="002F3A0E"/>
    <w:rsid w:val="003036EF"/>
    <w:rsid w:val="00305C7B"/>
    <w:rsid w:val="0031005E"/>
    <w:rsid w:val="003179B0"/>
    <w:rsid w:val="00324C53"/>
    <w:rsid w:val="00333172"/>
    <w:rsid w:val="0033544F"/>
    <w:rsid w:val="00337852"/>
    <w:rsid w:val="0034769E"/>
    <w:rsid w:val="0035095C"/>
    <w:rsid w:val="00351E25"/>
    <w:rsid w:val="00364498"/>
    <w:rsid w:val="00364E80"/>
    <w:rsid w:val="00365C13"/>
    <w:rsid w:val="003717A2"/>
    <w:rsid w:val="00373994"/>
    <w:rsid w:val="003777A0"/>
    <w:rsid w:val="00377A00"/>
    <w:rsid w:val="003841B8"/>
    <w:rsid w:val="00390965"/>
    <w:rsid w:val="00397926"/>
    <w:rsid w:val="003A5CE5"/>
    <w:rsid w:val="003A71E3"/>
    <w:rsid w:val="003B50E2"/>
    <w:rsid w:val="003B7B02"/>
    <w:rsid w:val="003C1E5F"/>
    <w:rsid w:val="003D1CAD"/>
    <w:rsid w:val="003D7962"/>
    <w:rsid w:val="003E1437"/>
    <w:rsid w:val="003E17D2"/>
    <w:rsid w:val="003E784E"/>
    <w:rsid w:val="003F1E0C"/>
    <w:rsid w:val="003F3300"/>
    <w:rsid w:val="003F7B66"/>
    <w:rsid w:val="003F7C16"/>
    <w:rsid w:val="0040047C"/>
    <w:rsid w:val="00400FAF"/>
    <w:rsid w:val="004117C0"/>
    <w:rsid w:val="00411F74"/>
    <w:rsid w:val="004139E3"/>
    <w:rsid w:val="00414D25"/>
    <w:rsid w:val="00417159"/>
    <w:rsid w:val="00417538"/>
    <w:rsid w:val="00423B51"/>
    <w:rsid w:val="00424118"/>
    <w:rsid w:val="0042563B"/>
    <w:rsid w:val="00450A01"/>
    <w:rsid w:val="00467EB0"/>
    <w:rsid w:val="004826B6"/>
    <w:rsid w:val="004A3C89"/>
    <w:rsid w:val="004A599F"/>
    <w:rsid w:val="004B761F"/>
    <w:rsid w:val="004C3E1B"/>
    <w:rsid w:val="004C6FCC"/>
    <w:rsid w:val="004D0811"/>
    <w:rsid w:val="004D1525"/>
    <w:rsid w:val="004D2A42"/>
    <w:rsid w:val="004D66B8"/>
    <w:rsid w:val="004E51DD"/>
    <w:rsid w:val="004E567E"/>
    <w:rsid w:val="004F27FD"/>
    <w:rsid w:val="0050153F"/>
    <w:rsid w:val="00502530"/>
    <w:rsid w:val="00502B24"/>
    <w:rsid w:val="00512A52"/>
    <w:rsid w:val="0051406C"/>
    <w:rsid w:val="00522D80"/>
    <w:rsid w:val="005265BD"/>
    <w:rsid w:val="00535B3C"/>
    <w:rsid w:val="0054390F"/>
    <w:rsid w:val="005548EB"/>
    <w:rsid w:val="005559F2"/>
    <w:rsid w:val="0055671A"/>
    <w:rsid w:val="00557FAE"/>
    <w:rsid w:val="00573E35"/>
    <w:rsid w:val="0059154A"/>
    <w:rsid w:val="00591A6C"/>
    <w:rsid w:val="0059683B"/>
    <w:rsid w:val="005A1B23"/>
    <w:rsid w:val="005A3C66"/>
    <w:rsid w:val="005A62C3"/>
    <w:rsid w:val="005A79B2"/>
    <w:rsid w:val="005B20FA"/>
    <w:rsid w:val="005B5633"/>
    <w:rsid w:val="005B6E30"/>
    <w:rsid w:val="005C2BA7"/>
    <w:rsid w:val="005C696F"/>
    <w:rsid w:val="005C6A49"/>
    <w:rsid w:val="005E64A0"/>
    <w:rsid w:val="005E7CFD"/>
    <w:rsid w:val="005F1C85"/>
    <w:rsid w:val="005F3260"/>
    <w:rsid w:val="006058D4"/>
    <w:rsid w:val="00612C0E"/>
    <w:rsid w:val="00621021"/>
    <w:rsid w:val="00623FE9"/>
    <w:rsid w:val="0064581A"/>
    <w:rsid w:val="00646F66"/>
    <w:rsid w:val="00655BD4"/>
    <w:rsid w:val="006662CD"/>
    <w:rsid w:val="006757AA"/>
    <w:rsid w:val="00686974"/>
    <w:rsid w:val="00687C54"/>
    <w:rsid w:val="006945F8"/>
    <w:rsid w:val="006B6D1C"/>
    <w:rsid w:val="006D06A8"/>
    <w:rsid w:val="006D2B70"/>
    <w:rsid w:val="006D404B"/>
    <w:rsid w:val="006D6742"/>
    <w:rsid w:val="006E399B"/>
    <w:rsid w:val="006F5C3E"/>
    <w:rsid w:val="006F6237"/>
    <w:rsid w:val="00700074"/>
    <w:rsid w:val="00701710"/>
    <w:rsid w:val="00707621"/>
    <w:rsid w:val="0070783C"/>
    <w:rsid w:val="00713B79"/>
    <w:rsid w:val="0071596E"/>
    <w:rsid w:val="00722639"/>
    <w:rsid w:val="00725BC8"/>
    <w:rsid w:val="00736BB2"/>
    <w:rsid w:val="00740887"/>
    <w:rsid w:val="00746979"/>
    <w:rsid w:val="00747794"/>
    <w:rsid w:val="00754AD1"/>
    <w:rsid w:val="007707AD"/>
    <w:rsid w:val="00771934"/>
    <w:rsid w:val="0077384A"/>
    <w:rsid w:val="0078639A"/>
    <w:rsid w:val="007A1F22"/>
    <w:rsid w:val="007A42EF"/>
    <w:rsid w:val="007A5318"/>
    <w:rsid w:val="007B0229"/>
    <w:rsid w:val="007B06A7"/>
    <w:rsid w:val="007B1AAA"/>
    <w:rsid w:val="007B4E45"/>
    <w:rsid w:val="007B5411"/>
    <w:rsid w:val="007C3076"/>
    <w:rsid w:val="007C3960"/>
    <w:rsid w:val="007C6D8E"/>
    <w:rsid w:val="007C7270"/>
    <w:rsid w:val="007C7643"/>
    <w:rsid w:val="007D53D1"/>
    <w:rsid w:val="007D7203"/>
    <w:rsid w:val="007E5159"/>
    <w:rsid w:val="007E5680"/>
    <w:rsid w:val="007F3998"/>
    <w:rsid w:val="00802C60"/>
    <w:rsid w:val="00810830"/>
    <w:rsid w:val="00811034"/>
    <w:rsid w:val="00821259"/>
    <w:rsid w:val="00823B10"/>
    <w:rsid w:val="00825A93"/>
    <w:rsid w:val="00827389"/>
    <w:rsid w:val="00837058"/>
    <w:rsid w:val="008431FA"/>
    <w:rsid w:val="00843ADB"/>
    <w:rsid w:val="00846A38"/>
    <w:rsid w:val="0085152C"/>
    <w:rsid w:val="00852CEA"/>
    <w:rsid w:val="008543D9"/>
    <w:rsid w:val="0086279A"/>
    <w:rsid w:val="0086404A"/>
    <w:rsid w:val="00864EBF"/>
    <w:rsid w:val="00867000"/>
    <w:rsid w:val="008843F4"/>
    <w:rsid w:val="0089363F"/>
    <w:rsid w:val="00893651"/>
    <w:rsid w:val="00893782"/>
    <w:rsid w:val="00894432"/>
    <w:rsid w:val="008A094C"/>
    <w:rsid w:val="008B0E02"/>
    <w:rsid w:val="008B2569"/>
    <w:rsid w:val="008C5483"/>
    <w:rsid w:val="008D0CFC"/>
    <w:rsid w:val="008D17F7"/>
    <w:rsid w:val="008D2F71"/>
    <w:rsid w:val="008D5F40"/>
    <w:rsid w:val="008D654E"/>
    <w:rsid w:val="008E2790"/>
    <w:rsid w:val="008E51F2"/>
    <w:rsid w:val="008E5AFE"/>
    <w:rsid w:val="008E5E2D"/>
    <w:rsid w:val="008F3B85"/>
    <w:rsid w:val="008F5D4C"/>
    <w:rsid w:val="008F63BA"/>
    <w:rsid w:val="00904752"/>
    <w:rsid w:val="00906273"/>
    <w:rsid w:val="0091009C"/>
    <w:rsid w:val="00913A25"/>
    <w:rsid w:val="00920B5A"/>
    <w:rsid w:val="00921A1F"/>
    <w:rsid w:val="0092354B"/>
    <w:rsid w:val="00924413"/>
    <w:rsid w:val="009269CF"/>
    <w:rsid w:val="0094405B"/>
    <w:rsid w:val="00944842"/>
    <w:rsid w:val="00951C38"/>
    <w:rsid w:val="00953C68"/>
    <w:rsid w:val="00960054"/>
    <w:rsid w:val="0096298E"/>
    <w:rsid w:val="0097225C"/>
    <w:rsid w:val="00973646"/>
    <w:rsid w:val="009812F3"/>
    <w:rsid w:val="009828CF"/>
    <w:rsid w:val="009924D1"/>
    <w:rsid w:val="00996E12"/>
    <w:rsid w:val="009A3730"/>
    <w:rsid w:val="009B3CC1"/>
    <w:rsid w:val="009B5412"/>
    <w:rsid w:val="009B7183"/>
    <w:rsid w:val="009C2058"/>
    <w:rsid w:val="009E520B"/>
    <w:rsid w:val="009F16EB"/>
    <w:rsid w:val="00A05C28"/>
    <w:rsid w:val="00A119C8"/>
    <w:rsid w:val="00A168C5"/>
    <w:rsid w:val="00A20CD7"/>
    <w:rsid w:val="00A22279"/>
    <w:rsid w:val="00A26C01"/>
    <w:rsid w:val="00A400D1"/>
    <w:rsid w:val="00A60633"/>
    <w:rsid w:val="00A639C6"/>
    <w:rsid w:val="00A7124E"/>
    <w:rsid w:val="00A71B9E"/>
    <w:rsid w:val="00A81B8F"/>
    <w:rsid w:val="00A869D6"/>
    <w:rsid w:val="00A9568C"/>
    <w:rsid w:val="00AA51B5"/>
    <w:rsid w:val="00AA6EA1"/>
    <w:rsid w:val="00AB7671"/>
    <w:rsid w:val="00AC1140"/>
    <w:rsid w:val="00AC4C0B"/>
    <w:rsid w:val="00AD2945"/>
    <w:rsid w:val="00AD366B"/>
    <w:rsid w:val="00AE226B"/>
    <w:rsid w:val="00AE3705"/>
    <w:rsid w:val="00AF047B"/>
    <w:rsid w:val="00AF550B"/>
    <w:rsid w:val="00B14437"/>
    <w:rsid w:val="00B14DF5"/>
    <w:rsid w:val="00B21CF4"/>
    <w:rsid w:val="00B24E2B"/>
    <w:rsid w:val="00B2718F"/>
    <w:rsid w:val="00B31839"/>
    <w:rsid w:val="00B368FA"/>
    <w:rsid w:val="00B40012"/>
    <w:rsid w:val="00B44607"/>
    <w:rsid w:val="00B47ABC"/>
    <w:rsid w:val="00B613FA"/>
    <w:rsid w:val="00B6214A"/>
    <w:rsid w:val="00B70DCA"/>
    <w:rsid w:val="00B737E9"/>
    <w:rsid w:val="00B81152"/>
    <w:rsid w:val="00B85FDB"/>
    <w:rsid w:val="00B954D7"/>
    <w:rsid w:val="00BA23E6"/>
    <w:rsid w:val="00BA51F6"/>
    <w:rsid w:val="00BB1640"/>
    <w:rsid w:val="00BC32BF"/>
    <w:rsid w:val="00BC73CC"/>
    <w:rsid w:val="00BD58CA"/>
    <w:rsid w:val="00BE1064"/>
    <w:rsid w:val="00BF1E89"/>
    <w:rsid w:val="00C01DEE"/>
    <w:rsid w:val="00C132B5"/>
    <w:rsid w:val="00C15EF3"/>
    <w:rsid w:val="00C2104D"/>
    <w:rsid w:val="00C211DC"/>
    <w:rsid w:val="00C313E3"/>
    <w:rsid w:val="00C33DA5"/>
    <w:rsid w:val="00C42DE8"/>
    <w:rsid w:val="00C519C5"/>
    <w:rsid w:val="00C536EE"/>
    <w:rsid w:val="00C5633F"/>
    <w:rsid w:val="00C57A00"/>
    <w:rsid w:val="00C57FFD"/>
    <w:rsid w:val="00C7121C"/>
    <w:rsid w:val="00C72929"/>
    <w:rsid w:val="00C74DEB"/>
    <w:rsid w:val="00C74F58"/>
    <w:rsid w:val="00C757D0"/>
    <w:rsid w:val="00C826CF"/>
    <w:rsid w:val="00C842CE"/>
    <w:rsid w:val="00C852AD"/>
    <w:rsid w:val="00C94ADC"/>
    <w:rsid w:val="00C97CFC"/>
    <w:rsid w:val="00C97DB8"/>
    <w:rsid w:val="00CA01CF"/>
    <w:rsid w:val="00CA29EF"/>
    <w:rsid w:val="00CA47ED"/>
    <w:rsid w:val="00CC3396"/>
    <w:rsid w:val="00CC3F27"/>
    <w:rsid w:val="00CD07BC"/>
    <w:rsid w:val="00CE4622"/>
    <w:rsid w:val="00CE53E2"/>
    <w:rsid w:val="00CF4826"/>
    <w:rsid w:val="00D212EB"/>
    <w:rsid w:val="00D22427"/>
    <w:rsid w:val="00D23BE5"/>
    <w:rsid w:val="00D24932"/>
    <w:rsid w:val="00D32F6F"/>
    <w:rsid w:val="00D331B3"/>
    <w:rsid w:val="00D40E80"/>
    <w:rsid w:val="00D46A65"/>
    <w:rsid w:val="00D47774"/>
    <w:rsid w:val="00D57F77"/>
    <w:rsid w:val="00D700B7"/>
    <w:rsid w:val="00D727EC"/>
    <w:rsid w:val="00D72F10"/>
    <w:rsid w:val="00D83BE1"/>
    <w:rsid w:val="00D842E6"/>
    <w:rsid w:val="00D85BF2"/>
    <w:rsid w:val="00D87612"/>
    <w:rsid w:val="00D96E42"/>
    <w:rsid w:val="00DA701D"/>
    <w:rsid w:val="00DA7AA7"/>
    <w:rsid w:val="00DB2622"/>
    <w:rsid w:val="00DB415B"/>
    <w:rsid w:val="00DB635C"/>
    <w:rsid w:val="00DB7AE2"/>
    <w:rsid w:val="00DC372B"/>
    <w:rsid w:val="00DC6F26"/>
    <w:rsid w:val="00DC74CA"/>
    <w:rsid w:val="00DD1365"/>
    <w:rsid w:val="00DE312D"/>
    <w:rsid w:val="00DE3A16"/>
    <w:rsid w:val="00DE55DE"/>
    <w:rsid w:val="00DF4336"/>
    <w:rsid w:val="00DF5997"/>
    <w:rsid w:val="00E107EF"/>
    <w:rsid w:val="00E13EBE"/>
    <w:rsid w:val="00E15433"/>
    <w:rsid w:val="00E21932"/>
    <w:rsid w:val="00E261D5"/>
    <w:rsid w:val="00E27D77"/>
    <w:rsid w:val="00E35DF7"/>
    <w:rsid w:val="00E52B31"/>
    <w:rsid w:val="00E549EF"/>
    <w:rsid w:val="00E7118E"/>
    <w:rsid w:val="00E77CE5"/>
    <w:rsid w:val="00EB0D03"/>
    <w:rsid w:val="00EB5412"/>
    <w:rsid w:val="00EC19CC"/>
    <w:rsid w:val="00ED04B7"/>
    <w:rsid w:val="00EE01D1"/>
    <w:rsid w:val="00EE205C"/>
    <w:rsid w:val="00EF0FE4"/>
    <w:rsid w:val="00EF1662"/>
    <w:rsid w:val="00EF2C12"/>
    <w:rsid w:val="00EF51EB"/>
    <w:rsid w:val="00EF7312"/>
    <w:rsid w:val="00F11B2B"/>
    <w:rsid w:val="00F125AD"/>
    <w:rsid w:val="00F21797"/>
    <w:rsid w:val="00F22A3C"/>
    <w:rsid w:val="00F24AE6"/>
    <w:rsid w:val="00F25ECE"/>
    <w:rsid w:val="00F35287"/>
    <w:rsid w:val="00F429E2"/>
    <w:rsid w:val="00F47860"/>
    <w:rsid w:val="00F51BB4"/>
    <w:rsid w:val="00F543B6"/>
    <w:rsid w:val="00F566F3"/>
    <w:rsid w:val="00F64965"/>
    <w:rsid w:val="00F67364"/>
    <w:rsid w:val="00F71C41"/>
    <w:rsid w:val="00F73178"/>
    <w:rsid w:val="00F7505C"/>
    <w:rsid w:val="00F8394B"/>
    <w:rsid w:val="00F85573"/>
    <w:rsid w:val="00F90E0F"/>
    <w:rsid w:val="00F96065"/>
    <w:rsid w:val="00FA415A"/>
    <w:rsid w:val="00FB44B8"/>
    <w:rsid w:val="00FC1B78"/>
    <w:rsid w:val="00FC4732"/>
    <w:rsid w:val="00FC5A58"/>
    <w:rsid w:val="00FC7DC2"/>
    <w:rsid w:val="00FD0330"/>
    <w:rsid w:val="00FD3326"/>
    <w:rsid w:val="00FD635D"/>
    <w:rsid w:val="00FD789C"/>
    <w:rsid w:val="00FE265E"/>
    <w:rsid w:val="00FE3A54"/>
    <w:rsid w:val="00FE42E7"/>
    <w:rsid w:val="00FE44D7"/>
    <w:rsid w:val="00FF2D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508EE910-57A1-4640-ACE2-6FC0FE316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EF731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character" w:customStyle="1" w:styleId="Heading4Char">
    <w:name w:val="Heading 4 Char"/>
    <w:basedOn w:val="DefaultParagraphFont"/>
    <w:link w:val="Heading4"/>
    <w:uiPriority w:val="9"/>
    <w:semiHidden/>
    <w:rsid w:val="00EF7312"/>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333172"/>
    <w:pPr>
      <w:spacing w:before="100" w:beforeAutospacing="1" w:after="100" w:afterAutospacing="1"/>
    </w:pPr>
    <w:rPr>
      <w:rFonts w:ascii="Times New Roman" w:hAnsi="Times New Roman"/>
      <w:color w:val="auto"/>
      <w:sz w:val="24"/>
      <w:szCs w:val="24"/>
    </w:rPr>
  </w:style>
  <w:style w:type="paragraph" w:styleId="Revision">
    <w:name w:val="Revision"/>
    <w:hidden/>
    <w:uiPriority w:val="99"/>
    <w:semiHidden/>
    <w:rsid w:val="00D22427"/>
    <w:rPr>
      <w:rFonts w:ascii="Arial" w:hAnsi="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149EB8-71DD-4471-AAD4-E78B65AB25DC}">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A95486DA-C9E7-4E1E-82F9-8D58A9531E09}">
  <ds:schemaRefs>
    <ds:schemaRef ds:uri="http://schemas.microsoft.com/sharepoint/v3/contenttype/forms"/>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69119B62-802F-4D02-ACF6-6F5302448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Pages>
  <Words>194</Words>
  <Characters>1183</Characters>
  <Application>Microsoft Office Word</Application>
  <DocSecurity>0</DocSecurity>
  <Lines>38</Lines>
  <Paragraphs>22</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85</cp:revision>
  <cp:lastPrinted>2026-03-17T20:34:00Z</cp:lastPrinted>
  <dcterms:created xsi:type="dcterms:W3CDTF">2022-04-19T23:34:00Z</dcterms:created>
  <dcterms:modified xsi:type="dcterms:W3CDTF">2026-03-23T16:58:00Z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