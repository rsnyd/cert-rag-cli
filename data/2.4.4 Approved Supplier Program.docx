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68EEA" w14:textId="1C08E64E" w:rsidR="00593B82" w:rsidRPr="00C548B0" w:rsidRDefault="003725D8" w:rsidP="00593B82">
      <w:pPr>
        <w:spacing w:before="100" w:beforeAutospacing="1" w:after="100" w:afterAutospacing="1"/>
        <w:outlineLvl w:val="3"/>
        <w:rPr>
          <w:rFonts w:asciiTheme="minorHAnsi" w:hAnsiTheme="minorHAnsi" w:cstheme="minorHAnsi"/>
          <w:b/>
          <w:bCs/>
          <w:sz w:val="24"/>
          <w:szCs w:val="24"/>
          <w:u w:val="single"/>
        </w:rPr>
      </w:pPr>
      <w:r>
        <w:rPr>
          <w:rFonts w:asciiTheme="minorHAnsi" w:hAnsiTheme="minorHAnsi" w:cstheme="minorHAnsi"/>
          <w:b/>
          <w:bCs/>
          <w:sz w:val="24"/>
          <w:szCs w:val="24"/>
          <w:u w:val="single"/>
        </w:rPr>
        <w:t>INTRODUCTION</w:t>
      </w:r>
    </w:p>
    <w:p w14:paraId="539545CD" w14:textId="0A4CC8DD" w:rsidR="00593B82" w:rsidRPr="00796772" w:rsidRDefault="00DC4496" w:rsidP="00593B82">
      <w:pPr>
        <w:spacing w:before="100" w:beforeAutospacing="1" w:after="100" w:afterAutospacing="1"/>
        <w:rPr>
          <w:rFonts w:ascii="Calibri" w:hAnsi="Calibri" w:cs="Arial"/>
          <w:color w:val="auto"/>
          <w:sz w:val="24"/>
          <w:szCs w:val="24"/>
          <w:lang w:val="en-GB"/>
        </w:rPr>
      </w:pPr>
      <w:r w:rsidRPr="00BF7D15">
        <w:rPr>
          <w:rFonts w:ascii="Calibri" w:hAnsi="Calibri" w:cs="Arial"/>
          <w:color w:val="auto"/>
          <w:sz w:val="24"/>
          <w:szCs w:val="24"/>
          <w:lang w:val="en-GB"/>
        </w:rPr>
        <w:t>Spices</w:t>
      </w:r>
      <w:r>
        <w:rPr>
          <w:rFonts w:ascii="Calibri" w:hAnsi="Calibri" w:cs="Arial"/>
          <w:color w:val="auto"/>
          <w:sz w:val="24"/>
          <w:szCs w:val="24"/>
          <w:lang w:val="en-GB"/>
        </w:rPr>
        <w:t>,</w:t>
      </w:r>
      <w:r w:rsidRPr="00BF7D15">
        <w:rPr>
          <w:rFonts w:ascii="Calibri" w:hAnsi="Calibri" w:cs="Arial"/>
          <w:color w:val="auto"/>
          <w:sz w:val="24"/>
          <w:szCs w:val="24"/>
          <w:lang w:val="en-GB"/>
        </w:rPr>
        <w:t xml:space="preserve"> Inc</w:t>
      </w:r>
      <w:r>
        <w:rPr>
          <w:rFonts w:ascii="Calibri" w:hAnsi="Calibri" w:cs="Arial"/>
          <w:color w:val="auto"/>
          <w:sz w:val="24"/>
          <w:szCs w:val="24"/>
          <w:lang w:val="en-GB"/>
        </w:rPr>
        <w:t>.</w:t>
      </w:r>
      <w:r w:rsidRPr="00BF7D15">
        <w:rPr>
          <w:rFonts w:ascii="Calibri" w:hAnsi="Calibri" w:cs="Arial"/>
          <w:color w:val="auto"/>
          <w:sz w:val="24"/>
          <w:szCs w:val="24"/>
          <w:lang w:val="en-GB"/>
        </w:rPr>
        <w:t xml:space="preserve"> has established, documented, and implemented </w:t>
      </w:r>
      <w:r w:rsidR="00796772">
        <w:rPr>
          <w:rFonts w:asciiTheme="minorHAnsi" w:hAnsiTheme="minorHAnsi" w:cstheme="minorHAnsi"/>
          <w:sz w:val="24"/>
          <w:szCs w:val="24"/>
        </w:rPr>
        <w:t xml:space="preserve">procedures </w:t>
      </w:r>
      <w:r w:rsidR="00796772" w:rsidRPr="00796772">
        <w:rPr>
          <w:rFonts w:ascii="Calibri" w:hAnsi="Calibri" w:cs="Arial"/>
          <w:color w:val="auto"/>
          <w:sz w:val="24"/>
          <w:szCs w:val="24"/>
          <w:lang w:val="en-GB"/>
        </w:rPr>
        <w:t>to ensure that all raw materials, ingredients, packaging materials, and services that impact finished product safety are sourced only from approved suppliers who meet Spices, Inc.’s food safety, quality, and regulatory requirements. This program ensures that suppliers consistently meet agreed specifications, are properly evaluated, and are monitored to maintain compliance.</w:t>
      </w:r>
    </w:p>
    <w:p w14:paraId="20A3BC6B" w14:textId="6611C27A" w:rsidR="00593B82" w:rsidRPr="00C548B0" w:rsidRDefault="00A41256" w:rsidP="00593B82">
      <w:pPr>
        <w:spacing w:before="100" w:beforeAutospacing="1" w:after="100" w:afterAutospacing="1"/>
        <w:outlineLvl w:val="3"/>
        <w:rPr>
          <w:rFonts w:asciiTheme="minorHAnsi" w:hAnsiTheme="minorHAnsi" w:cstheme="minorHAnsi"/>
          <w:b/>
          <w:bCs/>
          <w:sz w:val="24"/>
          <w:szCs w:val="24"/>
          <w:u w:val="single"/>
        </w:rPr>
      </w:pPr>
      <w:r w:rsidRPr="00C548B0">
        <w:rPr>
          <w:rFonts w:asciiTheme="minorHAnsi" w:hAnsiTheme="minorHAnsi" w:cstheme="minorHAnsi"/>
          <w:b/>
          <w:bCs/>
          <w:sz w:val="24"/>
          <w:szCs w:val="24"/>
          <w:u w:val="single"/>
        </w:rPr>
        <w:t>SCOPE</w:t>
      </w:r>
    </w:p>
    <w:p w14:paraId="7884AE14" w14:textId="77777777" w:rsidR="00B9747C" w:rsidRPr="006B1403" w:rsidRDefault="009D31EE" w:rsidP="006B1403">
      <w:pPr>
        <w:rPr>
          <w:rFonts w:asciiTheme="minorHAnsi" w:hAnsiTheme="minorHAnsi" w:cstheme="minorHAnsi"/>
          <w:sz w:val="24"/>
          <w:szCs w:val="24"/>
          <w:lang w:val="en-GB"/>
        </w:rPr>
      </w:pPr>
      <w:r w:rsidRPr="006B1403">
        <w:rPr>
          <w:rFonts w:asciiTheme="minorHAnsi" w:hAnsiTheme="minorHAnsi" w:cstheme="minorHAnsi"/>
          <w:sz w:val="24"/>
          <w:szCs w:val="24"/>
          <w:lang w:val="en-GB"/>
        </w:rPr>
        <w:t>This policy applies to:</w:t>
      </w:r>
    </w:p>
    <w:p w14:paraId="3276762D" w14:textId="77777777" w:rsidR="00B9747C" w:rsidRPr="006B1403" w:rsidRDefault="009D31EE" w:rsidP="00AD0C6E">
      <w:pPr>
        <w:pStyle w:val="ListParagraph"/>
        <w:numPr>
          <w:ilvl w:val="0"/>
          <w:numId w:val="1"/>
        </w:numPr>
        <w:rPr>
          <w:rFonts w:asciiTheme="minorHAnsi" w:hAnsiTheme="minorHAnsi" w:cstheme="minorHAnsi"/>
          <w:sz w:val="24"/>
          <w:szCs w:val="24"/>
          <w:lang w:val="en-GB"/>
        </w:rPr>
      </w:pPr>
      <w:r w:rsidRPr="006B1403">
        <w:rPr>
          <w:rFonts w:asciiTheme="minorHAnsi" w:hAnsiTheme="minorHAnsi" w:cstheme="minorHAnsi"/>
          <w:sz w:val="24"/>
          <w:szCs w:val="24"/>
          <w:lang w:val="en-GB"/>
        </w:rPr>
        <w:t>All raw materials and ingredients used in production</w:t>
      </w:r>
    </w:p>
    <w:p w14:paraId="3AC5DB3D" w14:textId="77777777" w:rsidR="00B9747C" w:rsidRPr="006B1403" w:rsidRDefault="009D31EE" w:rsidP="00AD0C6E">
      <w:pPr>
        <w:pStyle w:val="ListParagraph"/>
        <w:numPr>
          <w:ilvl w:val="0"/>
          <w:numId w:val="1"/>
        </w:numPr>
        <w:rPr>
          <w:rFonts w:asciiTheme="minorHAnsi" w:hAnsiTheme="minorHAnsi" w:cstheme="minorHAnsi"/>
          <w:sz w:val="24"/>
          <w:szCs w:val="24"/>
          <w:lang w:val="en-GB"/>
        </w:rPr>
      </w:pPr>
      <w:r w:rsidRPr="006B1403">
        <w:rPr>
          <w:rFonts w:asciiTheme="minorHAnsi" w:hAnsiTheme="minorHAnsi" w:cstheme="minorHAnsi"/>
          <w:sz w:val="24"/>
          <w:szCs w:val="24"/>
          <w:lang w:val="en-GB"/>
        </w:rPr>
        <w:t>All primary and secondary packaging materials</w:t>
      </w:r>
    </w:p>
    <w:p w14:paraId="5B234429" w14:textId="77777777" w:rsidR="00B9747C" w:rsidRPr="006B1403" w:rsidRDefault="009D31EE" w:rsidP="00AD0C6E">
      <w:pPr>
        <w:pStyle w:val="ListParagraph"/>
        <w:numPr>
          <w:ilvl w:val="0"/>
          <w:numId w:val="1"/>
        </w:numPr>
        <w:rPr>
          <w:rFonts w:asciiTheme="minorHAnsi" w:hAnsiTheme="minorHAnsi" w:cstheme="minorHAnsi"/>
          <w:sz w:val="24"/>
          <w:szCs w:val="24"/>
          <w:lang w:val="en-GB"/>
        </w:rPr>
      </w:pPr>
      <w:r w:rsidRPr="006B1403">
        <w:rPr>
          <w:rFonts w:asciiTheme="minorHAnsi" w:hAnsiTheme="minorHAnsi" w:cstheme="minorHAnsi"/>
          <w:sz w:val="24"/>
          <w:szCs w:val="24"/>
          <w:lang w:val="en-GB"/>
        </w:rPr>
        <w:t>All contract services that may impact food safety (e.g., pest control, sanitation chemicals, label printing, transportation, calibration services)</w:t>
      </w:r>
    </w:p>
    <w:p w14:paraId="5416C18D" w14:textId="5497B5B8" w:rsidR="009D31EE" w:rsidRPr="006B1403" w:rsidRDefault="009D31EE" w:rsidP="00AD0C6E">
      <w:pPr>
        <w:pStyle w:val="ListParagraph"/>
        <w:numPr>
          <w:ilvl w:val="0"/>
          <w:numId w:val="1"/>
        </w:numPr>
        <w:rPr>
          <w:rFonts w:asciiTheme="minorHAnsi" w:hAnsiTheme="minorHAnsi" w:cstheme="minorHAnsi"/>
          <w:sz w:val="24"/>
          <w:szCs w:val="24"/>
          <w:lang w:val="en-GB"/>
        </w:rPr>
      </w:pPr>
      <w:r w:rsidRPr="006B1403">
        <w:rPr>
          <w:rFonts w:asciiTheme="minorHAnsi" w:hAnsiTheme="minorHAnsi" w:cstheme="minorHAnsi"/>
          <w:sz w:val="24"/>
          <w:szCs w:val="24"/>
          <w:lang w:val="en-GB"/>
        </w:rPr>
        <w:t>All inspections, analyses, and verification activities associated with supplier materials</w:t>
      </w:r>
    </w:p>
    <w:p w14:paraId="4480116A" w14:textId="122B6944" w:rsidR="00593B82" w:rsidRPr="00097D0A" w:rsidRDefault="009D31EE" w:rsidP="00B9747C">
      <w:pPr>
        <w:spacing w:before="100" w:beforeAutospacing="1" w:after="100" w:afterAutospacing="1"/>
        <w:rPr>
          <w:rFonts w:asciiTheme="minorHAnsi" w:hAnsiTheme="minorHAnsi" w:cstheme="minorHAnsi"/>
          <w:sz w:val="24"/>
          <w:szCs w:val="24"/>
        </w:rPr>
      </w:pPr>
      <w:r w:rsidRPr="00C57F3C">
        <w:rPr>
          <w:rFonts w:asciiTheme="minorHAnsi" w:hAnsiTheme="minorHAnsi" w:cstheme="minorHAnsi"/>
          <w:sz w:val="24"/>
          <w:szCs w:val="24"/>
        </w:rPr>
        <w:t>This program includes supplier approval, ongoing monitoring, verification of material conformity to specifications, and management of non-conforming suppliers or materials.</w:t>
      </w:r>
    </w:p>
    <w:p w14:paraId="0028E05C" w14:textId="79F1FE68" w:rsidR="00593B82" w:rsidRPr="00C548B0" w:rsidRDefault="00A41256" w:rsidP="00593B82">
      <w:pPr>
        <w:spacing w:before="100" w:beforeAutospacing="1" w:after="100" w:afterAutospacing="1"/>
        <w:outlineLvl w:val="3"/>
        <w:rPr>
          <w:rFonts w:asciiTheme="minorHAnsi" w:hAnsiTheme="minorHAnsi" w:cstheme="minorHAnsi"/>
          <w:b/>
          <w:bCs/>
          <w:sz w:val="24"/>
          <w:szCs w:val="24"/>
          <w:u w:val="single"/>
        </w:rPr>
      </w:pPr>
      <w:r w:rsidRPr="00C548B0">
        <w:rPr>
          <w:rFonts w:asciiTheme="minorHAnsi" w:hAnsiTheme="minorHAnsi" w:cstheme="minorHAnsi"/>
          <w:b/>
          <w:bCs/>
          <w:sz w:val="24"/>
          <w:szCs w:val="24"/>
          <w:u w:val="single"/>
        </w:rPr>
        <w:t>RESPONSIBILITY</w:t>
      </w:r>
    </w:p>
    <w:p w14:paraId="4736BD48" w14:textId="77777777" w:rsidR="004D3D9F" w:rsidRPr="00851A59" w:rsidRDefault="004D3D9F" w:rsidP="002B76F3">
      <w:pPr>
        <w:rPr>
          <w:rFonts w:asciiTheme="minorHAnsi" w:hAnsiTheme="minorHAnsi" w:cstheme="minorHAnsi"/>
          <w:b/>
          <w:bCs/>
          <w:sz w:val="24"/>
          <w:szCs w:val="24"/>
          <w:lang w:val="en-GB"/>
        </w:rPr>
      </w:pPr>
      <w:r w:rsidRPr="00851A59">
        <w:rPr>
          <w:rFonts w:asciiTheme="minorHAnsi" w:hAnsiTheme="minorHAnsi" w:cstheme="minorHAnsi"/>
          <w:b/>
          <w:bCs/>
          <w:sz w:val="24"/>
          <w:szCs w:val="24"/>
          <w:lang w:val="en-GB"/>
        </w:rPr>
        <w:t>Inventory Control Manager</w:t>
      </w:r>
    </w:p>
    <w:p w14:paraId="36E7168F" w14:textId="7810C693" w:rsidR="00396D24" w:rsidRPr="00396D24" w:rsidRDefault="00396D24" w:rsidP="00396D24">
      <w:pPr>
        <w:pStyle w:val="ListParagraph"/>
        <w:numPr>
          <w:ilvl w:val="0"/>
          <w:numId w:val="1"/>
        </w:numPr>
        <w:rPr>
          <w:rFonts w:asciiTheme="minorHAnsi" w:hAnsiTheme="minorHAnsi" w:cstheme="minorHAnsi"/>
          <w:sz w:val="24"/>
          <w:szCs w:val="24"/>
          <w:lang w:val="en-GB"/>
        </w:rPr>
      </w:pPr>
      <w:r w:rsidRPr="00396D24">
        <w:rPr>
          <w:rFonts w:asciiTheme="minorHAnsi" w:hAnsiTheme="minorHAnsi" w:cstheme="minorHAnsi"/>
          <w:sz w:val="24"/>
          <w:szCs w:val="24"/>
          <w:lang w:val="en-GB"/>
        </w:rPr>
        <w:t xml:space="preserve">Requests </w:t>
      </w:r>
      <w:r>
        <w:rPr>
          <w:rFonts w:asciiTheme="minorHAnsi" w:hAnsiTheme="minorHAnsi" w:cstheme="minorHAnsi"/>
          <w:sz w:val="24"/>
          <w:szCs w:val="24"/>
          <w:lang w:val="en-GB"/>
        </w:rPr>
        <w:t xml:space="preserve">and reviews </w:t>
      </w:r>
      <w:r w:rsidRPr="00396D24">
        <w:rPr>
          <w:rFonts w:asciiTheme="minorHAnsi" w:hAnsiTheme="minorHAnsi" w:cstheme="minorHAnsi"/>
          <w:sz w:val="24"/>
          <w:szCs w:val="24"/>
          <w:lang w:val="en-GB"/>
        </w:rPr>
        <w:t>completion of Supplier Assurance Questionnaires from all new and existing suppliers.</w:t>
      </w:r>
    </w:p>
    <w:p w14:paraId="4AA70E02" w14:textId="77777777" w:rsidR="004D3D9F" w:rsidRPr="002B76F3" w:rsidRDefault="004D3D9F" w:rsidP="00AD0C6E">
      <w:pPr>
        <w:pStyle w:val="ListParagraph"/>
        <w:numPr>
          <w:ilvl w:val="0"/>
          <w:numId w:val="1"/>
        </w:numPr>
        <w:rPr>
          <w:rFonts w:asciiTheme="minorHAnsi" w:hAnsiTheme="minorHAnsi" w:cstheme="minorHAnsi"/>
          <w:sz w:val="24"/>
          <w:szCs w:val="24"/>
          <w:lang w:val="en-GB"/>
        </w:rPr>
      </w:pPr>
      <w:r w:rsidRPr="002B76F3">
        <w:rPr>
          <w:rFonts w:asciiTheme="minorHAnsi" w:hAnsiTheme="minorHAnsi" w:cstheme="minorHAnsi"/>
          <w:sz w:val="24"/>
          <w:szCs w:val="24"/>
          <w:lang w:val="en-GB"/>
        </w:rPr>
        <w:t>Approves, conditionally approves, or rejects suppliers.</w:t>
      </w:r>
    </w:p>
    <w:p w14:paraId="05D13E4B" w14:textId="77777777" w:rsidR="004D3D9F" w:rsidRPr="002B76F3" w:rsidRDefault="004D3D9F" w:rsidP="00AD0C6E">
      <w:pPr>
        <w:pStyle w:val="ListParagraph"/>
        <w:numPr>
          <w:ilvl w:val="0"/>
          <w:numId w:val="1"/>
        </w:numPr>
        <w:rPr>
          <w:rFonts w:asciiTheme="minorHAnsi" w:hAnsiTheme="minorHAnsi" w:cstheme="minorHAnsi"/>
          <w:sz w:val="24"/>
          <w:szCs w:val="24"/>
          <w:lang w:val="en-GB"/>
        </w:rPr>
      </w:pPr>
      <w:r w:rsidRPr="002B76F3">
        <w:rPr>
          <w:rFonts w:asciiTheme="minorHAnsi" w:hAnsiTheme="minorHAnsi" w:cstheme="minorHAnsi"/>
          <w:sz w:val="24"/>
          <w:szCs w:val="24"/>
          <w:lang w:val="en-GB"/>
        </w:rPr>
        <w:t>Maintains the Approved Supplier List.</w:t>
      </w:r>
    </w:p>
    <w:p w14:paraId="474F755F" w14:textId="77777777" w:rsidR="004D3D9F" w:rsidRDefault="004D3D9F" w:rsidP="00AD0C6E">
      <w:pPr>
        <w:pStyle w:val="ListParagraph"/>
        <w:numPr>
          <w:ilvl w:val="0"/>
          <w:numId w:val="1"/>
        </w:numPr>
        <w:rPr>
          <w:rFonts w:asciiTheme="minorHAnsi" w:hAnsiTheme="minorHAnsi" w:cstheme="minorHAnsi"/>
          <w:sz w:val="24"/>
          <w:szCs w:val="24"/>
          <w:lang w:val="en-GB"/>
        </w:rPr>
      </w:pPr>
      <w:r w:rsidRPr="002B76F3">
        <w:rPr>
          <w:rFonts w:asciiTheme="minorHAnsi" w:hAnsiTheme="minorHAnsi" w:cstheme="minorHAnsi"/>
          <w:sz w:val="24"/>
          <w:szCs w:val="24"/>
          <w:lang w:val="en-GB"/>
        </w:rPr>
        <w:t>Ensures raw materials and ingredients comply with agreed specifications before use.</w:t>
      </w:r>
    </w:p>
    <w:p w14:paraId="7773E240" w14:textId="1E6AC52C" w:rsidR="00921638" w:rsidRPr="00921638" w:rsidRDefault="00921638" w:rsidP="00921638">
      <w:pPr>
        <w:pStyle w:val="ListParagraph"/>
        <w:numPr>
          <w:ilvl w:val="0"/>
          <w:numId w:val="1"/>
        </w:numPr>
        <w:rPr>
          <w:rFonts w:asciiTheme="minorHAnsi" w:hAnsiTheme="minorHAnsi" w:cstheme="minorHAnsi"/>
          <w:sz w:val="24"/>
          <w:szCs w:val="24"/>
          <w:lang w:val="en-GB"/>
        </w:rPr>
      </w:pPr>
      <w:r w:rsidRPr="002B76F3">
        <w:rPr>
          <w:rFonts w:asciiTheme="minorHAnsi" w:hAnsiTheme="minorHAnsi" w:cstheme="minorHAnsi"/>
          <w:sz w:val="24"/>
          <w:szCs w:val="24"/>
          <w:lang w:val="en-GB"/>
        </w:rPr>
        <w:t>Monitors supplier performance and escalates issues when necessary.</w:t>
      </w:r>
    </w:p>
    <w:p w14:paraId="4E56AB35" w14:textId="77777777" w:rsidR="004D3D9F" w:rsidRPr="00851A59" w:rsidRDefault="004D3D9F" w:rsidP="002B76F3">
      <w:pPr>
        <w:rPr>
          <w:rFonts w:asciiTheme="minorHAnsi" w:hAnsiTheme="minorHAnsi" w:cstheme="minorHAnsi"/>
          <w:b/>
          <w:bCs/>
          <w:sz w:val="24"/>
          <w:szCs w:val="24"/>
          <w:lang w:val="en-GB"/>
        </w:rPr>
      </w:pPr>
      <w:r w:rsidRPr="00851A59">
        <w:rPr>
          <w:rFonts w:asciiTheme="minorHAnsi" w:hAnsiTheme="minorHAnsi" w:cstheme="minorHAnsi"/>
          <w:b/>
          <w:bCs/>
          <w:sz w:val="24"/>
          <w:szCs w:val="24"/>
          <w:lang w:val="en-GB"/>
        </w:rPr>
        <w:t>Operations Manager</w:t>
      </w:r>
    </w:p>
    <w:p w14:paraId="0A1CAC59" w14:textId="38CBBB1C" w:rsidR="00BB2804" w:rsidRPr="00BB2804" w:rsidRDefault="00BB2804" w:rsidP="00BB2804">
      <w:pPr>
        <w:pStyle w:val="ListParagraph"/>
        <w:numPr>
          <w:ilvl w:val="0"/>
          <w:numId w:val="10"/>
        </w:numPr>
        <w:rPr>
          <w:rFonts w:asciiTheme="minorHAnsi" w:hAnsiTheme="minorHAnsi" w:cstheme="minorHAnsi"/>
          <w:sz w:val="24"/>
          <w:szCs w:val="24"/>
          <w:lang w:val="en-GB"/>
        </w:rPr>
      </w:pPr>
      <w:r w:rsidRPr="00BB2804">
        <w:rPr>
          <w:rFonts w:asciiTheme="minorHAnsi" w:hAnsiTheme="minorHAnsi" w:cstheme="minorHAnsi"/>
          <w:sz w:val="24"/>
          <w:szCs w:val="24"/>
          <w:lang w:val="en-GB"/>
        </w:rPr>
        <w:t>Reviews and approves packaging suppliers and ensures packaging meets food-contact and compliance requirements.</w:t>
      </w:r>
    </w:p>
    <w:p w14:paraId="2B87F29B" w14:textId="77777777" w:rsidR="00BB2804" w:rsidRPr="00BB2804" w:rsidRDefault="00BB2804" w:rsidP="00BB2804">
      <w:pPr>
        <w:pStyle w:val="ListParagraph"/>
        <w:numPr>
          <w:ilvl w:val="0"/>
          <w:numId w:val="10"/>
        </w:numPr>
        <w:rPr>
          <w:rFonts w:asciiTheme="minorHAnsi" w:hAnsiTheme="minorHAnsi" w:cstheme="minorHAnsi"/>
          <w:sz w:val="24"/>
          <w:szCs w:val="24"/>
          <w:lang w:val="en-GB"/>
        </w:rPr>
      </w:pPr>
      <w:r w:rsidRPr="00BB2804">
        <w:rPr>
          <w:rFonts w:asciiTheme="minorHAnsi" w:hAnsiTheme="minorHAnsi" w:cstheme="minorHAnsi"/>
          <w:sz w:val="24"/>
          <w:szCs w:val="24"/>
          <w:lang w:val="en-GB"/>
        </w:rPr>
        <w:t>Reviews and approves contract service providers that may impact food safety (e.g., pest control, sanitation chemical suppliers, transportation, calibration services), as applicable.</w:t>
      </w:r>
    </w:p>
    <w:p w14:paraId="65498617" w14:textId="520BD8C6" w:rsidR="004D3D9F" w:rsidRDefault="004D3D9F" w:rsidP="00BB2804">
      <w:pPr>
        <w:rPr>
          <w:rFonts w:asciiTheme="minorHAnsi" w:hAnsiTheme="minorHAnsi" w:cstheme="minorHAnsi"/>
          <w:b/>
          <w:bCs/>
          <w:sz w:val="24"/>
          <w:szCs w:val="24"/>
          <w:lang w:val="en-GB"/>
        </w:rPr>
      </w:pPr>
      <w:r w:rsidRPr="00851A59">
        <w:rPr>
          <w:rFonts w:asciiTheme="minorHAnsi" w:hAnsiTheme="minorHAnsi" w:cstheme="minorHAnsi"/>
          <w:b/>
          <w:bCs/>
          <w:sz w:val="24"/>
          <w:szCs w:val="24"/>
          <w:lang w:val="en-GB"/>
        </w:rPr>
        <w:t>Quality Assurance Manager</w:t>
      </w:r>
    </w:p>
    <w:p w14:paraId="0AD08138" w14:textId="21408D67" w:rsidR="0054623C" w:rsidRPr="0054623C" w:rsidRDefault="0054623C" w:rsidP="0054623C">
      <w:pPr>
        <w:pStyle w:val="ListParagraph"/>
        <w:numPr>
          <w:ilvl w:val="0"/>
          <w:numId w:val="9"/>
        </w:numPr>
        <w:rPr>
          <w:rFonts w:asciiTheme="minorHAnsi" w:hAnsiTheme="minorHAnsi" w:cstheme="minorHAnsi"/>
          <w:sz w:val="24"/>
          <w:szCs w:val="24"/>
          <w:lang w:val="en-GB"/>
        </w:rPr>
      </w:pPr>
      <w:r w:rsidRPr="0054623C">
        <w:rPr>
          <w:rFonts w:asciiTheme="minorHAnsi" w:hAnsiTheme="minorHAnsi" w:cstheme="minorHAnsi"/>
          <w:sz w:val="24"/>
          <w:szCs w:val="24"/>
        </w:rPr>
        <w:t>Reviews and verifies supplier documentation, including specifications, Certificates of Analysis (COAs), Certificates of Conformance (COCs), and analytical results to ensure compliance with approved standards and reference methods.</w:t>
      </w:r>
    </w:p>
    <w:p w14:paraId="1A4D6BE9" w14:textId="77777777" w:rsidR="000A72F1" w:rsidRDefault="000A72F1" w:rsidP="002B76F3">
      <w:pPr>
        <w:rPr>
          <w:rFonts w:asciiTheme="minorHAnsi" w:hAnsiTheme="minorHAnsi" w:cstheme="minorHAnsi"/>
          <w:b/>
          <w:bCs/>
          <w:sz w:val="24"/>
          <w:szCs w:val="24"/>
          <w:lang w:val="en-GB"/>
        </w:rPr>
      </w:pPr>
    </w:p>
    <w:p w14:paraId="49F95E69" w14:textId="243B8441" w:rsidR="004D3D9F" w:rsidRPr="009C622B" w:rsidRDefault="004D3D9F" w:rsidP="002B76F3">
      <w:pPr>
        <w:rPr>
          <w:rFonts w:asciiTheme="minorHAnsi" w:hAnsiTheme="minorHAnsi" w:cstheme="minorHAnsi"/>
          <w:b/>
          <w:bCs/>
          <w:sz w:val="24"/>
          <w:szCs w:val="24"/>
          <w:lang w:val="en-GB"/>
        </w:rPr>
      </w:pPr>
      <w:r w:rsidRPr="009C622B">
        <w:rPr>
          <w:rFonts w:asciiTheme="minorHAnsi" w:hAnsiTheme="minorHAnsi" w:cstheme="minorHAnsi"/>
          <w:b/>
          <w:bCs/>
          <w:sz w:val="24"/>
          <w:szCs w:val="24"/>
          <w:lang w:val="en-GB"/>
        </w:rPr>
        <w:lastRenderedPageBreak/>
        <w:t>Chief Operations Officer</w:t>
      </w:r>
    </w:p>
    <w:p w14:paraId="7A5D173E" w14:textId="1490247B" w:rsidR="00C3352E" w:rsidRPr="001B2DF2" w:rsidRDefault="001B2DF2" w:rsidP="001B2DF2">
      <w:pPr>
        <w:pStyle w:val="ListParagraph"/>
        <w:numPr>
          <w:ilvl w:val="0"/>
          <w:numId w:val="1"/>
        </w:numPr>
        <w:rPr>
          <w:rFonts w:asciiTheme="minorHAnsi" w:hAnsiTheme="minorHAnsi" w:cstheme="minorHAnsi"/>
          <w:sz w:val="24"/>
          <w:szCs w:val="24"/>
          <w:lang w:val="en-GB"/>
        </w:rPr>
      </w:pPr>
      <w:r>
        <w:rPr>
          <w:rFonts w:asciiTheme="minorHAnsi" w:hAnsiTheme="minorHAnsi" w:cstheme="minorHAnsi"/>
          <w:sz w:val="24"/>
          <w:szCs w:val="24"/>
          <w:lang w:val="en-GB"/>
        </w:rPr>
        <w:t>O</w:t>
      </w:r>
      <w:r w:rsidR="00C3352E" w:rsidRPr="00C3352E">
        <w:rPr>
          <w:rFonts w:asciiTheme="minorHAnsi" w:hAnsiTheme="minorHAnsi" w:cstheme="minorHAnsi"/>
          <w:sz w:val="24"/>
          <w:szCs w:val="24"/>
          <w:lang w:val="en-GB"/>
        </w:rPr>
        <w:t>versees facility/building contractors (selection and approval).</w:t>
      </w:r>
    </w:p>
    <w:p w14:paraId="3EA6FBE4" w14:textId="77777777" w:rsidR="001B2DF2" w:rsidRPr="001B2DF2" w:rsidRDefault="00C3352E" w:rsidP="00C3352E">
      <w:pPr>
        <w:pStyle w:val="ListParagraph"/>
        <w:numPr>
          <w:ilvl w:val="0"/>
          <w:numId w:val="1"/>
        </w:numPr>
        <w:rPr>
          <w:rFonts w:asciiTheme="minorHAnsi" w:hAnsiTheme="minorHAnsi" w:cstheme="minorHAnsi"/>
          <w:b/>
          <w:bCs/>
          <w:sz w:val="24"/>
          <w:szCs w:val="24"/>
          <w:u w:val="single"/>
        </w:rPr>
      </w:pPr>
      <w:r w:rsidRPr="00C3352E">
        <w:rPr>
          <w:rFonts w:asciiTheme="minorHAnsi" w:hAnsiTheme="minorHAnsi" w:cstheme="minorHAnsi"/>
          <w:sz w:val="24"/>
          <w:szCs w:val="24"/>
          <w:lang w:val="en-GB"/>
        </w:rPr>
        <w:t>Reviews escalations and approves removal/reinstatement only when needed.</w:t>
      </w:r>
    </w:p>
    <w:p w14:paraId="3293606D" w14:textId="77777777" w:rsidR="001B2DF2" w:rsidRPr="001B2DF2" w:rsidRDefault="001B2DF2" w:rsidP="001B2DF2">
      <w:pPr>
        <w:pStyle w:val="ListParagraph"/>
        <w:rPr>
          <w:rFonts w:asciiTheme="minorHAnsi" w:hAnsiTheme="minorHAnsi" w:cstheme="minorHAnsi"/>
          <w:b/>
          <w:bCs/>
          <w:sz w:val="24"/>
          <w:szCs w:val="24"/>
          <w:u w:val="single"/>
        </w:rPr>
      </w:pPr>
    </w:p>
    <w:p w14:paraId="3EAFF84F" w14:textId="271A2F40" w:rsidR="007525C6" w:rsidRPr="001B2DF2" w:rsidRDefault="007525C6" w:rsidP="001B2DF2">
      <w:pPr>
        <w:rPr>
          <w:rFonts w:asciiTheme="minorHAnsi" w:hAnsiTheme="minorHAnsi" w:cstheme="minorHAnsi"/>
          <w:b/>
          <w:bCs/>
          <w:sz w:val="24"/>
          <w:szCs w:val="24"/>
          <w:u w:val="single"/>
        </w:rPr>
      </w:pPr>
      <w:r w:rsidRPr="001B2DF2">
        <w:rPr>
          <w:rFonts w:asciiTheme="minorHAnsi" w:hAnsiTheme="minorHAnsi" w:cstheme="minorHAnsi"/>
          <w:b/>
          <w:bCs/>
          <w:sz w:val="24"/>
          <w:szCs w:val="24"/>
          <w:u w:val="single"/>
        </w:rPr>
        <w:t>P</w:t>
      </w:r>
      <w:r w:rsidR="00A41256" w:rsidRPr="001B2DF2">
        <w:rPr>
          <w:rFonts w:asciiTheme="minorHAnsi" w:hAnsiTheme="minorHAnsi" w:cstheme="minorHAnsi"/>
          <w:b/>
          <w:bCs/>
          <w:sz w:val="24"/>
          <w:szCs w:val="24"/>
          <w:u w:val="single"/>
        </w:rPr>
        <w:t>ROCEDURE</w:t>
      </w:r>
    </w:p>
    <w:p w14:paraId="3BF31187" w14:textId="77777777" w:rsidR="002C4DF0" w:rsidRDefault="00F4067C" w:rsidP="002C4DF0">
      <w:pPr>
        <w:pStyle w:val="Heading3"/>
        <w:rPr>
          <w:rFonts w:asciiTheme="minorHAnsi" w:hAnsiTheme="minorHAnsi" w:cstheme="minorHAnsi"/>
          <w:sz w:val="24"/>
          <w:szCs w:val="24"/>
          <w:lang w:val="en-GB"/>
        </w:rPr>
      </w:pPr>
      <w:r w:rsidRPr="00EA5B46">
        <w:rPr>
          <w:rFonts w:asciiTheme="minorHAnsi" w:hAnsiTheme="minorHAnsi" w:cstheme="minorHAnsi"/>
          <w:sz w:val="24"/>
          <w:szCs w:val="24"/>
          <w:lang w:val="en-GB"/>
        </w:rPr>
        <w:t>Supplier Approval</w:t>
      </w:r>
    </w:p>
    <w:p w14:paraId="693882A7" w14:textId="49EA48AE" w:rsidR="00F4067C" w:rsidRPr="002C4DF0" w:rsidRDefault="00F4067C" w:rsidP="002C4DF0">
      <w:pPr>
        <w:pStyle w:val="Heading3"/>
        <w:rPr>
          <w:rFonts w:asciiTheme="minorHAnsi" w:hAnsiTheme="minorHAnsi" w:cstheme="minorHAnsi"/>
          <w:sz w:val="24"/>
          <w:szCs w:val="24"/>
          <w:lang w:val="en-GB"/>
        </w:rPr>
      </w:pPr>
      <w:r w:rsidRPr="00B12261">
        <w:rPr>
          <w:rFonts w:asciiTheme="minorHAnsi" w:hAnsiTheme="minorHAnsi" w:cstheme="minorHAnsi"/>
          <w:b w:val="0"/>
          <w:bCs w:val="0"/>
        </w:rPr>
        <w:t xml:space="preserve">Suppliers of raw materials, ingredients, packaging materials, and food safety–related services must be </w:t>
      </w:r>
      <w:r w:rsidRPr="00B12261">
        <w:rPr>
          <w:rStyle w:val="Strong"/>
          <w:rFonts w:asciiTheme="minorHAnsi" w:hAnsiTheme="minorHAnsi" w:cstheme="minorHAnsi"/>
        </w:rPr>
        <w:t>approved prior to use</w:t>
      </w:r>
      <w:r w:rsidRPr="00B12261">
        <w:rPr>
          <w:rFonts w:asciiTheme="minorHAnsi" w:hAnsiTheme="minorHAnsi" w:cstheme="minorHAnsi"/>
          <w:b w:val="0"/>
          <w:bCs w:val="0"/>
        </w:rPr>
        <w:t>.</w:t>
      </w:r>
    </w:p>
    <w:p w14:paraId="37F91E67" w14:textId="77777777" w:rsidR="00F4067C" w:rsidRPr="00B12261" w:rsidRDefault="00F4067C" w:rsidP="00F4067C">
      <w:pPr>
        <w:pStyle w:val="NormalWeb"/>
        <w:rPr>
          <w:rFonts w:asciiTheme="minorHAnsi" w:hAnsiTheme="minorHAnsi" w:cstheme="minorHAnsi"/>
        </w:rPr>
      </w:pPr>
      <w:r w:rsidRPr="00B12261">
        <w:rPr>
          <w:rFonts w:asciiTheme="minorHAnsi" w:hAnsiTheme="minorHAnsi" w:cstheme="minorHAnsi"/>
        </w:rPr>
        <w:t>Approval is based on:</w:t>
      </w:r>
    </w:p>
    <w:p w14:paraId="6B10382C"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Completed Supplier Assurance Questionnaire</w:t>
      </w:r>
    </w:p>
    <w:p w14:paraId="6847D942"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Review of supplier food safety certifications (e.g., HACCP, GFSI, FDA registration)</w:t>
      </w:r>
    </w:p>
    <w:p w14:paraId="27669AC3"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Material specifications</w:t>
      </w:r>
    </w:p>
    <w:p w14:paraId="264BDFE4"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Allergen declarations</w:t>
      </w:r>
    </w:p>
    <w:p w14:paraId="47D8F862"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Food-contact compliance (for packaging)</w:t>
      </w:r>
    </w:p>
    <w:p w14:paraId="69BD972C"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Country of origin and regulatory compliance documentation</w:t>
      </w:r>
    </w:p>
    <w:p w14:paraId="295D6F71" w14:textId="77777777" w:rsidR="00F4067C" w:rsidRPr="00B12261" w:rsidRDefault="00F4067C" w:rsidP="00AD0C6E">
      <w:pPr>
        <w:pStyle w:val="NormalWeb"/>
        <w:numPr>
          <w:ilvl w:val="0"/>
          <w:numId w:val="2"/>
        </w:numPr>
        <w:rPr>
          <w:rFonts w:asciiTheme="minorHAnsi" w:hAnsiTheme="minorHAnsi" w:cstheme="minorHAnsi"/>
        </w:rPr>
      </w:pPr>
      <w:r w:rsidRPr="00B12261">
        <w:rPr>
          <w:rFonts w:asciiTheme="minorHAnsi" w:hAnsiTheme="minorHAnsi" w:cstheme="minorHAnsi"/>
        </w:rPr>
        <w:t>Supplier history or performance, when applicable</w:t>
      </w:r>
    </w:p>
    <w:p w14:paraId="00891094" w14:textId="77777777" w:rsidR="00F4067C" w:rsidRPr="00B12261" w:rsidRDefault="00F4067C" w:rsidP="00F4067C">
      <w:pPr>
        <w:pStyle w:val="NormalWeb"/>
        <w:rPr>
          <w:rFonts w:asciiTheme="minorHAnsi" w:hAnsiTheme="minorHAnsi" w:cstheme="minorHAnsi"/>
        </w:rPr>
      </w:pPr>
      <w:r w:rsidRPr="00B12261">
        <w:rPr>
          <w:rFonts w:asciiTheme="minorHAnsi" w:hAnsiTheme="minorHAnsi" w:cstheme="minorHAnsi"/>
        </w:rPr>
        <w:t>Suppliers may be classified as:</w:t>
      </w:r>
    </w:p>
    <w:p w14:paraId="254DBF08" w14:textId="77777777" w:rsidR="00F4067C" w:rsidRPr="00B12261" w:rsidRDefault="00F4067C" w:rsidP="00AD0C6E">
      <w:pPr>
        <w:pStyle w:val="NormalWeb"/>
        <w:numPr>
          <w:ilvl w:val="0"/>
          <w:numId w:val="3"/>
        </w:numPr>
        <w:rPr>
          <w:rFonts w:asciiTheme="minorHAnsi" w:hAnsiTheme="minorHAnsi" w:cstheme="minorHAnsi"/>
        </w:rPr>
      </w:pPr>
      <w:r w:rsidRPr="00B12261">
        <w:rPr>
          <w:rStyle w:val="Strong"/>
          <w:rFonts w:asciiTheme="minorHAnsi" w:hAnsiTheme="minorHAnsi" w:cstheme="minorHAnsi"/>
          <w:b w:val="0"/>
          <w:bCs w:val="0"/>
        </w:rPr>
        <w:t>Approved</w:t>
      </w:r>
    </w:p>
    <w:p w14:paraId="32A65167" w14:textId="77777777" w:rsidR="00F4067C" w:rsidRPr="00B12261" w:rsidRDefault="00F4067C" w:rsidP="00AD0C6E">
      <w:pPr>
        <w:pStyle w:val="NormalWeb"/>
        <w:numPr>
          <w:ilvl w:val="0"/>
          <w:numId w:val="3"/>
        </w:numPr>
        <w:rPr>
          <w:rFonts w:asciiTheme="minorHAnsi" w:hAnsiTheme="minorHAnsi" w:cstheme="minorHAnsi"/>
        </w:rPr>
      </w:pPr>
      <w:r w:rsidRPr="00B12261">
        <w:rPr>
          <w:rStyle w:val="Strong"/>
          <w:rFonts w:asciiTheme="minorHAnsi" w:hAnsiTheme="minorHAnsi" w:cstheme="minorHAnsi"/>
          <w:b w:val="0"/>
          <w:bCs w:val="0"/>
        </w:rPr>
        <w:t>Conditionally Approved</w:t>
      </w:r>
      <w:r w:rsidRPr="00B12261">
        <w:rPr>
          <w:rFonts w:asciiTheme="minorHAnsi" w:hAnsiTheme="minorHAnsi" w:cstheme="minorHAnsi"/>
        </w:rPr>
        <w:t xml:space="preserve"> (pending additional documentation or performance review)</w:t>
      </w:r>
    </w:p>
    <w:p w14:paraId="318DA3F0" w14:textId="77777777" w:rsidR="00F4067C" w:rsidRPr="00B12261" w:rsidRDefault="00F4067C" w:rsidP="00AD0C6E">
      <w:pPr>
        <w:pStyle w:val="NormalWeb"/>
        <w:numPr>
          <w:ilvl w:val="0"/>
          <w:numId w:val="3"/>
        </w:numPr>
        <w:rPr>
          <w:rFonts w:asciiTheme="minorHAnsi" w:hAnsiTheme="minorHAnsi" w:cstheme="minorHAnsi"/>
        </w:rPr>
      </w:pPr>
      <w:r w:rsidRPr="00B12261">
        <w:rPr>
          <w:rStyle w:val="Strong"/>
          <w:rFonts w:asciiTheme="minorHAnsi" w:hAnsiTheme="minorHAnsi" w:cstheme="minorHAnsi"/>
          <w:b w:val="0"/>
          <w:bCs w:val="0"/>
        </w:rPr>
        <w:t>Rejected</w:t>
      </w:r>
    </w:p>
    <w:p w14:paraId="50A53E6D" w14:textId="77778552" w:rsidR="00F4067C" w:rsidRPr="00B12261" w:rsidRDefault="00F4067C" w:rsidP="00B12261">
      <w:pPr>
        <w:pStyle w:val="NormalWeb"/>
        <w:rPr>
          <w:rFonts w:asciiTheme="minorHAnsi" w:hAnsiTheme="minorHAnsi" w:cstheme="minorHAnsi"/>
        </w:rPr>
      </w:pPr>
      <w:r w:rsidRPr="00B12261">
        <w:rPr>
          <w:rFonts w:asciiTheme="minorHAnsi" w:hAnsiTheme="minorHAnsi" w:cstheme="minorHAnsi"/>
        </w:rPr>
        <w:t xml:space="preserve">Materials from non-approved suppliers may </w:t>
      </w:r>
      <w:r w:rsidRPr="00B12261">
        <w:rPr>
          <w:rStyle w:val="Strong"/>
          <w:rFonts w:asciiTheme="minorHAnsi" w:hAnsiTheme="minorHAnsi" w:cstheme="minorHAnsi"/>
          <w:b w:val="0"/>
          <w:bCs w:val="0"/>
        </w:rPr>
        <w:t>not</w:t>
      </w:r>
      <w:r w:rsidRPr="00B12261">
        <w:rPr>
          <w:rFonts w:asciiTheme="minorHAnsi" w:hAnsiTheme="minorHAnsi" w:cstheme="minorHAnsi"/>
        </w:rPr>
        <w:t xml:space="preserve"> be used unless approved by the COO as part of a documented, temporary, risk-assessed exception.</w:t>
      </w:r>
    </w:p>
    <w:p w14:paraId="6E58C14F" w14:textId="11D81152" w:rsidR="00F4067C" w:rsidRPr="00EA5B46" w:rsidRDefault="00F4067C" w:rsidP="00F4067C">
      <w:pPr>
        <w:pStyle w:val="Heading3"/>
        <w:rPr>
          <w:rFonts w:asciiTheme="minorHAnsi" w:hAnsiTheme="minorHAnsi" w:cstheme="minorHAnsi"/>
          <w:sz w:val="24"/>
          <w:szCs w:val="24"/>
          <w:lang w:val="en-GB"/>
        </w:rPr>
      </w:pPr>
      <w:r w:rsidRPr="00EA5B46">
        <w:rPr>
          <w:rFonts w:asciiTheme="minorHAnsi" w:hAnsiTheme="minorHAnsi" w:cstheme="minorHAnsi"/>
          <w:sz w:val="24"/>
          <w:szCs w:val="24"/>
          <w:lang w:val="en-GB"/>
        </w:rPr>
        <w:t>Material Verification Against Specifications</w:t>
      </w:r>
    </w:p>
    <w:p w14:paraId="5DFCF6E6" w14:textId="3C07E1F4" w:rsidR="00F4067C" w:rsidRPr="00A53802" w:rsidRDefault="00F4067C" w:rsidP="00F4067C">
      <w:pPr>
        <w:pStyle w:val="NormalWeb"/>
        <w:rPr>
          <w:rFonts w:asciiTheme="minorHAnsi" w:hAnsiTheme="minorHAnsi" w:cstheme="minorHAnsi"/>
        </w:rPr>
      </w:pPr>
      <w:r w:rsidRPr="00A53802">
        <w:rPr>
          <w:rFonts w:asciiTheme="minorHAnsi" w:hAnsiTheme="minorHAnsi" w:cstheme="minorHAnsi"/>
        </w:rPr>
        <w:t>All incoming raw materials, ingredients, packaging materials, and critical services must comply with the approved specification</w:t>
      </w:r>
      <w:del w:id="0" w:author="Arlen Keller" w:date="2026-03-05T17:13:00Z" w16du:dateUtc="2026-03-05T22:13:00Z">
        <w:r w:rsidRPr="00A53802" w:rsidDel="001B31DC">
          <w:rPr>
            <w:rFonts w:asciiTheme="minorHAnsi" w:hAnsiTheme="minorHAnsi" w:cstheme="minorHAnsi"/>
          </w:rPr>
          <w:delText xml:space="preserve"> per SQF </w:delText>
        </w:r>
        <w:r w:rsidRPr="00A53802" w:rsidDel="001B31DC">
          <w:rPr>
            <w:rStyle w:val="Strong"/>
            <w:rFonts w:asciiTheme="minorHAnsi" w:hAnsiTheme="minorHAnsi" w:cstheme="minorHAnsi"/>
          </w:rPr>
          <w:delText>2.3.2</w:delText>
        </w:r>
      </w:del>
      <w:r w:rsidRPr="00A53802">
        <w:rPr>
          <w:rFonts w:asciiTheme="minorHAnsi" w:hAnsiTheme="minorHAnsi" w:cstheme="minorHAnsi"/>
        </w:rPr>
        <w:t>.</w:t>
      </w:r>
    </w:p>
    <w:p w14:paraId="4C98B17E" w14:textId="77777777" w:rsidR="00F4067C" w:rsidRPr="00A53802" w:rsidRDefault="00F4067C" w:rsidP="00F4067C">
      <w:pPr>
        <w:pStyle w:val="NormalWeb"/>
        <w:rPr>
          <w:rFonts w:asciiTheme="minorHAnsi" w:hAnsiTheme="minorHAnsi" w:cstheme="minorHAnsi"/>
        </w:rPr>
      </w:pPr>
      <w:r w:rsidRPr="00A53802">
        <w:rPr>
          <w:rFonts w:asciiTheme="minorHAnsi" w:hAnsiTheme="minorHAnsi" w:cstheme="minorHAnsi"/>
        </w:rPr>
        <w:t>Verification activities may include:</w:t>
      </w:r>
    </w:p>
    <w:p w14:paraId="18DE03BF" w14:textId="77777777" w:rsidR="00F4067C" w:rsidRPr="00A53802" w:rsidRDefault="00F4067C" w:rsidP="00AD0C6E">
      <w:pPr>
        <w:pStyle w:val="NormalWeb"/>
        <w:numPr>
          <w:ilvl w:val="0"/>
          <w:numId w:val="4"/>
        </w:numPr>
        <w:rPr>
          <w:rFonts w:asciiTheme="minorHAnsi" w:hAnsiTheme="minorHAnsi" w:cstheme="minorHAnsi"/>
        </w:rPr>
      </w:pPr>
      <w:r w:rsidRPr="00A53802">
        <w:rPr>
          <w:rFonts w:asciiTheme="minorHAnsi" w:hAnsiTheme="minorHAnsi" w:cstheme="minorHAnsi"/>
        </w:rPr>
        <w:t>Review of Certificate of Analysis (COA)</w:t>
      </w:r>
    </w:p>
    <w:p w14:paraId="1842691E" w14:textId="77777777" w:rsidR="00F4067C" w:rsidRPr="00A53802" w:rsidRDefault="00F4067C" w:rsidP="00AD0C6E">
      <w:pPr>
        <w:pStyle w:val="NormalWeb"/>
        <w:numPr>
          <w:ilvl w:val="0"/>
          <w:numId w:val="4"/>
        </w:numPr>
        <w:rPr>
          <w:rFonts w:asciiTheme="minorHAnsi" w:hAnsiTheme="minorHAnsi" w:cstheme="minorHAnsi"/>
        </w:rPr>
      </w:pPr>
      <w:r w:rsidRPr="00A53802">
        <w:rPr>
          <w:rFonts w:asciiTheme="minorHAnsi" w:hAnsiTheme="minorHAnsi" w:cstheme="minorHAnsi"/>
        </w:rPr>
        <w:t>Review of Certificate of Conformance (COC)</w:t>
      </w:r>
    </w:p>
    <w:p w14:paraId="46C75640" w14:textId="77777777" w:rsidR="00F4067C" w:rsidRPr="00A53802" w:rsidRDefault="00F4067C" w:rsidP="00AD0C6E">
      <w:pPr>
        <w:pStyle w:val="NormalWeb"/>
        <w:numPr>
          <w:ilvl w:val="0"/>
          <w:numId w:val="4"/>
        </w:numPr>
        <w:rPr>
          <w:rFonts w:asciiTheme="minorHAnsi" w:hAnsiTheme="minorHAnsi" w:cstheme="minorHAnsi"/>
        </w:rPr>
      </w:pPr>
      <w:r w:rsidRPr="00A53802">
        <w:rPr>
          <w:rFonts w:asciiTheme="minorHAnsi" w:hAnsiTheme="minorHAnsi" w:cstheme="minorHAnsi"/>
        </w:rPr>
        <w:t>Physical inspection</w:t>
      </w:r>
    </w:p>
    <w:p w14:paraId="6844B17C" w14:textId="77777777" w:rsidR="00F4067C" w:rsidRPr="00A53802" w:rsidRDefault="00F4067C" w:rsidP="00AD0C6E">
      <w:pPr>
        <w:pStyle w:val="NormalWeb"/>
        <w:numPr>
          <w:ilvl w:val="0"/>
          <w:numId w:val="4"/>
        </w:numPr>
        <w:rPr>
          <w:rFonts w:asciiTheme="minorHAnsi" w:hAnsiTheme="minorHAnsi" w:cstheme="minorHAnsi"/>
        </w:rPr>
      </w:pPr>
      <w:r w:rsidRPr="00A53802">
        <w:rPr>
          <w:rFonts w:asciiTheme="minorHAnsi" w:hAnsiTheme="minorHAnsi" w:cstheme="minorHAnsi"/>
        </w:rPr>
        <w:lastRenderedPageBreak/>
        <w:t>Sensory inspection</w:t>
      </w:r>
    </w:p>
    <w:p w14:paraId="2E59D2E4" w14:textId="77777777" w:rsidR="00F4067C" w:rsidRPr="00A53802" w:rsidRDefault="00F4067C" w:rsidP="00AD0C6E">
      <w:pPr>
        <w:pStyle w:val="NormalWeb"/>
        <w:numPr>
          <w:ilvl w:val="0"/>
          <w:numId w:val="4"/>
        </w:numPr>
        <w:rPr>
          <w:rFonts w:asciiTheme="minorHAnsi" w:hAnsiTheme="minorHAnsi" w:cstheme="minorHAnsi"/>
        </w:rPr>
      </w:pPr>
      <w:r w:rsidRPr="00A53802">
        <w:rPr>
          <w:rFonts w:asciiTheme="minorHAnsi" w:hAnsiTheme="minorHAnsi" w:cstheme="minorHAnsi"/>
        </w:rPr>
        <w:t>Chemical or microbiological testing</w:t>
      </w:r>
    </w:p>
    <w:p w14:paraId="46FC3D6F" w14:textId="77777777" w:rsidR="00F4067C" w:rsidRPr="00A53802" w:rsidRDefault="00F4067C" w:rsidP="00AD0C6E">
      <w:pPr>
        <w:pStyle w:val="NormalWeb"/>
        <w:numPr>
          <w:ilvl w:val="0"/>
          <w:numId w:val="4"/>
        </w:numPr>
        <w:rPr>
          <w:rFonts w:asciiTheme="minorHAnsi" w:hAnsiTheme="minorHAnsi" w:cstheme="minorHAnsi"/>
        </w:rPr>
      </w:pPr>
      <w:r w:rsidRPr="00A53802">
        <w:rPr>
          <w:rFonts w:asciiTheme="minorHAnsi" w:hAnsiTheme="minorHAnsi" w:cstheme="minorHAnsi"/>
        </w:rPr>
        <w:t>Packaging integrity and compliance verification</w:t>
      </w:r>
    </w:p>
    <w:p w14:paraId="4D546D48" w14:textId="4FDBE2B6" w:rsidR="00F4067C" w:rsidRPr="00A53802" w:rsidRDefault="00F4067C" w:rsidP="00A53802">
      <w:pPr>
        <w:pStyle w:val="NormalWeb"/>
        <w:rPr>
          <w:rFonts w:asciiTheme="minorHAnsi" w:hAnsiTheme="minorHAnsi" w:cstheme="minorHAnsi"/>
        </w:rPr>
      </w:pPr>
      <w:r w:rsidRPr="00A53802">
        <w:rPr>
          <w:rFonts w:asciiTheme="minorHAnsi" w:hAnsiTheme="minorHAnsi" w:cstheme="minorHAnsi"/>
        </w:rPr>
        <w:t xml:space="preserve">Non-conforming materials must be placed on </w:t>
      </w:r>
      <w:r w:rsidRPr="00A53802">
        <w:rPr>
          <w:rStyle w:val="Strong"/>
          <w:rFonts w:asciiTheme="minorHAnsi" w:hAnsiTheme="minorHAnsi" w:cstheme="minorHAnsi"/>
        </w:rPr>
        <w:t>HOLD</w:t>
      </w:r>
      <w:r w:rsidRPr="00A53802">
        <w:rPr>
          <w:rFonts w:asciiTheme="minorHAnsi" w:hAnsiTheme="minorHAnsi" w:cstheme="minorHAnsi"/>
        </w:rPr>
        <w:t xml:space="preserve"> and managed per the Non-Conforming Product Procedure.</w:t>
      </w:r>
    </w:p>
    <w:p w14:paraId="3AF14E4E" w14:textId="450D9A45" w:rsidR="00F4067C" w:rsidRPr="00EA5B46" w:rsidRDefault="00F4067C" w:rsidP="00F4067C">
      <w:pPr>
        <w:pStyle w:val="Heading3"/>
        <w:rPr>
          <w:rFonts w:asciiTheme="minorHAnsi" w:hAnsiTheme="minorHAnsi" w:cstheme="minorHAnsi"/>
          <w:sz w:val="24"/>
          <w:szCs w:val="24"/>
          <w:lang w:val="en-GB"/>
        </w:rPr>
      </w:pPr>
      <w:r w:rsidRPr="00EA5B46">
        <w:rPr>
          <w:rFonts w:asciiTheme="minorHAnsi" w:hAnsiTheme="minorHAnsi" w:cstheme="minorHAnsi"/>
          <w:sz w:val="24"/>
          <w:szCs w:val="24"/>
          <w:lang w:val="en-GB"/>
        </w:rPr>
        <w:t>Inspections and Testing Methods</w:t>
      </w:r>
    </w:p>
    <w:p w14:paraId="5655D66F" w14:textId="77777777" w:rsidR="00F4067C" w:rsidRPr="00A53802" w:rsidRDefault="00F4067C" w:rsidP="00F4067C">
      <w:pPr>
        <w:pStyle w:val="NormalWeb"/>
        <w:rPr>
          <w:rFonts w:asciiTheme="minorHAnsi" w:hAnsiTheme="minorHAnsi" w:cstheme="minorHAnsi"/>
        </w:rPr>
      </w:pPr>
      <w:r w:rsidRPr="00A53802">
        <w:rPr>
          <w:rFonts w:asciiTheme="minorHAnsi" w:hAnsiTheme="minorHAnsi" w:cstheme="minorHAnsi"/>
        </w:rPr>
        <w:t xml:space="preserve">All inspections, sampling, and analyses shall conform to </w:t>
      </w:r>
      <w:r w:rsidRPr="00A53802">
        <w:rPr>
          <w:rStyle w:val="Strong"/>
          <w:rFonts w:asciiTheme="minorHAnsi" w:hAnsiTheme="minorHAnsi" w:cstheme="minorHAnsi"/>
          <w:b w:val="0"/>
          <w:bCs w:val="0"/>
        </w:rPr>
        <w:t>recognized standard reference methods</w:t>
      </w:r>
      <w:r w:rsidRPr="00A53802">
        <w:rPr>
          <w:rFonts w:asciiTheme="minorHAnsi" w:hAnsiTheme="minorHAnsi" w:cstheme="minorHAnsi"/>
        </w:rPr>
        <w:t>, including:</w:t>
      </w:r>
    </w:p>
    <w:p w14:paraId="361040D5" w14:textId="77777777" w:rsidR="00F4067C" w:rsidRPr="00A53802" w:rsidRDefault="00F4067C" w:rsidP="00AD0C6E">
      <w:pPr>
        <w:pStyle w:val="NormalWeb"/>
        <w:numPr>
          <w:ilvl w:val="0"/>
          <w:numId w:val="5"/>
        </w:numPr>
        <w:rPr>
          <w:rFonts w:asciiTheme="minorHAnsi" w:hAnsiTheme="minorHAnsi" w:cstheme="minorHAnsi"/>
        </w:rPr>
      </w:pPr>
      <w:r w:rsidRPr="00A53802">
        <w:rPr>
          <w:rFonts w:asciiTheme="minorHAnsi" w:hAnsiTheme="minorHAnsi" w:cstheme="minorHAnsi"/>
        </w:rPr>
        <w:t>FDA BAM</w:t>
      </w:r>
    </w:p>
    <w:p w14:paraId="2894036C" w14:textId="77777777" w:rsidR="00F4067C" w:rsidRPr="00A53802" w:rsidRDefault="00F4067C" w:rsidP="00AD0C6E">
      <w:pPr>
        <w:pStyle w:val="NormalWeb"/>
        <w:numPr>
          <w:ilvl w:val="0"/>
          <w:numId w:val="5"/>
        </w:numPr>
        <w:rPr>
          <w:rFonts w:asciiTheme="minorHAnsi" w:hAnsiTheme="minorHAnsi" w:cstheme="minorHAnsi"/>
        </w:rPr>
      </w:pPr>
      <w:r w:rsidRPr="00A53802">
        <w:rPr>
          <w:rFonts w:asciiTheme="minorHAnsi" w:hAnsiTheme="minorHAnsi" w:cstheme="minorHAnsi"/>
        </w:rPr>
        <w:t>ISO methods</w:t>
      </w:r>
    </w:p>
    <w:p w14:paraId="51540A1E" w14:textId="77777777" w:rsidR="00F4067C" w:rsidRPr="00A53802" w:rsidRDefault="00F4067C" w:rsidP="00AD0C6E">
      <w:pPr>
        <w:pStyle w:val="NormalWeb"/>
        <w:numPr>
          <w:ilvl w:val="0"/>
          <w:numId w:val="5"/>
        </w:numPr>
        <w:rPr>
          <w:rFonts w:asciiTheme="minorHAnsi" w:hAnsiTheme="minorHAnsi" w:cstheme="minorHAnsi"/>
        </w:rPr>
      </w:pPr>
      <w:r w:rsidRPr="00A53802">
        <w:rPr>
          <w:rFonts w:asciiTheme="minorHAnsi" w:hAnsiTheme="minorHAnsi" w:cstheme="minorHAnsi"/>
        </w:rPr>
        <w:t>AOAC methods</w:t>
      </w:r>
    </w:p>
    <w:p w14:paraId="20151078" w14:textId="77777777" w:rsidR="00F4067C" w:rsidRPr="00A53802" w:rsidRDefault="00F4067C" w:rsidP="00AD0C6E">
      <w:pPr>
        <w:pStyle w:val="NormalWeb"/>
        <w:numPr>
          <w:ilvl w:val="0"/>
          <w:numId w:val="5"/>
        </w:numPr>
        <w:rPr>
          <w:rFonts w:asciiTheme="minorHAnsi" w:hAnsiTheme="minorHAnsi" w:cstheme="minorHAnsi"/>
        </w:rPr>
      </w:pPr>
      <w:r w:rsidRPr="00A53802">
        <w:rPr>
          <w:rFonts w:asciiTheme="minorHAnsi" w:hAnsiTheme="minorHAnsi" w:cstheme="minorHAnsi"/>
        </w:rPr>
        <w:t>NIST standards</w:t>
      </w:r>
    </w:p>
    <w:p w14:paraId="632590D3" w14:textId="77777777" w:rsidR="00F4067C" w:rsidRPr="00A53802" w:rsidRDefault="00F4067C" w:rsidP="00AD0C6E">
      <w:pPr>
        <w:pStyle w:val="NormalWeb"/>
        <w:numPr>
          <w:ilvl w:val="0"/>
          <w:numId w:val="5"/>
        </w:numPr>
        <w:rPr>
          <w:rFonts w:asciiTheme="minorHAnsi" w:hAnsiTheme="minorHAnsi" w:cstheme="minorHAnsi"/>
        </w:rPr>
      </w:pPr>
      <w:r w:rsidRPr="00A53802">
        <w:rPr>
          <w:rFonts w:asciiTheme="minorHAnsi" w:hAnsiTheme="minorHAnsi" w:cstheme="minorHAnsi"/>
        </w:rPr>
        <w:t>Manufacturer-approved analytical methods (for packaging compliance)</w:t>
      </w:r>
    </w:p>
    <w:p w14:paraId="1CB3A419" w14:textId="680C7ECC" w:rsidR="00F4067C" w:rsidRPr="00A53802" w:rsidRDefault="00F4067C" w:rsidP="00A53802">
      <w:pPr>
        <w:pStyle w:val="NormalWeb"/>
        <w:rPr>
          <w:rFonts w:asciiTheme="minorHAnsi" w:hAnsiTheme="minorHAnsi" w:cstheme="minorHAnsi"/>
        </w:rPr>
      </w:pPr>
      <w:r w:rsidRPr="00A53802">
        <w:rPr>
          <w:rFonts w:asciiTheme="minorHAnsi" w:hAnsiTheme="minorHAnsi" w:cstheme="minorHAnsi"/>
        </w:rPr>
        <w:t>Internal inspections shall follow documented procedures, and equipment used must be calibrated according to the Scale and Equipment Calibration Program.</w:t>
      </w:r>
    </w:p>
    <w:p w14:paraId="32AB0702" w14:textId="68CFD0CF" w:rsidR="00F4067C" w:rsidRPr="00EA5B46" w:rsidRDefault="00F4067C" w:rsidP="00F4067C">
      <w:pPr>
        <w:pStyle w:val="Heading3"/>
        <w:rPr>
          <w:rFonts w:asciiTheme="minorHAnsi" w:hAnsiTheme="minorHAnsi" w:cstheme="minorHAnsi"/>
          <w:sz w:val="24"/>
          <w:szCs w:val="24"/>
          <w:lang w:val="en-GB"/>
        </w:rPr>
      </w:pPr>
      <w:r w:rsidRPr="00EA5B46">
        <w:rPr>
          <w:rFonts w:asciiTheme="minorHAnsi" w:hAnsiTheme="minorHAnsi" w:cstheme="minorHAnsi"/>
          <w:sz w:val="24"/>
          <w:szCs w:val="24"/>
          <w:lang w:val="en-GB"/>
        </w:rPr>
        <w:t>Recordkeeping</w:t>
      </w:r>
    </w:p>
    <w:p w14:paraId="6638ACD8" w14:textId="77777777" w:rsidR="00F4067C" w:rsidRPr="00A53802" w:rsidRDefault="00F4067C" w:rsidP="00F4067C">
      <w:pPr>
        <w:pStyle w:val="NormalWeb"/>
        <w:rPr>
          <w:rFonts w:asciiTheme="minorHAnsi" w:hAnsiTheme="minorHAnsi" w:cstheme="minorHAnsi"/>
        </w:rPr>
      </w:pPr>
      <w:r w:rsidRPr="00A53802">
        <w:rPr>
          <w:rFonts w:asciiTheme="minorHAnsi" w:hAnsiTheme="minorHAnsi" w:cstheme="minorHAnsi"/>
        </w:rPr>
        <w:t>The following records shall be maintained:</w:t>
      </w:r>
    </w:p>
    <w:p w14:paraId="274BC17F"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Approved Supplier List</w:t>
      </w:r>
    </w:p>
    <w:p w14:paraId="204AF59D"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Supplier Assurance Questionnaires</w:t>
      </w:r>
    </w:p>
    <w:p w14:paraId="76BD3EA8"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Supplier evaluations and approval decisions</w:t>
      </w:r>
    </w:p>
    <w:p w14:paraId="55199CD4"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Raw material and packaging specifications</w:t>
      </w:r>
    </w:p>
    <w:p w14:paraId="52A25D23"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Certificates of Analysis (COAs) and Certificates of Conformance (COCs)</w:t>
      </w:r>
    </w:p>
    <w:p w14:paraId="39DBE5AD" w14:textId="397F9A05" w:rsidR="00F4067C" w:rsidRPr="00A53802" w:rsidRDefault="005B421A" w:rsidP="00AD0C6E">
      <w:pPr>
        <w:pStyle w:val="NormalWeb"/>
        <w:numPr>
          <w:ilvl w:val="0"/>
          <w:numId w:val="6"/>
        </w:numPr>
        <w:rPr>
          <w:rFonts w:asciiTheme="minorHAnsi" w:hAnsiTheme="minorHAnsi" w:cstheme="minorHAnsi"/>
        </w:rPr>
      </w:pPr>
      <w:r>
        <w:rPr>
          <w:rFonts w:asciiTheme="minorHAnsi" w:hAnsiTheme="minorHAnsi" w:cstheme="minorHAnsi"/>
        </w:rPr>
        <w:t>Load and unloading log</w:t>
      </w:r>
    </w:p>
    <w:p w14:paraId="4406EF25"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Laboratory analysis reports</w:t>
      </w:r>
    </w:p>
    <w:p w14:paraId="59113B5A"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Supplier performance reviews and corrective actions</w:t>
      </w:r>
    </w:p>
    <w:p w14:paraId="051ECE88" w14:textId="77777777" w:rsidR="00F4067C" w:rsidRPr="00A53802" w:rsidRDefault="00F4067C" w:rsidP="00AD0C6E">
      <w:pPr>
        <w:pStyle w:val="NormalWeb"/>
        <w:numPr>
          <w:ilvl w:val="0"/>
          <w:numId w:val="6"/>
        </w:numPr>
        <w:rPr>
          <w:rFonts w:asciiTheme="minorHAnsi" w:hAnsiTheme="minorHAnsi" w:cstheme="minorHAnsi"/>
        </w:rPr>
      </w:pPr>
      <w:r w:rsidRPr="00A53802">
        <w:rPr>
          <w:rFonts w:asciiTheme="minorHAnsi" w:hAnsiTheme="minorHAnsi" w:cstheme="minorHAnsi"/>
        </w:rPr>
        <w:t>Supplier non-conformance records</w:t>
      </w:r>
    </w:p>
    <w:p w14:paraId="520C6D52" w14:textId="7B6C8BE6" w:rsidR="00F4067C" w:rsidRPr="00A53802" w:rsidRDefault="00F4067C" w:rsidP="00A53802">
      <w:pPr>
        <w:pStyle w:val="NormalWeb"/>
        <w:rPr>
          <w:rFonts w:asciiTheme="minorHAnsi" w:hAnsiTheme="minorHAnsi" w:cstheme="minorHAnsi"/>
        </w:rPr>
      </w:pPr>
      <w:r w:rsidRPr="00A53802">
        <w:rPr>
          <w:rFonts w:asciiTheme="minorHAnsi" w:hAnsiTheme="minorHAnsi" w:cstheme="minorHAnsi"/>
        </w:rPr>
        <w:t>All records shall be retained according to Spices, Inc.’s Document Control and Record Retention Program.</w:t>
      </w:r>
    </w:p>
    <w:p w14:paraId="41CAB79C" w14:textId="2B15CA2A" w:rsidR="00F4067C" w:rsidRPr="00EA5B46" w:rsidRDefault="00F4067C" w:rsidP="00F4067C">
      <w:pPr>
        <w:pStyle w:val="Heading2"/>
        <w:rPr>
          <w:rFonts w:asciiTheme="minorHAnsi" w:hAnsiTheme="minorHAnsi" w:cstheme="minorHAnsi"/>
          <w:i w:val="0"/>
          <w:iCs w:val="0"/>
          <w:sz w:val="24"/>
          <w:szCs w:val="24"/>
          <w:lang w:val="en-GB"/>
        </w:rPr>
      </w:pPr>
      <w:r w:rsidRPr="00EA5B46">
        <w:rPr>
          <w:rFonts w:asciiTheme="minorHAnsi" w:hAnsiTheme="minorHAnsi" w:cstheme="minorHAnsi"/>
          <w:i w:val="0"/>
          <w:iCs w:val="0"/>
          <w:sz w:val="24"/>
          <w:szCs w:val="24"/>
          <w:lang w:val="en-GB"/>
        </w:rPr>
        <w:lastRenderedPageBreak/>
        <w:t>Supplier Monitoring and Reassessment</w:t>
      </w:r>
    </w:p>
    <w:p w14:paraId="18F2A6D4" w14:textId="77777777" w:rsidR="00F4067C" w:rsidRPr="00A53802" w:rsidRDefault="00F4067C" w:rsidP="00F4067C">
      <w:pPr>
        <w:pStyle w:val="NormalWeb"/>
        <w:rPr>
          <w:rFonts w:asciiTheme="minorHAnsi" w:hAnsiTheme="minorHAnsi" w:cstheme="minorHAnsi"/>
        </w:rPr>
      </w:pPr>
      <w:r w:rsidRPr="00A53802">
        <w:rPr>
          <w:rFonts w:asciiTheme="minorHAnsi" w:hAnsiTheme="minorHAnsi" w:cstheme="minorHAnsi"/>
        </w:rPr>
        <w:t>Suppliers shall be monitored and reassessed based on:</w:t>
      </w:r>
    </w:p>
    <w:p w14:paraId="2FF6CD9C" w14:textId="77777777" w:rsidR="00F4067C" w:rsidRPr="00A53802" w:rsidRDefault="00F4067C" w:rsidP="00AD0C6E">
      <w:pPr>
        <w:pStyle w:val="NormalWeb"/>
        <w:numPr>
          <w:ilvl w:val="0"/>
          <w:numId w:val="7"/>
        </w:numPr>
        <w:rPr>
          <w:rFonts w:asciiTheme="minorHAnsi" w:hAnsiTheme="minorHAnsi" w:cstheme="minorHAnsi"/>
        </w:rPr>
      </w:pPr>
      <w:r w:rsidRPr="00A53802">
        <w:rPr>
          <w:rFonts w:asciiTheme="minorHAnsi" w:hAnsiTheme="minorHAnsi" w:cstheme="minorHAnsi"/>
        </w:rPr>
        <w:t>COA accuracy and compliance</w:t>
      </w:r>
    </w:p>
    <w:p w14:paraId="2A3AB529" w14:textId="77777777" w:rsidR="00F4067C" w:rsidRPr="00A53802" w:rsidRDefault="00F4067C" w:rsidP="00AD0C6E">
      <w:pPr>
        <w:pStyle w:val="NormalWeb"/>
        <w:numPr>
          <w:ilvl w:val="0"/>
          <w:numId w:val="7"/>
        </w:numPr>
        <w:rPr>
          <w:rFonts w:asciiTheme="minorHAnsi" w:hAnsiTheme="minorHAnsi" w:cstheme="minorHAnsi"/>
        </w:rPr>
      </w:pPr>
      <w:r w:rsidRPr="00A53802">
        <w:rPr>
          <w:rFonts w:asciiTheme="minorHAnsi" w:hAnsiTheme="minorHAnsi" w:cstheme="minorHAnsi"/>
        </w:rPr>
        <w:t>Non-conformances or quality complaints</w:t>
      </w:r>
    </w:p>
    <w:p w14:paraId="2944B76B" w14:textId="77777777" w:rsidR="00F4067C" w:rsidRPr="00A53802" w:rsidRDefault="00F4067C" w:rsidP="00AD0C6E">
      <w:pPr>
        <w:pStyle w:val="NormalWeb"/>
        <w:numPr>
          <w:ilvl w:val="0"/>
          <w:numId w:val="7"/>
        </w:numPr>
        <w:rPr>
          <w:rFonts w:asciiTheme="minorHAnsi" w:hAnsiTheme="minorHAnsi" w:cstheme="minorHAnsi"/>
        </w:rPr>
      </w:pPr>
      <w:r w:rsidRPr="00A53802">
        <w:rPr>
          <w:rFonts w:asciiTheme="minorHAnsi" w:hAnsiTheme="minorHAnsi" w:cstheme="minorHAnsi"/>
        </w:rPr>
        <w:t>Regulatory issues or warnings</w:t>
      </w:r>
    </w:p>
    <w:p w14:paraId="4C3D4F53" w14:textId="77777777" w:rsidR="00F4067C" w:rsidRPr="00A53802" w:rsidRDefault="00F4067C" w:rsidP="00AD0C6E">
      <w:pPr>
        <w:pStyle w:val="NormalWeb"/>
        <w:numPr>
          <w:ilvl w:val="0"/>
          <w:numId w:val="7"/>
        </w:numPr>
        <w:rPr>
          <w:rFonts w:asciiTheme="minorHAnsi" w:hAnsiTheme="minorHAnsi" w:cstheme="minorHAnsi"/>
        </w:rPr>
      </w:pPr>
      <w:r w:rsidRPr="00A53802">
        <w:rPr>
          <w:rFonts w:asciiTheme="minorHAnsi" w:hAnsiTheme="minorHAnsi" w:cstheme="minorHAnsi"/>
        </w:rPr>
        <w:t>Delivery performance</w:t>
      </w:r>
    </w:p>
    <w:p w14:paraId="6718F99E" w14:textId="77777777" w:rsidR="00F4067C" w:rsidRPr="00A53802" w:rsidRDefault="00F4067C" w:rsidP="00AD0C6E">
      <w:pPr>
        <w:pStyle w:val="NormalWeb"/>
        <w:numPr>
          <w:ilvl w:val="0"/>
          <w:numId w:val="7"/>
        </w:numPr>
        <w:rPr>
          <w:rFonts w:asciiTheme="minorHAnsi" w:hAnsiTheme="minorHAnsi" w:cstheme="minorHAnsi"/>
        </w:rPr>
      </w:pPr>
      <w:r w:rsidRPr="00A53802">
        <w:rPr>
          <w:rFonts w:asciiTheme="minorHAnsi" w:hAnsiTheme="minorHAnsi" w:cstheme="minorHAnsi"/>
        </w:rPr>
        <w:t>Changes in supplier status or operations</w:t>
      </w:r>
    </w:p>
    <w:p w14:paraId="442D13C4" w14:textId="474BD180" w:rsidR="00F4067C" w:rsidRPr="00A53802" w:rsidRDefault="00F4067C" w:rsidP="00AD0C6E">
      <w:pPr>
        <w:pStyle w:val="NormalWeb"/>
        <w:numPr>
          <w:ilvl w:val="0"/>
          <w:numId w:val="7"/>
        </w:numPr>
        <w:rPr>
          <w:rFonts w:asciiTheme="minorHAnsi" w:hAnsiTheme="minorHAnsi" w:cstheme="minorHAnsi"/>
        </w:rPr>
      </w:pPr>
      <w:r w:rsidRPr="00A53802">
        <w:rPr>
          <w:rFonts w:asciiTheme="minorHAnsi" w:hAnsiTheme="minorHAnsi" w:cstheme="minorHAnsi"/>
        </w:rPr>
        <w:t xml:space="preserve">Annual review or </w:t>
      </w:r>
      <w:commentRangeStart w:id="1"/>
      <w:del w:id="2" w:author="Penny Patterson" w:date="2026-03-16T11:20:00Z" w16du:dateUtc="2026-03-16T15:20:00Z">
        <w:r w:rsidRPr="00A53802" w:rsidDel="003E173F">
          <w:rPr>
            <w:rFonts w:asciiTheme="minorHAnsi" w:hAnsiTheme="minorHAnsi" w:cstheme="minorHAnsi"/>
          </w:rPr>
          <w:delText>more frequent</w:delText>
        </w:r>
      </w:del>
      <w:ins w:id="3" w:author="Penny Patterson" w:date="2026-03-16T11:20:00Z" w16du:dateUtc="2026-03-16T15:20:00Z">
        <w:r w:rsidR="003E173F">
          <w:rPr>
            <w:rFonts w:asciiTheme="minorHAnsi" w:hAnsiTheme="minorHAnsi" w:cstheme="minorHAnsi"/>
          </w:rPr>
          <w:t>twice annual</w:t>
        </w:r>
      </w:ins>
      <w:r w:rsidRPr="00A53802">
        <w:rPr>
          <w:rFonts w:asciiTheme="minorHAnsi" w:hAnsiTheme="minorHAnsi" w:cstheme="minorHAnsi"/>
        </w:rPr>
        <w:t xml:space="preserve"> review for high-risk suppliers</w:t>
      </w:r>
      <w:commentRangeEnd w:id="1"/>
      <w:r w:rsidR="001B31DC" w:rsidRPr="00A53802">
        <w:rPr>
          <w:rStyle w:val="CommentReference"/>
          <w:rFonts w:asciiTheme="minorHAnsi" w:hAnsiTheme="minorHAnsi" w:cstheme="minorHAnsi"/>
          <w:sz w:val="24"/>
          <w:szCs w:val="24"/>
        </w:rPr>
        <w:commentReference w:id="1"/>
      </w:r>
    </w:p>
    <w:p w14:paraId="38408370" w14:textId="77C3FC27" w:rsidR="00F4067C" w:rsidRDefault="00F4067C" w:rsidP="00A53802">
      <w:pPr>
        <w:pStyle w:val="NormalWeb"/>
        <w:rPr>
          <w:ins w:id="4" w:author="Penny Patterson" w:date="2026-03-06T13:11:00Z" w16du:dateUtc="2026-03-06T18:11:00Z"/>
          <w:rFonts w:asciiTheme="minorHAnsi" w:hAnsiTheme="minorHAnsi" w:cstheme="minorHAnsi"/>
        </w:rPr>
      </w:pPr>
      <w:r w:rsidRPr="00A53802">
        <w:rPr>
          <w:rFonts w:asciiTheme="minorHAnsi" w:hAnsiTheme="minorHAnsi" w:cstheme="minorHAnsi"/>
        </w:rPr>
        <w:t>Suppliers failing to meet requirements may be removed from the Approved Supplier List and reinstated only after corrective action and re-evaluation.</w:t>
      </w:r>
    </w:p>
    <w:p w14:paraId="5E9A8DFB" w14:textId="0A1C9BC5" w:rsidR="002C34AB" w:rsidRDefault="002C34AB" w:rsidP="00A53802">
      <w:pPr>
        <w:pStyle w:val="NormalWeb"/>
        <w:rPr>
          <w:ins w:id="5" w:author="Glenna DePoe" w:date="2026-03-24T14:33:00Z" w16du:dateUtc="2026-03-24T18:33:00Z"/>
          <w:rFonts w:asciiTheme="minorHAnsi" w:hAnsiTheme="minorHAnsi" w:cstheme="minorHAnsi"/>
        </w:rPr>
      </w:pPr>
      <w:ins w:id="6" w:author="Penny Patterson" w:date="2026-03-06T13:11:00Z" w16du:dateUtc="2026-03-06T18:11:00Z">
        <w:r w:rsidRPr="002C34AB">
          <w:rPr>
            <w:rFonts w:asciiTheme="minorHAnsi" w:hAnsiTheme="minorHAnsi" w:cstheme="minorHAnsi"/>
            <w:rPrChange w:id="7" w:author="Penny Patterson" w:date="2026-03-06T13:12:00Z" w16du:dateUtc="2026-03-06T18:12:00Z">
              <w:rPr/>
            </w:rPrChange>
          </w:rPr>
          <w:t xml:space="preserve">A supplier may be classified as </w:t>
        </w:r>
        <w:r w:rsidRPr="002C34AB">
          <w:rPr>
            <w:rFonts w:asciiTheme="minorHAnsi" w:hAnsiTheme="minorHAnsi" w:cstheme="minorHAnsi"/>
            <w:rPrChange w:id="8" w:author="Penny Patterson" w:date="2026-03-06T13:12:00Z" w16du:dateUtc="2026-03-06T18:12:00Z">
              <w:rPr>
                <w:rStyle w:val="Strong"/>
              </w:rPr>
            </w:rPrChange>
          </w:rPr>
          <w:t>high risk</w:t>
        </w:r>
        <w:r w:rsidRPr="002C34AB">
          <w:rPr>
            <w:rFonts w:asciiTheme="minorHAnsi" w:hAnsiTheme="minorHAnsi" w:cstheme="minorHAnsi"/>
            <w:rPrChange w:id="9" w:author="Penny Patterson" w:date="2026-03-06T13:12:00Z" w16du:dateUtc="2026-03-06T18:12:00Z">
              <w:rPr/>
            </w:rPrChange>
          </w:rPr>
          <w:t xml:space="preserve"> based on factors such as the </w:t>
        </w:r>
        <w:r w:rsidRPr="002C34AB">
          <w:rPr>
            <w:rFonts w:asciiTheme="minorHAnsi" w:hAnsiTheme="minorHAnsi" w:cstheme="minorHAnsi"/>
            <w:rPrChange w:id="10" w:author="Penny Patterson" w:date="2026-03-06T13:12:00Z" w16du:dateUtc="2026-03-06T18:12:00Z">
              <w:rPr>
                <w:rStyle w:val="Strong"/>
              </w:rPr>
            </w:rPrChange>
          </w:rPr>
          <w:t>risk level of the material supplied, absence of recognized food safety certification, history of non-conformances or regulatory issues, or other food safety concerns identified through the supplier approval process.</w:t>
        </w:r>
      </w:ins>
    </w:p>
    <w:p w14:paraId="759D7976" w14:textId="77777777" w:rsidR="00B147F2" w:rsidRPr="00B147F2" w:rsidRDefault="00B147F2" w:rsidP="00B147F2">
      <w:pPr>
        <w:pStyle w:val="NormalWeb"/>
        <w:rPr>
          <w:ins w:id="11" w:author="Glenna DePoe" w:date="2026-03-24T14:33:00Z"/>
          <w:rFonts w:asciiTheme="minorHAnsi" w:hAnsiTheme="minorHAnsi" w:cstheme="minorHAnsi"/>
        </w:rPr>
      </w:pPr>
      <w:ins w:id="12" w:author="Glenna DePoe" w:date="2026-03-24T14:33:00Z">
        <w:r w:rsidRPr="00B147F2">
          <w:rPr>
            <w:rFonts w:asciiTheme="minorHAnsi" w:hAnsiTheme="minorHAnsi" w:cstheme="minorHAnsi"/>
          </w:rPr>
          <w:t>Foreign material complaints are considered as part of ongoing supplier monitoring within the Approved Supplier Program.</w:t>
        </w:r>
      </w:ins>
    </w:p>
    <w:p w14:paraId="3549A305" w14:textId="77777777" w:rsidR="00B147F2" w:rsidRPr="00B147F2" w:rsidRDefault="00B147F2" w:rsidP="00B147F2">
      <w:pPr>
        <w:pStyle w:val="NormalWeb"/>
        <w:rPr>
          <w:ins w:id="13" w:author="Glenna DePoe" w:date="2026-03-24T14:33:00Z"/>
          <w:rFonts w:asciiTheme="minorHAnsi" w:hAnsiTheme="minorHAnsi" w:cstheme="minorHAnsi"/>
        </w:rPr>
      </w:pPr>
      <w:ins w:id="14" w:author="Glenna DePoe" w:date="2026-03-24T14:33:00Z">
        <w:r w:rsidRPr="00B147F2">
          <w:rPr>
            <w:rFonts w:asciiTheme="minorHAnsi" w:hAnsiTheme="minorHAnsi" w:cstheme="minorHAnsi"/>
          </w:rPr>
          <w:t>If a foreign material complaint is received and internal investigation does not identify the source, the issue may be communicated to the relevant supplier for awareness and review.</w:t>
        </w:r>
      </w:ins>
    </w:p>
    <w:p w14:paraId="64FFDA18" w14:textId="77777777" w:rsidR="00B147F2" w:rsidRPr="00B147F2" w:rsidRDefault="00B147F2" w:rsidP="00B147F2">
      <w:pPr>
        <w:pStyle w:val="NormalWeb"/>
        <w:rPr>
          <w:ins w:id="15" w:author="Glenna DePoe" w:date="2026-03-24T14:33:00Z"/>
          <w:rFonts w:asciiTheme="minorHAnsi" w:hAnsiTheme="minorHAnsi" w:cstheme="minorHAnsi"/>
        </w:rPr>
      </w:pPr>
      <w:ins w:id="16" w:author="Glenna DePoe" w:date="2026-03-24T14:33:00Z">
        <w:r w:rsidRPr="00B147F2">
          <w:rPr>
            <w:rFonts w:asciiTheme="minorHAnsi" w:hAnsiTheme="minorHAnsi" w:cstheme="minorHAnsi"/>
          </w:rPr>
          <w:t>Relevant details, including product identification, lot numbers, and description of the foreign material, will be shared as needed.</w:t>
        </w:r>
      </w:ins>
    </w:p>
    <w:p w14:paraId="095673E3" w14:textId="476E11DA" w:rsidR="00B147F2" w:rsidRPr="002C34AB" w:rsidRDefault="00B147F2" w:rsidP="00A53802">
      <w:pPr>
        <w:pStyle w:val="NormalWeb"/>
        <w:rPr>
          <w:rFonts w:asciiTheme="minorHAnsi" w:hAnsiTheme="minorHAnsi" w:cstheme="minorHAnsi"/>
        </w:rPr>
      </w:pPr>
      <w:ins w:id="17" w:author="Glenna DePoe" w:date="2026-03-24T14:33:00Z">
        <w:r w:rsidRPr="00B147F2">
          <w:rPr>
            <w:rFonts w:asciiTheme="minorHAnsi" w:hAnsiTheme="minorHAnsi" w:cstheme="minorHAnsi"/>
          </w:rPr>
          <w:t>Repeated issues or identified concerns may result in further review of the supplier and may lead to corrective action requests or changes to supplier approval status.</w:t>
        </w:r>
      </w:ins>
    </w:p>
    <w:p w14:paraId="1DFF3076" w14:textId="5865F92A" w:rsidR="00F4067C" w:rsidRPr="00EA5B46" w:rsidRDefault="00F4067C" w:rsidP="00F4067C">
      <w:pPr>
        <w:pStyle w:val="Heading2"/>
        <w:rPr>
          <w:rFonts w:asciiTheme="minorHAnsi" w:hAnsiTheme="minorHAnsi" w:cstheme="minorHAnsi"/>
          <w:i w:val="0"/>
          <w:iCs w:val="0"/>
          <w:sz w:val="24"/>
          <w:szCs w:val="24"/>
          <w:lang w:val="en-GB"/>
        </w:rPr>
      </w:pPr>
      <w:r w:rsidRPr="00EA5B46">
        <w:rPr>
          <w:rFonts w:asciiTheme="minorHAnsi" w:hAnsiTheme="minorHAnsi" w:cstheme="minorHAnsi"/>
          <w:i w:val="0"/>
          <w:iCs w:val="0"/>
          <w:sz w:val="24"/>
          <w:szCs w:val="24"/>
          <w:lang w:val="en-GB"/>
        </w:rPr>
        <w:t>Non-Conforming Supplier or Material</w:t>
      </w:r>
    </w:p>
    <w:p w14:paraId="61F2F15D" w14:textId="77777777" w:rsidR="00F4067C" w:rsidRPr="00A53802" w:rsidRDefault="00F4067C" w:rsidP="00F4067C">
      <w:pPr>
        <w:pStyle w:val="NormalWeb"/>
        <w:rPr>
          <w:rFonts w:asciiTheme="minorHAnsi" w:hAnsiTheme="minorHAnsi" w:cstheme="minorHAnsi"/>
        </w:rPr>
      </w:pPr>
      <w:r w:rsidRPr="00A53802">
        <w:rPr>
          <w:rFonts w:asciiTheme="minorHAnsi" w:hAnsiTheme="minorHAnsi" w:cstheme="minorHAnsi"/>
        </w:rPr>
        <w:t>If a supplier fails to meet requirements:</w:t>
      </w:r>
    </w:p>
    <w:p w14:paraId="4022561A" w14:textId="77777777" w:rsidR="00F4067C" w:rsidRPr="00A53802" w:rsidRDefault="00F4067C" w:rsidP="00AD0C6E">
      <w:pPr>
        <w:pStyle w:val="NormalWeb"/>
        <w:numPr>
          <w:ilvl w:val="0"/>
          <w:numId w:val="8"/>
        </w:numPr>
        <w:rPr>
          <w:rFonts w:asciiTheme="minorHAnsi" w:hAnsiTheme="minorHAnsi" w:cstheme="minorHAnsi"/>
        </w:rPr>
      </w:pPr>
      <w:r w:rsidRPr="00A53802">
        <w:rPr>
          <w:rFonts w:asciiTheme="minorHAnsi" w:hAnsiTheme="minorHAnsi" w:cstheme="minorHAnsi"/>
        </w:rPr>
        <w:t>Material is placed on HOLD</w:t>
      </w:r>
    </w:p>
    <w:p w14:paraId="004DEAB5" w14:textId="77777777" w:rsidR="00F4067C" w:rsidRPr="00A53802" w:rsidRDefault="00F4067C" w:rsidP="00AD0C6E">
      <w:pPr>
        <w:pStyle w:val="NormalWeb"/>
        <w:numPr>
          <w:ilvl w:val="0"/>
          <w:numId w:val="8"/>
        </w:numPr>
        <w:rPr>
          <w:rFonts w:asciiTheme="minorHAnsi" w:hAnsiTheme="minorHAnsi" w:cstheme="minorHAnsi"/>
        </w:rPr>
      </w:pPr>
      <w:r w:rsidRPr="00A53802">
        <w:rPr>
          <w:rFonts w:asciiTheme="minorHAnsi" w:hAnsiTheme="minorHAnsi" w:cstheme="minorHAnsi"/>
        </w:rPr>
        <w:t>A Corrective Action Request (CAR) is issued</w:t>
      </w:r>
    </w:p>
    <w:p w14:paraId="4831CB44" w14:textId="77777777" w:rsidR="00F4067C" w:rsidRPr="00A53802" w:rsidRDefault="00F4067C" w:rsidP="00AD0C6E">
      <w:pPr>
        <w:pStyle w:val="NormalWeb"/>
        <w:numPr>
          <w:ilvl w:val="0"/>
          <w:numId w:val="8"/>
        </w:numPr>
        <w:rPr>
          <w:rFonts w:asciiTheme="minorHAnsi" w:hAnsiTheme="minorHAnsi" w:cstheme="minorHAnsi"/>
        </w:rPr>
      </w:pPr>
      <w:r w:rsidRPr="00A53802">
        <w:rPr>
          <w:rFonts w:asciiTheme="minorHAnsi" w:hAnsiTheme="minorHAnsi" w:cstheme="minorHAnsi"/>
        </w:rPr>
        <w:t>Supplier is required to provide root cause and corrective actions</w:t>
      </w:r>
    </w:p>
    <w:p w14:paraId="394FBB4F" w14:textId="77777777" w:rsidR="00F4067C" w:rsidRPr="00A53802" w:rsidRDefault="00F4067C" w:rsidP="00AD0C6E">
      <w:pPr>
        <w:pStyle w:val="NormalWeb"/>
        <w:numPr>
          <w:ilvl w:val="0"/>
          <w:numId w:val="8"/>
        </w:numPr>
        <w:rPr>
          <w:rFonts w:asciiTheme="minorHAnsi" w:hAnsiTheme="minorHAnsi" w:cstheme="minorHAnsi"/>
        </w:rPr>
      </w:pPr>
      <w:r w:rsidRPr="00A53802">
        <w:rPr>
          <w:rFonts w:asciiTheme="minorHAnsi" w:hAnsiTheme="minorHAnsi" w:cstheme="minorHAnsi"/>
        </w:rPr>
        <w:t>Continued failures result in supplier removal from Approved Supplier List</w:t>
      </w:r>
    </w:p>
    <w:p w14:paraId="21D831BB" w14:textId="77777777" w:rsidR="00432E8A" w:rsidRPr="00432E8A" w:rsidRDefault="00432E8A" w:rsidP="00432E8A">
      <w:pPr>
        <w:autoSpaceDE w:val="0"/>
        <w:autoSpaceDN w:val="0"/>
        <w:adjustRightInd w:val="0"/>
        <w:rPr>
          <w:rFonts w:asciiTheme="minorHAnsi" w:hAnsiTheme="minorHAnsi" w:cstheme="minorHAnsi"/>
          <w:sz w:val="24"/>
          <w:szCs w:val="24"/>
          <w:u w:val="single"/>
        </w:rPr>
      </w:pPr>
      <w:r w:rsidRPr="00432E8A">
        <w:rPr>
          <w:rFonts w:asciiTheme="minorHAnsi" w:hAnsiTheme="minorHAnsi" w:cstheme="minorHAnsi"/>
          <w:b/>
          <w:sz w:val="24"/>
          <w:szCs w:val="24"/>
          <w:u w:val="single"/>
        </w:rPr>
        <w:lastRenderedPageBreak/>
        <w:t>DOCUMENT HISTORY</w:t>
      </w:r>
      <w:r w:rsidRPr="00432E8A">
        <w:rPr>
          <w:rFonts w:asciiTheme="minorHAnsi" w:hAnsiTheme="minorHAnsi" w:cstheme="minorHAnsi"/>
          <w:sz w:val="24"/>
          <w:szCs w:val="24"/>
          <w:u w:val="single"/>
        </w:rPr>
        <w:t xml:space="preserve"> </w:t>
      </w:r>
    </w:p>
    <w:p w14:paraId="7DF88C07" w14:textId="77777777" w:rsidR="00432E8A" w:rsidRPr="00432E8A" w:rsidRDefault="00432E8A" w:rsidP="00432E8A">
      <w:pPr>
        <w:autoSpaceDE w:val="0"/>
        <w:autoSpaceDN w:val="0"/>
        <w:adjustRightInd w:val="0"/>
        <w:rPr>
          <w:rFonts w:asciiTheme="minorHAnsi" w:hAnsiTheme="minorHAnsi" w:cstheme="minorHAnsi"/>
          <w:sz w:val="24"/>
          <w:szCs w:val="24"/>
        </w:rPr>
      </w:pPr>
      <w:r w:rsidRPr="00432E8A">
        <w:rPr>
          <w:rFonts w:asciiTheme="minorHAnsi" w:hAnsiTheme="minorHAnsi" w:cstheme="minorHAnsi"/>
          <w:sz w:val="24"/>
          <w:szCs w:val="24"/>
        </w:rPr>
        <w:t xml:space="preserve">NOTE: Only record </w:t>
      </w:r>
      <w:r w:rsidRPr="00432E8A">
        <w:rPr>
          <w:rFonts w:asciiTheme="minorHAnsi" w:hAnsiTheme="minorHAnsi" w:cstheme="minorHAnsi"/>
          <w:i/>
          <w:sz w:val="24"/>
          <w:szCs w:val="24"/>
        </w:rPr>
        <w:t>revisions</w:t>
      </w:r>
      <w:r w:rsidRPr="00432E8A">
        <w:rPr>
          <w:rFonts w:asciiTheme="minorHAnsi" w:hAnsiTheme="minorHAnsi" w:cstheme="minorHAnsi"/>
          <w:sz w:val="24"/>
          <w:szCs w:val="24"/>
        </w:rPr>
        <w:t xml:space="preserve"> to this document. </w:t>
      </w:r>
      <w:r w:rsidRPr="00432E8A">
        <w:rPr>
          <w:rFonts w:asciiTheme="minorHAnsi" w:hAnsiTheme="minorHAnsi" w:cstheme="minorHAnsi"/>
          <w:i/>
          <w:sz w:val="24"/>
          <w:szCs w:val="24"/>
        </w:rPr>
        <w:t>Reviews</w:t>
      </w:r>
      <w:r w:rsidRPr="00432E8A">
        <w:rPr>
          <w:rFonts w:asciiTheme="minorHAnsi" w:hAnsiTheme="minorHAnsi" w:cstheme="minorHAnsi"/>
          <w:sz w:val="24"/>
          <w:szCs w:val="24"/>
        </w:rPr>
        <w:t xml:space="preserve"> are recorded only in the central Document Register.</w:t>
      </w:r>
    </w:p>
    <w:p w14:paraId="4320D21E" w14:textId="77777777" w:rsidR="00432E8A" w:rsidRPr="00432E8A" w:rsidRDefault="00432E8A" w:rsidP="00432E8A">
      <w:pPr>
        <w:autoSpaceDE w:val="0"/>
        <w:autoSpaceDN w:val="0"/>
        <w:adjustRightInd w:val="0"/>
        <w:rPr>
          <w:rFonts w:asciiTheme="minorHAnsi" w:hAnsiTheme="minorHAnsi" w:cstheme="minorHAnsi"/>
          <w:sz w:val="24"/>
          <w:szCs w:val="24"/>
        </w:rPr>
      </w:pPr>
    </w:p>
    <w:p w14:paraId="6312B0B8" w14:textId="77777777" w:rsidR="008E7C12" w:rsidRDefault="00432E8A" w:rsidP="00432E8A">
      <w:pPr>
        <w:rPr>
          <w:rFonts w:asciiTheme="minorHAnsi" w:hAnsiTheme="minorHAnsi" w:cstheme="minorHAnsi"/>
          <w:b/>
          <w:sz w:val="24"/>
          <w:szCs w:val="24"/>
          <w:u w:val="single"/>
        </w:rPr>
      </w:pPr>
      <w:r w:rsidRPr="00432E8A">
        <w:rPr>
          <w:rFonts w:asciiTheme="minorHAnsi" w:hAnsiTheme="minorHAnsi" w:cstheme="minorHAnsi"/>
          <w:b/>
          <w:sz w:val="24"/>
          <w:szCs w:val="24"/>
          <w:u w:val="single"/>
        </w:rPr>
        <w:t xml:space="preserve">REFERENCES </w:t>
      </w:r>
    </w:p>
    <w:p w14:paraId="29223F03" w14:textId="44B4765D" w:rsidR="00432E8A" w:rsidRPr="00097D0A" w:rsidRDefault="002C4DF0" w:rsidP="002C4DF0">
      <w:pPr>
        <w:autoSpaceDE w:val="0"/>
        <w:autoSpaceDN w:val="0"/>
        <w:adjustRightInd w:val="0"/>
        <w:rPr>
          <w:rFonts w:asciiTheme="minorHAnsi" w:hAnsiTheme="minorHAnsi" w:cstheme="minorHAnsi"/>
          <w:sz w:val="24"/>
          <w:szCs w:val="24"/>
        </w:rPr>
      </w:pPr>
      <w:r w:rsidRPr="00CE6532">
        <w:rPr>
          <w:rFonts w:asciiTheme="minorHAnsi" w:hAnsiTheme="minorHAnsi" w:cstheme="minorHAnsi"/>
          <w:sz w:val="24"/>
          <w:szCs w:val="24"/>
        </w:rPr>
        <w:t>SQF Fundamentals for Manufacturing - Intermediate EDITION 1.1/ 2.</w:t>
      </w:r>
      <w:r>
        <w:rPr>
          <w:rFonts w:asciiTheme="minorHAnsi" w:hAnsiTheme="minorHAnsi" w:cstheme="minorHAnsi"/>
          <w:sz w:val="24"/>
          <w:szCs w:val="24"/>
        </w:rPr>
        <w:t>4</w:t>
      </w:r>
      <w:r w:rsidRPr="00CE6532">
        <w:rPr>
          <w:rFonts w:asciiTheme="minorHAnsi" w:hAnsiTheme="minorHAnsi" w:cstheme="minorHAnsi"/>
          <w:sz w:val="24"/>
          <w:szCs w:val="24"/>
        </w:rPr>
        <w:t xml:space="preserve"> </w:t>
      </w:r>
      <w:r>
        <w:rPr>
          <w:rFonts w:asciiTheme="minorHAnsi" w:hAnsiTheme="minorHAnsi" w:cstheme="minorHAnsi"/>
          <w:sz w:val="24"/>
          <w:szCs w:val="24"/>
        </w:rPr>
        <w:t>Food Safety System</w:t>
      </w:r>
    </w:p>
    <w:p w14:paraId="14AA5C0A" w14:textId="77777777" w:rsidR="00593B82" w:rsidRPr="00593B82" w:rsidRDefault="00593B82" w:rsidP="00593B82">
      <w:pPr>
        <w:rPr>
          <w:rFonts w:asciiTheme="minorHAnsi" w:hAnsiTheme="minorHAnsi" w:cstheme="minorHAnsi"/>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C30848" w:rsidRPr="005016DC" w14:paraId="074A7787" w14:textId="77777777">
        <w:tc>
          <w:tcPr>
            <w:tcW w:w="1722" w:type="dxa"/>
          </w:tcPr>
          <w:p w14:paraId="60D32E38" w14:textId="77777777" w:rsidR="00C30848" w:rsidRPr="007E5268" w:rsidRDefault="00C30848" w:rsidP="007E5268">
            <w:pPr>
              <w:tabs>
                <w:tab w:val="left" w:pos="1140"/>
              </w:tabs>
              <w:rPr>
                <w:rFonts w:ascii="Calibri" w:hAnsi="Calibri"/>
                <w:sz w:val="22"/>
                <w:szCs w:val="22"/>
              </w:rPr>
            </w:pPr>
            <w:r w:rsidRPr="007E5268">
              <w:rPr>
                <w:rFonts w:ascii="Calibri" w:hAnsi="Calibri"/>
                <w:sz w:val="22"/>
                <w:szCs w:val="22"/>
              </w:rPr>
              <w:t>Revision Date = Version #</w:t>
            </w:r>
          </w:p>
        </w:tc>
        <w:tc>
          <w:tcPr>
            <w:tcW w:w="8208" w:type="dxa"/>
          </w:tcPr>
          <w:p w14:paraId="20A10F16" w14:textId="77777777" w:rsidR="00C30848" w:rsidRPr="00904752" w:rsidRDefault="00C30848">
            <w:pPr>
              <w:jc w:val="center"/>
              <w:rPr>
                <w:rFonts w:ascii="Calibri" w:hAnsi="Calibri"/>
                <w:sz w:val="22"/>
                <w:szCs w:val="22"/>
              </w:rPr>
            </w:pPr>
          </w:p>
          <w:p w14:paraId="5DCC7251" w14:textId="77777777" w:rsidR="00C30848" w:rsidRPr="00904752" w:rsidRDefault="00C30848">
            <w:pPr>
              <w:jc w:val="center"/>
              <w:rPr>
                <w:rFonts w:ascii="Calibri" w:hAnsi="Calibri"/>
                <w:sz w:val="22"/>
                <w:szCs w:val="22"/>
              </w:rPr>
            </w:pPr>
            <w:r w:rsidRPr="00904752">
              <w:rPr>
                <w:rFonts w:ascii="Calibri" w:hAnsi="Calibri"/>
                <w:sz w:val="22"/>
                <w:szCs w:val="22"/>
              </w:rPr>
              <w:t>Changes</w:t>
            </w:r>
          </w:p>
        </w:tc>
      </w:tr>
      <w:tr w:rsidR="00C30848" w:rsidRPr="005016DC" w14:paraId="340A5BEE" w14:textId="77777777">
        <w:tc>
          <w:tcPr>
            <w:tcW w:w="1722" w:type="dxa"/>
          </w:tcPr>
          <w:p w14:paraId="4ED83150" w14:textId="66E37CA4" w:rsidR="00C30848" w:rsidRPr="00904752" w:rsidRDefault="00C30848">
            <w:pPr>
              <w:jc w:val="center"/>
              <w:rPr>
                <w:rFonts w:ascii="Calibri" w:hAnsi="Calibri"/>
                <w:sz w:val="22"/>
                <w:szCs w:val="22"/>
              </w:rPr>
            </w:pPr>
            <w:r>
              <w:rPr>
                <w:rFonts w:ascii="Calibri" w:hAnsi="Calibri"/>
                <w:sz w:val="22"/>
                <w:szCs w:val="22"/>
              </w:rPr>
              <w:t>2025-03-1</w:t>
            </w:r>
            <w:r w:rsidR="007E5268">
              <w:rPr>
                <w:rFonts w:ascii="Calibri" w:hAnsi="Calibri"/>
                <w:sz w:val="22"/>
                <w:szCs w:val="22"/>
              </w:rPr>
              <w:t>4</w:t>
            </w:r>
          </w:p>
        </w:tc>
        <w:tc>
          <w:tcPr>
            <w:tcW w:w="8208" w:type="dxa"/>
          </w:tcPr>
          <w:p w14:paraId="56E8978A" w14:textId="77777777" w:rsidR="00C30848" w:rsidRPr="00904752" w:rsidRDefault="00C30848">
            <w:pPr>
              <w:rPr>
                <w:rFonts w:ascii="Calibri" w:hAnsi="Calibri"/>
                <w:sz w:val="22"/>
                <w:szCs w:val="22"/>
              </w:rPr>
            </w:pPr>
            <w:r w:rsidRPr="00904752">
              <w:rPr>
                <w:rFonts w:ascii="Calibri" w:hAnsi="Calibri"/>
                <w:sz w:val="22"/>
                <w:szCs w:val="22"/>
              </w:rPr>
              <w:t>New program.</w:t>
            </w:r>
          </w:p>
        </w:tc>
      </w:tr>
      <w:tr w:rsidR="00C30848" w:rsidRPr="005016DC" w14:paraId="00E93F68" w14:textId="77777777">
        <w:trPr>
          <w:trHeight w:val="224"/>
        </w:trPr>
        <w:tc>
          <w:tcPr>
            <w:tcW w:w="1722" w:type="dxa"/>
          </w:tcPr>
          <w:p w14:paraId="0C75884A" w14:textId="64FA57E8" w:rsidR="00C30848" w:rsidRPr="00904752" w:rsidRDefault="002955FE">
            <w:pPr>
              <w:jc w:val="center"/>
              <w:rPr>
                <w:rFonts w:ascii="Calibri" w:hAnsi="Calibri"/>
                <w:sz w:val="22"/>
                <w:szCs w:val="22"/>
              </w:rPr>
            </w:pPr>
            <w:ins w:id="18" w:author="Penny Patterson" w:date="2026-03-17T16:44:00Z" w16du:dateUtc="2026-03-17T20:44:00Z">
              <w:r>
                <w:rPr>
                  <w:rFonts w:ascii="Calibri" w:hAnsi="Calibri"/>
                  <w:sz w:val="22"/>
                  <w:szCs w:val="22"/>
                </w:rPr>
                <w:t>03/06/2026</w:t>
              </w:r>
            </w:ins>
          </w:p>
        </w:tc>
        <w:tc>
          <w:tcPr>
            <w:tcW w:w="8208" w:type="dxa"/>
          </w:tcPr>
          <w:p w14:paraId="13FA35A9" w14:textId="2D26D83E" w:rsidR="00C30848" w:rsidRPr="00904752" w:rsidRDefault="002955FE">
            <w:pPr>
              <w:rPr>
                <w:rFonts w:ascii="Calibri" w:hAnsi="Calibri"/>
                <w:sz w:val="22"/>
                <w:szCs w:val="22"/>
              </w:rPr>
            </w:pPr>
            <w:ins w:id="19" w:author="Penny Patterson" w:date="2026-03-17T16:44:00Z" w16du:dateUtc="2026-03-17T20:44:00Z">
              <w:r>
                <w:rPr>
                  <w:rFonts w:ascii="Calibri" w:hAnsi="Calibri"/>
                  <w:sz w:val="22"/>
                  <w:szCs w:val="22"/>
                </w:rPr>
                <w:t>Reviewed – High risk supplier identification a</w:t>
              </w:r>
            </w:ins>
            <w:ins w:id="20" w:author="Penny Patterson" w:date="2026-03-17T16:45:00Z" w16du:dateUtc="2026-03-17T20:45:00Z">
              <w:r>
                <w:rPr>
                  <w:rFonts w:ascii="Calibri" w:hAnsi="Calibri"/>
                  <w:sz w:val="22"/>
                  <w:szCs w:val="22"/>
                </w:rPr>
                <w:t xml:space="preserve">nd </w:t>
              </w:r>
              <w:r w:rsidR="00DD7E8D">
                <w:rPr>
                  <w:rFonts w:ascii="Calibri" w:hAnsi="Calibri"/>
                  <w:sz w:val="22"/>
                  <w:szCs w:val="22"/>
                </w:rPr>
                <w:t>and review added</w:t>
              </w:r>
            </w:ins>
          </w:p>
        </w:tc>
      </w:tr>
    </w:tbl>
    <w:p w14:paraId="57DC41FE" w14:textId="77777777" w:rsidR="00512A52" w:rsidRPr="00593B82" w:rsidRDefault="00512A52" w:rsidP="00593B82">
      <w:pPr>
        <w:rPr>
          <w:rFonts w:asciiTheme="minorHAnsi" w:hAnsiTheme="minorHAnsi" w:cstheme="minorHAnsi"/>
          <w:sz w:val="24"/>
          <w:szCs w:val="24"/>
        </w:rPr>
      </w:pPr>
    </w:p>
    <w:sectPr w:rsidR="00512A52" w:rsidRPr="00593B82" w:rsidSect="00F96065">
      <w:headerReference w:type="default" r:id="rId15"/>
      <w:footerReference w:type="default" r:id="rId1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rlen Keller" w:date="2026-03-05T17:15:00Z" w:initials="AK">
    <w:p w14:paraId="404AA16D" w14:textId="77777777" w:rsidR="001B31DC" w:rsidRDefault="001B31DC" w:rsidP="001B31DC">
      <w:pPr>
        <w:pStyle w:val="CommentText"/>
      </w:pPr>
      <w:r>
        <w:rPr>
          <w:rStyle w:val="CommentReference"/>
        </w:rPr>
        <w:annotationRef/>
      </w:r>
      <w:r>
        <w:t>What is the frequency for high risk suppliers and how do you define a high risk supplier?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4AA1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FD8296" w16cex:dateUtc="2026-03-05T22: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4AA16D" w16cid:durableId="79FD82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9E721" w14:textId="77777777" w:rsidR="002B5FAA" w:rsidRDefault="002B5FAA">
      <w:r>
        <w:separator/>
      </w:r>
    </w:p>
  </w:endnote>
  <w:endnote w:type="continuationSeparator" w:id="0">
    <w:p w14:paraId="56B12AEF" w14:textId="77777777" w:rsidR="002B5FAA" w:rsidRDefault="002B5FAA">
      <w:r>
        <w:continuationSeparator/>
      </w:r>
    </w:p>
  </w:endnote>
  <w:endnote w:type="continuationNotice" w:id="1">
    <w:p w14:paraId="6834A70A" w14:textId="77777777" w:rsidR="002B5FAA" w:rsidRDefault="002B5F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341F4BC" w14:paraId="48D4EC55" w14:textId="77777777" w:rsidTr="4341F4BC">
      <w:trPr>
        <w:trHeight w:val="300"/>
      </w:trPr>
      <w:tc>
        <w:tcPr>
          <w:tcW w:w="3120" w:type="dxa"/>
        </w:tcPr>
        <w:p w14:paraId="167EB97B" w14:textId="1B25D78B" w:rsidR="4341F4BC" w:rsidRDefault="4341F4BC" w:rsidP="4341F4BC">
          <w:pPr>
            <w:pStyle w:val="Header"/>
            <w:ind w:left="-115"/>
          </w:pPr>
        </w:p>
      </w:tc>
      <w:tc>
        <w:tcPr>
          <w:tcW w:w="3120" w:type="dxa"/>
        </w:tcPr>
        <w:p w14:paraId="09BE2F44" w14:textId="7C97568C" w:rsidR="4341F4BC" w:rsidRDefault="4341F4BC" w:rsidP="4341F4BC">
          <w:pPr>
            <w:pStyle w:val="Header"/>
            <w:jc w:val="center"/>
          </w:pPr>
        </w:p>
      </w:tc>
      <w:tc>
        <w:tcPr>
          <w:tcW w:w="3120" w:type="dxa"/>
        </w:tcPr>
        <w:p w14:paraId="301FB09A" w14:textId="51FCFAC1" w:rsidR="4341F4BC" w:rsidRDefault="4341F4BC" w:rsidP="4341F4BC">
          <w:pPr>
            <w:pStyle w:val="Header"/>
            <w:ind w:right="-115"/>
            <w:jc w:val="right"/>
          </w:pPr>
        </w:p>
      </w:tc>
    </w:tr>
  </w:tbl>
  <w:p w14:paraId="245B71C1" w14:textId="094AFB69" w:rsidR="4341F4BC" w:rsidRDefault="4341F4BC" w:rsidP="4341F4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F62A" w14:textId="77777777" w:rsidR="002B5FAA" w:rsidRDefault="002B5FAA">
      <w:r>
        <w:separator/>
      </w:r>
    </w:p>
  </w:footnote>
  <w:footnote w:type="continuationSeparator" w:id="0">
    <w:p w14:paraId="5F8AAA48" w14:textId="77777777" w:rsidR="002B5FAA" w:rsidRDefault="002B5FAA">
      <w:r>
        <w:continuationSeparator/>
      </w:r>
    </w:p>
  </w:footnote>
  <w:footnote w:type="continuationNotice" w:id="1">
    <w:p w14:paraId="3236ACF3" w14:textId="77777777" w:rsidR="002B5FAA" w:rsidRDefault="002B5F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3422EDE4">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0A2F74B1" w:rsidR="00EE205C" w:rsidRDefault="00390965" w:rsidP="3422EDE4">
          <w:pPr>
            <w:jc w:val="center"/>
            <w:rPr>
              <w:rFonts w:asciiTheme="minorHAnsi" w:hAnsiTheme="minorHAnsi" w:cstheme="minorBidi"/>
              <w:color w:val="202124"/>
              <w:sz w:val="22"/>
              <w:szCs w:val="22"/>
              <w:shd w:val="clear" w:color="auto" w:fill="FFFFFF"/>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3422EDE4" w:rsidRPr="3422EDE4">
            <w:rPr>
              <w:rFonts w:asciiTheme="minorHAnsi" w:hAnsiTheme="minorHAnsi" w:cstheme="minorBidi"/>
              <w:color w:val="202124"/>
              <w:sz w:val="22"/>
              <w:szCs w:val="22"/>
              <w:shd w:val="clear" w:color="auto" w:fill="FFFFFF"/>
            </w:rPr>
            <w:t>315 Point Township Drive</w:t>
          </w:r>
        </w:p>
        <w:p w14:paraId="7FB9D9A0" w14:textId="3FBC6584" w:rsidR="00B24E2B" w:rsidRPr="00EE205C" w:rsidRDefault="3422EDE4" w:rsidP="3422EDE4">
          <w:pPr>
            <w:jc w:val="center"/>
            <w:rPr>
              <w:rFonts w:asciiTheme="minorHAnsi" w:hAnsiTheme="minorHAnsi" w:cstheme="minorBidi"/>
              <w:color w:val="202124"/>
              <w:sz w:val="22"/>
              <w:szCs w:val="22"/>
            </w:rPr>
          </w:pPr>
          <w:r w:rsidRPr="3422EDE4">
            <w:rPr>
              <w:rFonts w:asciiTheme="minorHAnsi" w:hAnsiTheme="minorHAnsi" w:cstheme="minorBidi"/>
              <w:color w:val="202124"/>
              <w:sz w:val="22"/>
              <w:szCs w:val="22"/>
              <w:shd w:val="clear" w:color="auto" w:fill="FFFFFF"/>
            </w:rPr>
            <w:t>Northumberland, PA 17857</w:t>
          </w: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4280A74B" w:rsidR="00B24E2B" w:rsidRPr="0066470D" w:rsidRDefault="005317F0" w:rsidP="005A79B2">
          <w:pPr>
            <w:jc w:val="center"/>
            <w:rPr>
              <w:rFonts w:ascii="Calibri" w:hAnsi="Calibri"/>
              <w:b/>
              <w:bCs/>
              <w:color w:val="auto"/>
              <w:sz w:val="24"/>
              <w:szCs w:val="24"/>
            </w:rPr>
          </w:pPr>
          <w:r w:rsidRPr="005317F0">
            <w:rPr>
              <w:rFonts w:ascii="Calibri" w:hAnsi="Calibri"/>
              <w:b/>
              <w:bCs/>
              <w:color w:val="auto"/>
              <w:sz w:val="24"/>
              <w:szCs w:val="24"/>
            </w:rPr>
            <w:t xml:space="preserve">2.4.4 </w:t>
          </w:r>
          <w:r w:rsidR="002C2815">
            <w:rPr>
              <w:rFonts w:ascii="Calibri" w:hAnsi="Calibri"/>
              <w:b/>
              <w:bCs/>
              <w:color w:val="auto"/>
              <w:sz w:val="24"/>
              <w:szCs w:val="24"/>
            </w:rPr>
            <w:t>Approved Supplier Program</w:t>
          </w:r>
        </w:p>
      </w:tc>
    </w:tr>
    <w:tr w:rsidR="00B24E2B" w:rsidRPr="0066470D" w14:paraId="52081CC4" w14:textId="77777777" w:rsidTr="3422EDE4">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2AB3B350" w14:textId="651E1DC5" w:rsidR="00B24E2B" w:rsidRPr="0066470D" w:rsidRDefault="005317F0" w:rsidP="005A79B2">
          <w:pPr>
            <w:rPr>
              <w:rFonts w:ascii="Calibri" w:hAnsi="Calibri"/>
              <w:color w:val="auto"/>
              <w:sz w:val="22"/>
              <w:szCs w:val="22"/>
            </w:rPr>
          </w:pPr>
          <w:r w:rsidRPr="005317F0">
            <w:rPr>
              <w:rFonts w:ascii="Calibri" w:hAnsi="Calibri"/>
              <w:color w:val="auto"/>
              <w:sz w:val="22"/>
              <w:szCs w:val="22"/>
            </w:rPr>
            <w:t xml:space="preserve">2.4.4 </w:t>
          </w:r>
          <w:r w:rsidR="002C2815">
            <w:rPr>
              <w:rFonts w:ascii="Calibri" w:hAnsi="Calibri"/>
              <w:color w:val="auto"/>
              <w:sz w:val="22"/>
              <w:szCs w:val="22"/>
            </w:rPr>
            <w:t>Approved Supplier Program</w:t>
          </w: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3422EDE4">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1B69E4DC" w:rsidR="00B24E2B" w:rsidRPr="0066470D" w:rsidRDefault="007F07EB"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4348A0DF" w:rsidR="00B24E2B" w:rsidRPr="0066470D" w:rsidRDefault="00F40411" w:rsidP="005A79B2">
          <w:pPr>
            <w:rPr>
              <w:rFonts w:ascii="Calibri" w:hAnsi="Calibri"/>
              <w:color w:val="auto"/>
              <w:sz w:val="22"/>
              <w:szCs w:val="22"/>
            </w:rPr>
          </w:pPr>
          <w:r>
            <w:rPr>
              <w:rFonts w:ascii="Calibri" w:hAnsi="Calibri"/>
              <w:color w:val="auto"/>
              <w:sz w:val="22"/>
              <w:szCs w:val="22"/>
            </w:rPr>
            <w:t>03.</w:t>
          </w:r>
          <w:del w:id="21" w:author="Penny Patterson" w:date="2026-03-17T16:45:00Z" w16du:dateUtc="2026-03-17T20:45:00Z">
            <w:r w:rsidDel="00DD7E8D">
              <w:rPr>
                <w:rFonts w:ascii="Calibri" w:hAnsi="Calibri"/>
                <w:color w:val="auto"/>
                <w:sz w:val="22"/>
                <w:szCs w:val="22"/>
              </w:rPr>
              <w:delText>14.2025</w:delText>
            </w:r>
          </w:del>
          <w:ins w:id="22" w:author="Penny Patterson" w:date="2026-03-17T16:45:00Z" w16du:dateUtc="2026-03-17T20:45:00Z">
            <w:r w:rsidR="00C73E67">
              <w:rPr>
                <w:rFonts w:ascii="Calibri" w:hAnsi="Calibri"/>
                <w:color w:val="auto"/>
                <w:sz w:val="22"/>
                <w:szCs w:val="22"/>
              </w:rPr>
              <w:t>16</w:t>
            </w:r>
            <w:r w:rsidR="00DD7E8D">
              <w:rPr>
                <w:rFonts w:ascii="Calibri" w:hAnsi="Calibri"/>
                <w:color w:val="auto"/>
                <w:sz w:val="22"/>
                <w:szCs w:val="22"/>
              </w:rPr>
              <w:t>.2026</w:t>
            </w:r>
          </w:ins>
        </w:p>
      </w:tc>
    </w:tr>
  </w:tbl>
  <w:p w14:paraId="7F915058" w14:textId="017F39E9" w:rsidR="00B24E2B" w:rsidRDefault="00B24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E09D7"/>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64ABC"/>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F525A"/>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057C9"/>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E38C3"/>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82020"/>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83763"/>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31A93"/>
    <w:multiLevelType w:val="hybridMultilevel"/>
    <w:tmpl w:val="6B2CE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2E1A45"/>
    <w:multiLevelType w:val="multilevel"/>
    <w:tmpl w:val="858C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61043"/>
    <w:multiLevelType w:val="hybridMultilevel"/>
    <w:tmpl w:val="0DFCF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5184592">
    <w:abstractNumId w:val="8"/>
  </w:num>
  <w:num w:numId="2" w16cid:durableId="112484879">
    <w:abstractNumId w:val="6"/>
  </w:num>
  <w:num w:numId="3" w16cid:durableId="1578906611">
    <w:abstractNumId w:val="1"/>
  </w:num>
  <w:num w:numId="4" w16cid:durableId="398292243">
    <w:abstractNumId w:val="5"/>
  </w:num>
  <w:num w:numId="5" w16cid:durableId="1280797173">
    <w:abstractNumId w:val="4"/>
  </w:num>
  <w:num w:numId="6" w16cid:durableId="158275515">
    <w:abstractNumId w:val="3"/>
  </w:num>
  <w:num w:numId="7" w16cid:durableId="475487174">
    <w:abstractNumId w:val="0"/>
  </w:num>
  <w:num w:numId="8" w16cid:durableId="205336160">
    <w:abstractNumId w:val="2"/>
  </w:num>
  <w:num w:numId="9" w16cid:durableId="1359357829">
    <w:abstractNumId w:val="7"/>
  </w:num>
  <w:num w:numId="10" w16cid:durableId="1286815667">
    <w:abstractNumId w:val="9"/>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len Keller">
    <w15:presenceInfo w15:providerId="Windows Live" w15:userId="e787f13c9889a170"/>
  </w15:person>
  <w15:person w15:author="Penny Patterson">
    <w15:presenceInfo w15:providerId="AD" w15:userId="S::penny@spicesinc.com::7bec89d0-993f-48ca-b90d-5a06f578d1d0"/>
  </w15:person>
  <w15:person w15:author="Glenna DePoe">
    <w15:presenceInfo w15:providerId="AD" w15:userId="S::glenna@spicesinc.com::4fd7ca17-4413-41bb-a570-ce2bd7747d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16B35"/>
    <w:rsid w:val="000173FA"/>
    <w:rsid w:val="00031AE7"/>
    <w:rsid w:val="00032FE5"/>
    <w:rsid w:val="00046C5F"/>
    <w:rsid w:val="0004733A"/>
    <w:rsid w:val="00060C52"/>
    <w:rsid w:val="000838CB"/>
    <w:rsid w:val="0009113C"/>
    <w:rsid w:val="00093FC1"/>
    <w:rsid w:val="000A033A"/>
    <w:rsid w:val="000A1E73"/>
    <w:rsid w:val="000A72F1"/>
    <w:rsid w:val="000C3DFB"/>
    <w:rsid w:val="000C4DBF"/>
    <w:rsid w:val="000C5195"/>
    <w:rsid w:val="000D13E7"/>
    <w:rsid w:val="000E1F57"/>
    <w:rsid w:val="000E5213"/>
    <w:rsid w:val="000E5771"/>
    <w:rsid w:val="000E753E"/>
    <w:rsid w:val="000E7DF9"/>
    <w:rsid w:val="000F650D"/>
    <w:rsid w:val="00101B29"/>
    <w:rsid w:val="00106B38"/>
    <w:rsid w:val="00110795"/>
    <w:rsid w:val="00111A0F"/>
    <w:rsid w:val="00112F53"/>
    <w:rsid w:val="00125B3B"/>
    <w:rsid w:val="00125CC0"/>
    <w:rsid w:val="00127DF3"/>
    <w:rsid w:val="00135663"/>
    <w:rsid w:val="00135869"/>
    <w:rsid w:val="0014552F"/>
    <w:rsid w:val="00145C63"/>
    <w:rsid w:val="00151E5E"/>
    <w:rsid w:val="00153A0B"/>
    <w:rsid w:val="00172A59"/>
    <w:rsid w:val="00173C6B"/>
    <w:rsid w:val="00177A35"/>
    <w:rsid w:val="00180F43"/>
    <w:rsid w:val="00183E0A"/>
    <w:rsid w:val="00184332"/>
    <w:rsid w:val="0018745A"/>
    <w:rsid w:val="001A22D8"/>
    <w:rsid w:val="001A6359"/>
    <w:rsid w:val="001B2DF2"/>
    <w:rsid w:val="001B31DC"/>
    <w:rsid w:val="001B57D6"/>
    <w:rsid w:val="001C5395"/>
    <w:rsid w:val="001D10A0"/>
    <w:rsid w:val="001D56CE"/>
    <w:rsid w:val="001F16DC"/>
    <w:rsid w:val="001F1B09"/>
    <w:rsid w:val="001F351C"/>
    <w:rsid w:val="001F42B4"/>
    <w:rsid w:val="001F606C"/>
    <w:rsid w:val="00206719"/>
    <w:rsid w:val="002211F2"/>
    <w:rsid w:val="00226655"/>
    <w:rsid w:val="002427D6"/>
    <w:rsid w:val="00252605"/>
    <w:rsid w:val="0025756B"/>
    <w:rsid w:val="00277C34"/>
    <w:rsid w:val="00280A98"/>
    <w:rsid w:val="00282F6C"/>
    <w:rsid w:val="00294773"/>
    <w:rsid w:val="002955FE"/>
    <w:rsid w:val="002A2587"/>
    <w:rsid w:val="002B5FAA"/>
    <w:rsid w:val="002B76F3"/>
    <w:rsid w:val="002C2815"/>
    <w:rsid w:val="002C34AB"/>
    <w:rsid w:val="002C4DF0"/>
    <w:rsid w:val="002D195B"/>
    <w:rsid w:val="002D1B2C"/>
    <w:rsid w:val="002D1CEE"/>
    <w:rsid w:val="002D2ED1"/>
    <w:rsid w:val="002D45E7"/>
    <w:rsid w:val="002E271B"/>
    <w:rsid w:val="002E7946"/>
    <w:rsid w:val="002E7E7A"/>
    <w:rsid w:val="002F28A9"/>
    <w:rsid w:val="00324C53"/>
    <w:rsid w:val="0034769E"/>
    <w:rsid w:val="0035095C"/>
    <w:rsid w:val="00363BDC"/>
    <w:rsid w:val="00364498"/>
    <w:rsid w:val="00364E80"/>
    <w:rsid w:val="00365C13"/>
    <w:rsid w:val="003717A2"/>
    <w:rsid w:val="00371DE0"/>
    <w:rsid w:val="003725D8"/>
    <w:rsid w:val="003815BB"/>
    <w:rsid w:val="00390965"/>
    <w:rsid w:val="00396BEB"/>
    <w:rsid w:val="00396D24"/>
    <w:rsid w:val="00397926"/>
    <w:rsid w:val="003A5CE5"/>
    <w:rsid w:val="003B50E2"/>
    <w:rsid w:val="003B770E"/>
    <w:rsid w:val="003B7B02"/>
    <w:rsid w:val="003C1E5F"/>
    <w:rsid w:val="003E173F"/>
    <w:rsid w:val="003E17D2"/>
    <w:rsid w:val="003E784E"/>
    <w:rsid w:val="003F1E0C"/>
    <w:rsid w:val="003F4191"/>
    <w:rsid w:val="003F7B66"/>
    <w:rsid w:val="003F7C16"/>
    <w:rsid w:val="00400FAF"/>
    <w:rsid w:val="00414D25"/>
    <w:rsid w:val="00417159"/>
    <w:rsid w:val="00417538"/>
    <w:rsid w:val="00423B51"/>
    <w:rsid w:val="0042563B"/>
    <w:rsid w:val="00432E8A"/>
    <w:rsid w:val="00450A01"/>
    <w:rsid w:val="00467EB0"/>
    <w:rsid w:val="004A3C89"/>
    <w:rsid w:val="004C6FCC"/>
    <w:rsid w:val="004D3D9F"/>
    <w:rsid w:val="004E1F34"/>
    <w:rsid w:val="004E51DD"/>
    <w:rsid w:val="004E567E"/>
    <w:rsid w:val="004F27FD"/>
    <w:rsid w:val="005004A7"/>
    <w:rsid w:val="00507E8E"/>
    <w:rsid w:val="00512A52"/>
    <w:rsid w:val="00522D80"/>
    <w:rsid w:val="00523F63"/>
    <w:rsid w:val="005317F0"/>
    <w:rsid w:val="00531AD2"/>
    <w:rsid w:val="00535B3C"/>
    <w:rsid w:val="005376AC"/>
    <w:rsid w:val="00542FA9"/>
    <w:rsid w:val="0054390F"/>
    <w:rsid w:val="0054623C"/>
    <w:rsid w:val="005548EB"/>
    <w:rsid w:val="005559F2"/>
    <w:rsid w:val="00557FAE"/>
    <w:rsid w:val="005620E0"/>
    <w:rsid w:val="00573E35"/>
    <w:rsid w:val="00593B82"/>
    <w:rsid w:val="0059683B"/>
    <w:rsid w:val="005A3C66"/>
    <w:rsid w:val="005A62C3"/>
    <w:rsid w:val="005A79B2"/>
    <w:rsid w:val="005B421A"/>
    <w:rsid w:val="005B6E30"/>
    <w:rsid w:val="005C2BA7"/>
    <w:rsid w:val="005C696F"/>
    <w:rsid w:val="005C7ECC"/>
    <w:rsid w:val="005D1B7B"/>
    <w:rsid w:val="005E7CFD"/>
    <w:rsid w:val="005F1C85"/>
    <w:rsid w:val="005F3260"/>
    <w:rsid w:val="00612C0E"/>
    <w:rsid w:val="00620FDB"/>
    <w:rsid w:val="00621021"/>
    <w:rsid w:val="00646F66"/>
    <w:rsid w:val="00655BD4"/>
    <w:rsid w:val="006662CD"/>
    <w:rsid w:val="00670381"/>
    <w:rsid w:val="006757AA"/>
    <w:rsid w:val="00680CEC"/>
    <w:rsid w:val="006848F9"/>
    <w:rsid w:val="00686974"/>
    <w:rsid w:val="00687C54"/>
    <w:rsid w:val="006945F8"/>
    <w:rsid w:val="006A79F0"/>
    <w:rsid w:val="006B1403"/>
    <w:rsid w:val="006B6D1C"/>
    <w:rsid w:val="006D06A8"/>
    <w:rsid w:val="006D2B70"/>
    <w:rsid w:val="006D404B"/>
    <w:rsid w:val="006E399B"/>
    <w:rsid w:val="006F5C3E"/>
    <w:rsid w:val="006F6237"/>
    <w:rsid w:val="00700074"/>
    <w:rsid w:val="00707621"/>
    <w:rsid w:val="00713B79"/>
    <w:rsid w:val="00725BC8"/>
    <w:rsid w:val="00736BB2"/>
    <w:rsid w:val="00740887"/>
    <w:rsid w:val="007435A2"/>
    <w:rsid w:val="00747794"/>
    <w:rsid w:val="007513F9"/>
    <w:rsid w:val="007525C6"/>
    <w:rsid w:val="00754AD1"/>
    <w:rsid w:val="007707AD"/>
    <w:rsid w:val="00771934"/>
    <w:rsid w:val="00796772"/>
    <w:rsid w:val="007A1F22"/>
    <w:rsid w:val="007A42EF"/>
    <w:rsid w:val="007A5318"/>
    <w:rsid w:val="007B0229"/>
    <w:rsid w:val="007B06A7"/>
    <w:rsid w:val="007B1AAA"/>
    <w:rsid w:val="007C1631"/>
    <w:rsid w:val="007C7270"/>
    <w:rsid w:val="007C7643"/>
    <w:rsid w:val="007D53D1"/>
    <w:rsid w:val="007D6C8B"/>
    <w:rsid w:val="007E5159"/>
    <w:rsid w:val="007E5268"/>
    <w:rsid w:val="007E5680"/>
    <w:rsid w:val="007F07EB"/>
    <w:rsid w:val="007F3998"/>
    <w:rsid w:val="00802C60"/>
    <w:rsid w:val="00810830"/>
    <w:rsid w:val="00821259"/>
    <w:rsid w:val="00825A93"/>
    <w:rsid w:val="00837058"/>
    <w:rsid w:val="008431FA"/>
    <w:rsid w:val="00851A59"/>
    <w:rsid w:val="0086279A"/>
    <w:rsid w:val="0086404A"/>
    <w:rsid w:val="008843F4"/>
    <w:rsid w:val="0089363F"/>
    <w:rsid w:val="00893651"/>
    <w:rsid w:val="00893782"/>
    <w:rsid w:val="0089437E"/>
    <w:rsid w:val="00894432"/>
    <w:rsid w:val="008A094C"/>
    <w:rsid w:val="008D0CFC"/>
    <w:rsid w:val="008D654E"/>
    <w:rsid w:val="008E51F2"/>
    <w:rsid w:val="008E5AFE"/>
    <w:rsid w:val="008E7C12"/>
    <w:rsid w:val="00904752"/>
    <w:rsid w:val="00920B5A"/>
    <w:rsid w:val="00921638"/>
    <w:rsid w:val="00922FAD"/>
    <w:rsid w:val="009269CF"/>
    <w:rsid w:val="0094405B"/>
    <w:rsid w:val="00944842"/>
    <w:rsid w:val="00953C68"/>
    <w:rsid w:val="0096298E"/>
    <w:rsid w:val="0097225C"/>
    <w:rsid w:val="00973646"/>
    <w:rsid w:val="0098117A"/>
    <w:rsid w:val="009812F3"/>
    <w:rsid w:val="009828CF"/>
    <w:rsid w:val="009924D1"/>
    <w:rsid w:val="0099720A"/>
    <w:rsid w:val="009B7183"/>
    <w:rsid w:val="009C1E71"/>
    <w:rsid w:val="009C622B"/>
    <w:rsid w:val="009D31EE"/>
    <w:rsid w:val="009F50F3"/>
    <w:rsid w:val="00A119C8"/>
    <w:rsid w:val="00A168C5"/>
    <w:rsid w:val="00A26C01"/>
    <w:rsid w:val="00A34286"/>
    <w:rsid w:val="00A41256"/>
    <w:rsid w:val="00A53802"/>
    <w:rsid w:val="00A60633"/>
    <w:rsid w:val="00A639C6"/>
    <w:rsid w:val="00A71B9E"/>
    <w:rsid w:val="00A81B8F"/>
    <w:rsid w:val="00A869D6"/>
    <w:rsid w:val="00A943B6"/>
    <w:rsid w:val="00A9568C"/>
    <w:rsid w:val="00AA51B5"/>
    <w:rsid w:val="00AC1140"/>
    <w:rsid w:val="00AC4C0B"/>
    <w:rsid w:val="00AC65B0"/>
    <w:rsid w:val="00AD0C6E"/>
    <w:rsid w:val="00AD2945"/>
    <w:rsid w:val="00AD366B"/>
    <w:rsid w:val="00AE226B"/>
    <w:rsid w:val="00AE502B"/>
    <w:rsid w:val="00AF047B"/>
    <w:rsid w:val="00AF47ED"/>
    <w:rsid w:val="00AF550B"/>
    <w:rsid w:val="00B017AE"/>
    <w:rsid w:val="00B12261"/>
    <w:rsid w:val="00B147F2"/>
    <w:rsid w:val="00B14DF5"/>
    <w:rsid w:val="00B24E2B"/>
    <w:rsid w:val="00B47ABC"/>
    <w:rsid w:val="00B6214A"/>
    <w:rsid w:val="00B737E9"/>
    <w:rsid w:val="00B85FDB"/>
    <w:rsid w:val="00B954D7"/>
    <w:rsid w:val="00B9747C"/>
    <w:rsid w:val="00BA23E6"/>
    <w:rsid w:val="00BB1640"/>
    <w:rsid w:val="00BB2246"/>
    <w:rsid w:val="00BB2804"/>
    <w:rsid w:val="00BC32BF"/>
    <w:rsid w:val="00BC73CC"/>
    <w:rsid w:val="00BE0C76"/>
    <w:rsid w:val="00BE2376"/>
    <w:rsid w:val="00C00FDE"/>
    <w:rsid w:val="00C01DEE"/>
    <w:rsid w:val="00C10D28"/>
    <w:rsid w:val="00C2104D"/>
    <w:rsid w:val="00C211DC"/>
    <w:rsid w:val="00C30848"/>
    <w:rsid w:val="00C313E3"/>
    <w:rsid w:val="00C3352E"/>
    <w:rsid w:val="00C33DA5"/>
    <w:rsid w:val="00C42DE8"/>
    <w:rsid w:val="00C45CDA"/>
    <w:rsid w:val="00C519C5"/>
    <w:rsid w:val="00C536EE"/>
    <w:rsid w:val="00C548B0"/>
    <w:rsid w:val="00C5633F"/>
    <w:rsid w:val="00C57F3C"/>
    <w:rsid w:val="00C70529"/>
    <w:rsid w:val="00C7121C"/>
    <w:rsid w:val="00C72929"/>
    <w:rsid w:val="00C73E67"/>
    <w:rsid w:val="00C74DEB"/>
    <w:rsid w:val="00C826CF"/>
    <w:rsid w:val="00C852AD"/>
    <w:rsid w:val="00CA01CF"/>
    <w:rsid w:val="00CA29EF"/>
    <w:rsid w:val="00CC3396"/>
    <w:rsid w:val="00CC3F27"/>
    <w:rsid w:val="00CD07BC"/>
    <w:rsid w:val="00CD661A"/>
    <w:rsid w:val="00CE4622"/>
    <w:rsid w:val="00CE53E2"/>
    <w:rsid w:val="00CF4826"/>
    <w:rsid w:val="00D01339"/>
    <w:rsid w:val="00D32F6F"/>
    <w:rsid w:val="00D331B3"/>
    <w:rsid w:val="00D40E80"/>
    <w:rsid w:val="00D417EF"/>
    <w:rsid w:val="00D46A65"/>
    <w:rsid w:val="00D47774"/>
    <w:rsid w:val="00D526E7"/>
    <w:rsid w:val="00D57F77"/>
    <w:rsid w:val="00D61DEC"/>
    <w:rsid w:val="00D700B7"/>
    <w:rsid w:val="00D727EC"/>
    <w:rsid w:val="00D72F10"/>
    <w:rsid w:val="00D842E6"/>
    <w:rsid w:val="00D85BF2"/>
    <w:rsid w:val="00D87612"/>
    <w:rsid w:val="00DA38C1"/>
    <w:rsid w:val="00DA701D"/>
    <w:rsid w:val="00DA755E"/>
    <w:rsid w:val="00DA7AA7"/>
    <w:rsid w:val="00DB635C"/>
    <w:rsid w:val="00DC4496"/>
    <w:rsid w:val="00DC514F"/>
    <w:rsid w:val="00DC7119"/>
    <w:rsid w:val="00DC74CA"/>
    <w:rsid w:val="00DD2646"/>
    <w:rsid w:val="00DD7E8D"/>
    <w:rsid w:val="00DE312D"/>
    <w:rsid w:val="00DE3A16"/>
    <w:rsid w:val="00DE55DE"/>
    <w:rsid w:val="00E03D00"/>
    <w:rsid w:val="00E13A9F"/>
    <w:rsid w:val="00E13EBE"/>
    <w:rsid w:val="00E15433"/>
    <w:rsid w:val="00E21932"/>
    <w:rsid w:val="00E27D77"/>
    <w:rsid w:val="00E34FAF"/>
    <w:rsid w:val="00E35DF7"/>
    <w:rsid w:val="00E44E1D"/>
    <w:rsid w:val="00E46BCD"/>
    <w:rsid w:val="00E52B31"/>
    <w:rsid w:val="00E549EF"/>
    <w:rsid w:val="00E867C3"/>
    <w:rsid w:val="00EA5B46"/>
    <w:rsid w:val="00EB0D03"/>
    <w:rsid w:val="00EB5412"/>
    <w:rsid w:val="00EC19CC"/>
    <w:rsid w:val="00ED04B7"/>
    <w:rsid w:val="00EE01D1"/>
    <w:rsid w:val="00EE205C"/>
    <w:rsid w:val="00EE58FB"/>
    <w:rsid w:val="00EF1662"/>
    <w:rsid w:val="00EF2C12"/>
    <w:rsid w:val="00EF51EB"/>
    <w:rsid w:val="00F05372"/>
    <w:rsid w:val="00F25ECE"/>
    <w:rsid w:val="00F35287"/>
    <w:rsid w:val="00F40411"/>
    <w:rsid w:val="00F4067C"/>
    <w:rsid w:val="00F47860"/>
    <w:rsid w:val="00F51BB4"/>
    <w:rsid w:val="00F543B6"/>
    <w:rsid w:val="00F64965"/>
    <w:rsid w:val="00F70C52"/>
    <w:rsid w:val="00F71C41"/>
    <w:rsid w:val="00F73178"/>
    <w:rsid w:val="00F7505C"/>
    <w:rsid w:val="00F90E0F"/>
    <w:rsid w:val="00F96065"/>
    <w:rsid w:val="00FB44B8"/>
    <w:rsid w:val="00FC7DC2"/>
    <w:rsid w:val="00FD0330"/>
    <w:rsid w:val="00FD789C"/>
    <w:rsid w:val="00FE2E95"/>
    <w:rsid w:val="00FE3A54"/>
    <w:rsid w:val="3422EDE4"/>
    <w:rsid w:val="4341F4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FBD1B3CA-1DB0-4D27-A6B0-44DD638A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link w:val="Heading1Char"/>
    <w:uiPriority w:val="9"/>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uiPriority w:val="9"/>
    <w:qFormat/>
    <w:rsid w:val="00CE53E2"/>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qFormat/>
    <w:rsid w:val="0009113C"/>
    <w:pPr>
      <w:keepNext/>
      <w:jc w:val="both"/>
      <w:outlineLvl w:val="3"/>
    </w:pPr>
    <w:rPr>
      <w:b/>
      <w:color w:val="FF0000"/>
      <w:sz w:val="24"/>
      <w:u w:val="single"/>
      <w:lang w:val="en-GB"/>
    </w:rPr>
  </w:style>
  <w:style w:type="paragraph" w:styleId="Heading5">
    <w:name w:val="heading 5"/>
    <w:basedOn w:val="Normal"/>
    <w:next w:val="Normal"/>
    <w:link w:val="Heading5Char"/>
    <w:uiPriority w:val="9"/>
    <w:unhideWhenUsed/>
    <w:qFormat/>
    <w:rsid w:val="0009113C"/>
    <w:pPr>
      <w:keepNext/>
      <w:keepLines/>
      <w:spacing w:before="4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09113C"/>
    <w:pPr>
      <w:keepNext/>
      <w:keepLines/>
      <w:spacing w:before="40"/>
      <w:outlineLvl w:val="6"/>
    </w:pPr>
    <w:rPr>
      <w:rFonts w:ascii="Cambria" w:hAnsi="Cambria"/>
      <w:i/>
      <w:iCs/>
      <w:color w:val="404040"/>
      <w:sz w:val="28"/>
      <w:szCs w:val="28"/>
    </w:rPr>
  </w:style>
  <w:style w:type="paragraph" w:styleId="Heading8">
    <w:name w:val="heading 8"/>
    <w:basedOn w:val="Normal"/>
    <w:next w:val="Normal"/>
    <w:link w:val="Heading8Char"/>
    <w:uiPriority w:val="9"/>
    <w:semiHidden/>
    <w:unhideWhenUsed/>
    <w:qFormat/>
    <w:rsid w:val="0009113C"/>
    <w:pPr>
      <w:keepNext/>
      <w:keepLines/>
      <w:spacing w:before="40"/>
      <w:outlineLvl w:val="7"/>
    </w:pPr>
    <w:rPr>
      <w:rFonts w:ascii="Cambria" w:hAnsi="Cambria"/>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link w:val="FooterChar"/>
    <w:uiPriority w:val="99"/>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0C3DFB"/>
    <w:rPr>
      <w:rFonts w:ascii="Times New Roman" w:hAnsi="Times New Roman"/>
      <w:color w:val="auto"/>
      <w:sz w:val="24"/>
    </w:rPr>
  </w:style>
  <w:style w:type="paragraph" w:styleId="BalloonText">
    <w:name w:val="Balloon Text"/>
    <w:basedOn w:val="Normal"/>
    <w:link w:val="BalloonTextChar"/>
    <w:uiPriority w:val="99"/>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rsid w:val="00172A59"/>
    <w:rPr>
      <w:rFonts w:ascii="Arial" w:hAnsi="Arial"/>
      <w:color w:val="000000"/>
    </w:rPr>
  </w:style>
  <w:style w:type="character" w:customStyle="1" w:styleId="Heading2Char">
    <w:name w:val="Heading 2 Char"/>
    <w:link w:val="Heading2"/>
    <w:uiPriority w:val="9"/>
    <w:rsid w:val="00060C52"/>
    <w:rPr>
      <w:rFonts w:ascii="Arial" w:hAnsi="Arial" w:cs="Arial"/>
      <w:b/>
      <w:bCs/>
      <w:i/>
      <w:iCs/>
      <w:color w:val="000000"/>
      <w:sz w:val="28"/>
      <w:szCs w:val="28"/>
    </w:rPr>
  </w:style>
  <w:style w:type="character" w:customStyle="1" w:styleId="BodyTextChar">
    <w:name w:val="Body Text Char"/>
    <w:link w:val="BodyText"/>
    <w:uiPriority w:val="99"/>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5D1B7B"/>
    <w:pPr>
      <w:spacing w:before="100" w:beforeAutospacing="1" w:after="100" w:afterAutospacing="1"/>
    </w:pPr>
    <w:rPr>
      <w:rFonts w:ascii="Times New Roman" w:hAnsi="Times New Roman"/>
      <w:color w:val="auto"/>
      <w:sz w:val="24"/>
      <w:szCs w:val="24"/>
    </w:rPr>
  </w:style>
  <w:style w:type="character" w:customStyle="1" w:styleId="Heading5Char">
    <w:name w:val="Heading 5 Char"/>
    <w:basedOn w:val="DefaultParagraphFont"/>
    <w:link w:val="Heading5"/>
    <w:uiPriority w:val="9"/>
    <w:rsid w:val="0009113C"/>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rsid w:val="0009113C"/>
    <w:rPr>
      <w:rFonts w:ascii="Arial" w:hAnsi="Arial"/>
      <w:b/>
      <w:color w:val="FF0000"/>
      <w:sz w:val="24"/>
      <w:u w:val="single"/>
      <w:lang w:val="en-GB"/>
    </w:rPr>
  </w:style>
  <w:style w:type="paragraph" w:customStyle="1" w:styleId="Heading71">
    <w:name w:val="Heading 71"/>
    <w:basedOn w:val="Normal"/>
    <w:next w:val="Normal"/>
    <w:uiPriority w:val="9"/>
    <w:unhideWhenUsed/>
    <w:qFormat/>
    <w:rsid w:val="0009113C"/>
    <w:pPr>
      <w:keepNext/>
      <w:keepLines/>
      <w:spacing w:before="200"/>
      <w:outlineLvl w:val="6"/>
    </w:pPr>
    <w:rPr>
      <w:rFonts w:ascii="Cambria" w:hAnsi="Cambria"/>
      <w:i/>
      <w:iCs/>
      <w:color w:val="404040"/>
      <w:sz w:val="28"/>
      <w:szCs w:val="28"/>
      <w:lang w:val="en-GB"/>
    </w:rPr>
  </w:style>
  <w:style w:type="paragraph" w:customStyle="1" w:styleId="Heading81">
    <w:name w:val="Heading 81"/>
    <w:basedOn w:val="Normal"/>
    <w:next w:val="Normal"/>
    <w:uiPriority w:val="9"/>
    <w:unhideWhenUsed/>
    <w:qFormat/>
    <w:rsid w:val="0009113C"/>
    <w:pPr>
      <w:keepNext/>
      <w:keepLines/>
      <w:spacing w:before="200"/>
      <w:outlineLvl w:val="7"/>
    </w:pPr>
    <w:rPr>
      <w:rFonts w:ascii="Cambria" w:hAnsi="Cambria"/>
      <w:color w:val="404040"/>
      <w:lang w:val="en-GB"/>
    </w:rPr>
  </w:style>
  <w:style w:type="numbering" w:customStyle="1" w:styleId="NoList1">
    <w:name w:val="No List1"/>
    <w:next w:val="NoList"/>
    <w:uiPriority w:val="99"/>
    <w:semiHidden/>
    <w:unhideWhenUsed/>
    <w:rsid w:val="0009113C"/>
  </w:style>
  <w:style w:type="character" w:customStyle="1" w:styleId="FooterChar">
    <w:name w:val="Footer Char"/>
    <w:basedOn w:val="DefaultParagraphFont"/>
    <w:link w:val="Footer"/>
    <w:uiPriority w:val="99"/>
    <w:rsid w:val="0009113C"/>
    <w:rPr>
      <w:rFonts w:ascii="Arial" w:hAnsi="Arial"/>
      <w:color w:val="000000"/>
    </w:rPr>
  </w:style>
  <w:style w:type="character" w:customStyle="1" w:styleId="BalloonTextChar">
    <w:name w:val="Balloon Text Char"/>
    <w:basedOn w:val="DefaultParagraphFont"/>
    <w:link w:val="BalloonText"/>
    <w:uiPriority w:val="99"/>
    <w:semiHidden/>
    <w:rsid w:val="0009113C"/>
    <w:rPr>
      <w:rFonts w:ascii="Tahoma" w:hAnsi="Tahoma" w:cs="Tahoma"/>
      <w:color w:val="000000"/>
      <w:sz w:val="16"/>
      <w:szCs w:val="16"/>
    </w:rPr>
  </w:style>
  <w:style w:type="character" w:customStyle="1" w:styleId="Heading1Char">
    <w:name w:val="Heading 1 Char"/>
    <w:basedOn w:val="DefaultParagraphFont"/>
    <w:link w:val="Heading1"/>
    <w:uiPriority w:val="9"/>
    <w:rsid w:val="0009113C"/>
    <w:rPr>
      <w:color w:val="000000"/>
      <w:sz w:val="24"/>
    </w:rPr>
  </w:style>
  <w:style w:type="character" w:customStyle="1" w:styleId="Heading3Char">
    <w:name w:val="Heading 3 Char"/>
    <w:basedOn w:val="DefaultParagraphFont"/>
    <w:link w:val="Heading3"/>
    <w:rsid w:val="0009113C"/>
    <w:rPr>
      <w:rFonts w:ascii="Arial" w:hAnsi="Arial" w:cs="Arial"/>
      <w:b/>
      <w:bCs/>
      <w:color w:val="000000"/>
      <w:sz w:val="26"/>
      <w:szCs w:val="26"/>
    </w:rPr>
  </w:style>
  <w:style w:type="paragraph" w:styleId="BodyTextIndent">
    <w:name w:val="Body Text Indent"/>
    <w:basedOn w:val="Normal"/>
    <w:link w:val="BodyTextIndentChar"/>
    <w:semiHidden/>
    <w:rsid w:val="0009113C"/>
    <w:pPr>
      <w:ind w:left="720" w:hanging="720"/>
      <w:jc w:val="both"/>
    </w:pPr>
    <w:rPr>
      <w:color w:val="FF0000"/>
      <w:sz w:val="24"/>
      <w:lang w:val="en-GB"/>
    </w:rPr>
  </w:style>
  <w:style w:type="character" w:customStyle="1" w:styleId="BodyTextIndentChar">
    <w:name w:val="Body Text Indent Char"/>
    <w:basedOn w:val="DefaultParagraphFont"/>
    <w:link w:val="BodyTextIndent"/>
    <w:semiHidden/>
    <w:rsid w:val="0009113C"/>
    <w:rPr>
      <w:rFonts w:ascii="Arial" w:hAnsi="Arial"/>
      <w:color w:val="FF0000"/>
      <w:sz w:val="24"/>
      <w:lang w:val="en-GB"/>
    </w:rPr>
  </w:style>
  <w:style w:type="paragraph" w:styleId="BodyText2">
    <w:name w:val="Body Text 2"/>
    <w:basedOn w:val="Normal"/>
    <w:link w:val="BodyText2Char"/>
    <w:uiPriority w:val="99"/>
    <w:semiHidden/>
    <w:rsid w:val="0009113C"/>
    <w:pPr>
      <w:jc w:val="both"/>
    </w:pPr>
    <w:rPr>
      <w:lang w:val="en-GB"/>
    </w:rPr>
  </w:style>
  <w:style w:type="character" w:customStyle="1" w:styleId="BodyText2Char">
    <w:name w:val="Body Text 2 Char"/>
    <w:basedOn w:val="DefaultParagraphFont"/>
    <w:link w:val="BodyText2"/>
    <w:uiPriority w:val="99"/>
    <w:semiHidden/>
    <w:rsid w:val="0009113C"/>
    <w:rPr>
      <w:rFonts w:ascii="Arial" w:hAnsi="Arial"/>
      <w:color w:val="000000"/>
      <w:lang w:val="en-GB"/>
    </w:rPr>
  </w:style>
  <w:style w:type="paragraph" w:styleId="BodyTextIndent2">
    <w:name w:val="Body Text Indent 2"/>
    <w:basedOn w:val="Normal"/>
    <w:link w:val="BodyTextIndent2Char"/>
    <w:uiPriority w:val="99"/>
    <w:semiHidden/>
    <w:rsid w:val="0009113C"/>
    <w:pPr>
      <w:ind w:left="576" w:hanging="576"/>
      <w:jc w:val="both"/>
    </w:pPr>
    <w:rPr>
      <w:color w:val="auto"/>
      <w:sz w:val="22"/>
      <w:lang w:val="en-GB"/>
    </w:rPr>
  </w:style>
  <w:style w:type="character" w:customStyle="1" w:styleId="BodyTextIndent2Char">
    <w:name w:val="Body Text Indent 2 Char"/>
    <w:basedOn w:val="DefaultParagraphFont"/>
    <w:link w:val="BodyTextIndent2"/>
    <w:uiPriority w:val="99"/>
    <w:semiHidden/>
    <w:rsid w:val="0009113C"/>
    <w:rPr>
      <w:rFonts w:ascii="Arial" w:hAnsi="Arial"/>
      <w:sz w:val="22"/>
      <w:lang w:val="en-GB"/>
    </w:rPr>
  </w:style>
  <w:style w:type="table" w:customStyle="1" w:styleId="TableGrid1">
    <w:name w:val="Table Grid1"/>
    <w:basedOn w:val="TableNormal"/>
    <w:next w:val="TableGrid"/>
    <w:uiPriority w:val="59"/>
    <w:rsid w:val="0009113C"/>
    <w:rPr>
      <w:rFonts w:ascii="Calibri" w:eastAsia="Calibri" w:hAnsi="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link w:val="SubtitleChar"/>
    <w:qFormat/>
    <w:rsid w:val="0009113C"/>
    <w:pPr>
      <w:jc w:val="center"/>
    </w:pPr>
    <w:rPr>
      <w:rFonts w:ascii="Times New Roman" w:hAnsi="Times New Roman"/>
      <w:sz w:val="28"/>
      <w:szCs w:val="24"/>
      <w:lang w:val="en-GB"/>
    </w:rPr>
  </w:style>
  <w:style w:type="character" w:customStyle="1" w:styleId="SubtitleChar">
    <w:name w:val="Subtitle Char"/>
    <w:basedOn w:val="DefaultParagraphFont"/>
    <w:link w:val="Subtitle"/>
    <w:rsid w:val="0009113C"/>
    <w:rPr>
      <w:color w:val="000000"/>
      <w:sz w:val="28"/>
      <w:szCs w:val="24"/>
      <w:lang w:val="en-GB"/>
    </w:rPr>
  </w:style>
  <w:style w:type="paragraph" w:customStyle="1" w:styleId="TableText">
    <w:name w:val="Table Text"/>
    <w:basedOn w:val="Normal"/>
    <w:rsid w:val="0009113C"/>
    <w:pPr>
      <w:tabs>
        <w:tab w:val="decimal" w:pos="0"/>
      </w:tabs>
    </w:pPr>
    <w:rPr>
      <w:rFonts w:ascii="Times New Roman" w:hAnsi="Times New Roman"/>
      <w:color w:val="auto"/>
      <w:sz w:val="24"/>
      <w:lang w:eastAsia="en-GB"/>
    </w:rPr>
  </w:style>
  <w:style w:type="paragraph" w:customStyle="1" w:styleId="DefaultText">
    <w:name w:val="Default Text"/>
    <w:basedOn w:val="Normal"/>
    <w:rsid w:val="0009113C"/>
    <w:rPr>
      <w:rFonts w:ascii="Times New Roman" w:hAnsi="Times New Roman"/>
      <w:color w:val="auto"/>
      <w:sz w:val="24"/>
      <w:lang w:eastAsia="en-GB"/>
    </w:rPr>
  </w:style>
  <w:style w:type="character" w:customStyle="1" w:styleId="Heading7Char">
    <w:name w:val="Heading 7 Char"/>
    <w:basedOn w:val="DefaultParagraphFont"/>
    <w:link w:val="Heading7"/>
    <w:uiPriority w:val="9"/>
    <w:rsid w:val="0009113C"/>
    <w:rPr>
      <w:rFonts w:ascii="Cambria" w:eastAsia="Times New Roman" w:hAnsi="Cambria" w:cs="Times New Roman"/>
      <w:i/>
      <w:iCs/>
      <w:color w:val="404040"/>
      <w:sz w:val="28"/>
      <w:szCs w:val="28"/>
    </w:rPr>
  </w:style>
  <w:style w:type="character" w:customStyle="1" w:styleId="Heading8Char">
    <w:name w:val="Heading 8 Char"/>
    <w:basedOn w:val="DefaultParagraphFont"/>
    <w:link w:val="Heading8"/>
    <w:uiPriority w:val="9"/>
    <w:rsid w:val="0009113C"/>
    <w:rPr>
      <w:rFonts w:ascii="Cambria" w:eastAsia="Times New Roman" w:hAnsi="Cambria" w:cs="Times New Roman"/>
      <w:color w:val="404040"/>
      <w:sz w:val="20"/>
      <w:szCs w:val="20"/>
    </w:rPr>
  </w:style>
  <w:style w:type="paragraph" w:styleId="Title">
    <w:name w:val="Title"/>
    <w:basedOn w:val="Normal"/>
    <w:link w:val="TitleChar"/>
    <w:qFormat/>
    <w:rsid w:val="0009113C"/>
    <w:pPr>
      <w:jc w:val="center"/>
    </w:pPr>
    <w:rPr>
      <w:rFonts w:cs="Arial"/>
      <w:b/>
      <w:color w:val="auto"/>
      <w:sz w:val="28"/>
      <w:szCs w:val="28"/>
      <w:lang w:val="en-GB"/>
    </w:rPr>
  </w:style>
  <w:style w:type="character" w:customStyle="1" w:styleId="TitleChar">
    <w:name w:val="Title Char"/>
    <w:basedOn w:val="DefaultParagraphFont"/>
    <w:link w:val="Title"/>
    <w:rsid w:val="0009113C"/>
    <w:rPr>
      <w:rFonts w:ascii="Arial" w:hAnsi="Arial" w:cs="Arial"/>
      <w:b/>
      <w:sz w:val="28"/>
      <w:szCs w:val="28"/>
      <w:lang w:val="en-GB"/>
    </w:rPr>
  </w:style>
  <w:style w:type="paragraph" w:customStyle="1" w:styleId="BulletText1">
    <w:name w:val="Bullet Text 1"/>
    <w:basedOn w:val="Normal"/>
    <w:rsid w:val="0009113C"/>
    <w:pPr>
      <w:tabs>
        <w:tab w:val="left" w:pos="187"/>
      </w:tabs>
      <w:suppressAutoHyphens/>
    </w:pPr>
    <w:rPr>
      <w:color w:val="auto"/>
      <w:sz w:val="22"/>
    </w:rPr>
  </w:style>
  <w:style w:type="paragraph" w:styleId="BlockText">
    <w:name w:val="Block Text"/>
    <w:basedOn w:val="Normal"/>
    <w:rsid w:val="0009113C"/>
    <w:pPr>
      <w:suppressAutoHyphens/>
    </w:pPr>
    <w:rPr>
      <w:color w:val="auto"/>
      <w:sz w:val="22"/>
    </w:rPr>
  </w:style>
  <w:style w:type="paragraph" w:styleId="NoSpacing">
    <w:name w:val="No Spacing"/>
    <w:uiPriority w:val="1"/>
    <w:qFormat/>
    <w:rsid w:val="0009113C"/>
    <w:pPr>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jc w:val="both"/>
    </w:pPr>
    <w:rPr>
      <w:rFonts w:ascii="Arial" w:hAnsi="Arial"/>
      <w:sz w:val="22"/>
      <w:lang w:val="en-GB"/>
    </w:rPr>
  </w:style>
  <w:style w:type="character" w:customStyle="1" w:styleId="Heading7Char1">
    <w:name w:val="Heading 7 Char1"/>
    <w:basedOn w:val="DefaultParagraphFont"/>
    <w:uiPriority w:val="9"/>
    <w:semiHidden/>
    <w:rsid w:val="0009113C"/>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09113C"/>
    <w:rPr>
      <w:rFonts w:asciiTheme="majorHAnsi" w:eastAsiaTheme="majorEastAsia" w:hAnsiTheme="majorHAnsi" w:cstheme="majorBidi"/>
      <w:color w:val="272727" w:themeColor="text1" w:themeTint="D8"/>
      <w:sz w:val="21"/>
      <w:szCs w:val="21"/>
    </w:rPr>
  </w:style>
  <w:style w:type="paragraph" w:styleId="Revision">
    <w:name w:val="Revision"/>
    <w:hidden/>
    <w:uiPriority w:val="99"/>
    <w:semiHidden/>
    <w:rsid w:val="001B31DC"/>
    <w:rPr>
      <w:rFonts w:ascii="Arial" w:hAnsi="Arial"/>
      <w:color w:val="000000"/>
    </w:rPr>
  </w:style>
  <w:style w:type="character" w:styleId="CommentReference">
    <w:name w:val="annotation reference"/>
    <w:basedOn w:val="DefaultParagraphFont"/>
    <w:uiPriority w:val="99"/>
    <w:semiHidden/>
    <w:unhideWhenUsed/>
    <w:rsid w:val="001B31DC"/>
    <w:rPr>
      <w:sz w:val="16"/>
      <w:szCs w:val="16"/>
    </w:rPr>
  </w:style>
  <w:style w:type="paragraph" w:styleId="CommentText">
    <w:name w:val="annotation text"/>
    <w:basedOn w:val="Normal"/>
    <w:link w:val="CommentTextChar"/>
    <w:uiPriority w:val="99"/>
    <w:unhideWhenUsed/>
    <w:rsid w:val="001B31DC"/>
  </w:style>
  <w:style w:type="character" w:customStyle="1" w:styleId="CommentTextChar">
    <w:name w:val="Comment Text Char"/>
    <w:basedOn w:val="DefaultParagraphFont"/>
    <w:link w:val="CommentText"/>
    <w:uiPriority w:val="99"/>
    <w:rsid w:val="001B31DC"/>
    <w:rPr>
      <w:rFonts w:ascii="Arial" w:hAnsi="Arial"/>
      <w:color w:val="000000"/>
    </w:rPr>
  </w:style>
  <w:style w:type="paragraph" w:styleId="CommentSubject">
    <w:name w:val="annotation subject"/>
    <w:basedOn w:val="CommentText"/>
    <w:next w:val="CommentText"/>
    <w:link w:val="CommentSubjectChar"/>
    <w:uiPriority w:val="99"/>
    <w:semiHidden/>
    <w:unhideWhenUsed/>
    <w:rsid w:val="001B31DC"/>
    <w:rPr>
      <w:b/>
      <w:bCs/>
    </w:rPr>
  </w:style>
  <w:style w:type="character" w:customStyle="1" w:styleId="CommentSubjectChar">
    <w:name w:val="Comment Subject Char"/>
    <w:basedOn w:val="CommentTextChar"/>
    <w:link w:val="CommentSubject"/>
    <w:uiPriority w:val="99"/>
    <w:semiHidden/>
    <w:rsid w:val="001B31DC"/>
    <w:rPr>
      <w:rFonts w:ascii="Arial" w:hAnsi="Arial"/>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11531">
      <w:bodyDiv w:val="1"/>
      <w:marLeft w:val="0"/>
      <w:marRight w:val="0"/>
      <w:marTop w:val="0"/>
      <w:marBottom w:val="0"/>
      <w:divBdr>
        <w:top w:val="none" w:sz="0" w:space="0" w:color="auto"/>
        <w:left w:val="none" w:sz="0" w:space="0" w:color="auto"/>
        <w:bottom w:val="none" w:sz="0" w:space="0" w:color="auto"/>
        <w:right w:val="none" w:sz="0" w:space="0" w:color="auto"/>
      </w:divBdr>
    </w:div>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477BC3-5928-47C4-8530-B5DDA03AF708}">
  <ds:schemaRefs>
    <ds:schemaRef ds:uri="http://schemas.microsoft.com/sharepoint/v3/contenttype/forms"/>
  </ds:schemaRefs>
</ds:datastoreItem>
</file>

<file path=customXml/itemProps2.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3.xml><?xml version="1.0" encoding="utf-8"?>
<ds:datastoreItem xmlns:ds="http://schemas.openxmlformats.org/officeDocument/2006/customXml" ds:itemID="{C3465950-D3E6-4831-A651-2EA128E4776C}">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4.xml><?xml version="1.0" encoding="utf-8"?>
<ds:datastoreItem xmlns:ds="http://schemas.openxmlformats.org/officeDocument/2006/customXml" ds:itemID="{6131ECB6-0D28-494D-8CD3-043EF781EA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3076</TotalTime>
  <Pages>5</Pages>
  <Words>949</Words>
  <Characters>5410</Characters>
  <Application>Microsoft Office Word</Application>
  <DocSecurity>0</DocSecurity>
  <Lines>45</Lines>
  <Paragraphs>12</Paragraphs>
  <ScaleCrop>false</ScaleCrop>
  <Company>c</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Glenna DePoe</cp:lastModifiedBy>
  <cp:revision>72</cp:revision>
  <cp:lastPrinted>2026-03-17T20:46:00Z</cp:lastPrinted>
  <dcterms:created xsi:type="dcterms:W3CDTF">2025-03-13T19:56:00Z</dcterms:created>
  <dcterms:modified xsi:type="dcterms:W3CDTF">2026-03-24T18:33:00Z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